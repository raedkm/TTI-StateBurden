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F1A54A" w14:textId="44647B69" w:rsidR="003A36B2" w:rsidRDefault="009A0D25" w:rsidP="009250E9">
      <w:pPr>
        <w:rPr>
          <w:ins w:id="0" w:author="Alotaibi, Raed" w:date="2019-06-17T11:25:00Z"/>
          <w:b/>
          <w:bCs/>
        </w:rPr>
      </w:pPr>
      <w:ins w:id="1" w:author="Khreis, Haneen" w:date="2019-06-12T15:35:00Z">
        <w:r>
          <w:rPr>
            <w:rStyle w:val="CommentReference"/>
          </w:rPr>
          <w:commentReference w:id="2"/>
        </w:r>
      </w:ins>
      <w:ins w:id="3" w:author="Alotaibi, Raed" w:date="2019-06-17T11:25:00Z">
        <w:r w:rsidR="004675BE">
          <w:rPr>
            <w:b/>
            <w:bCs/>
          </w:rPr>
          <w:t>Abbreviations</w:t>
        </w:r>
      </w:ins>
    </w:p>
    <w:p w14:paraId="5DDF3E9D" w14:textId="77777777" w:rsidR="004675BE" w:rsidRDefault="004675BE" w:rsidP="009250E9">
      <w:pPr>
        <w:rPr>
          <w:ins w:id="4" w:author="Khreis, Haneen" w:date="2019-06-12T15:35:00Z"/>
          <w:b/>
          <w:bCs/>
        </w:rPr>
      </w:pPr>
    </w:p>
    <w:p w14:paraId="4DAAB410" w14:textId="6ECB8FEB" w:rsidR="002A0D74" w:rsidRPr="00EC1FA9" w:rsidRDefault="002A0D74" w:rsidP="002A0D74">
      <w:pPr>
        <w:rPr>
          <w:ins w:id="5" w:author="Khreis, Haneen" w:date="2019-06-12T15:52:00Z"/>
          <w:b/>
          <w:bCs/>
        </w:rPr>
      </w:pPr>
      <w:ins w:id="6" w:author="Khreis, Haneen" w:date="2019-06-12T15:52:00Z">
        <w:r>
          <w:rPr>
            <w:b/>
            <w:bCs/>
          </w:rPr>
          <w:t>Introduction</w:t>
        </w:r>
      </w:ins>
    </w:p>
    <w:p w14:paraId="19762206" w14:textId="3E2AB7C7" w:rsidR="009A0D25" w:rsidRDefault="002A0D74" w:rsidP="009250E9">
      <w:pPr>
        <w:rPr>
          <w:ins w:id="7" w:author="Khreis, Haneen" w:date="2019-06-12T14:30:00Z"/>
          <w:b/>
          <w:bCs/>
        </w:rPr>
      </w:pPr>
      <w:ins w:id="8" w:author="Khreis, Haneen" w:date="2019-06-12T15:52:00Z">
        <w:r>
          <w:rPr>
            <w:b/>
            <w:bCs/>
          </w:rPr>
          <w:t>Haneen to write 1000 words</w:t>
        </w:r>
      </w:ins>
    </w:p>
    <w:p w14:paraId="653F20CA" w14:textId="2B87A5D5" w:rsidR="006D44CA" w:rsidRPr="00EC1FA9" w:rsidRDefault="00893539" w:rsidP="009250E9">
      <w:pPr>
        <w:rPr>
          <w:b/>
          <w:bCs/>
        </w:rPr>
      </w:pPr>
      <w:r w:rsidRPr="00EC1FA9">
        <w:rPr>
          <w:b/>
          <w:bCs/>
        </w:rPr>
        <w:t xml:space="preserve">Methods </w:t>
      </w:r>
    </w:p>
    <w:p w14:paraId="17702A55" w14:textId="6A67C2D6" w:rsidR="00135341" w:rsidRPr="00EC1FA9" w:rsidRDefault="00135341" w:rsidP="00EC1FA9">
      <w:r w:rsidRPr="00EC1FA9">
        <w:t>In this paper, we aim to estimate the burden of childhood asthma due to NO</w:t>
      </w:r>
      <w:r w:rsidRPr="00EC1FA9">
        <w:rPr>
          <w:vertAlign w:val="subscript"/>
        </w:rPr>
        <w:t>2</w:t>
      </w:r>
      <w:r w:rsidRPr="00EC1FA9">
        <w:t xml:space="preserve"> exposure using state specific asthma incidence rates and compare the change in</w:t>
      </w:r>
      <w:r w:rsidR="00104CF7" w:rsidRPr="00EC1FA9">
        <w:t xml:space="preserve"> burden</w:t>
      </w:r>
      <w:r w:rsidRPr="00EC1FA9">
        <w:t xml:space="preserve"> estimate</w:t>
      </w:r>
      <w:r w:rsidR="00CA6BBB" w:rsidRPr="00EC1FA9">
        <w:t>s</w:t>
      </w:r>
      <w:r w:rsidRPr="00EC1FA9">
        <w:t xml:space="preserve"> from those produced by </w:t>
      </w:r>
      <w:r w:rsidRPr="00EC1FA9">
        <w:fldChar w:fldCharType="begin"/>
      </w:r>
      <w:r w:rsidR="00C46BEF" w:rsidRPr="00EC1FA9">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Pr="00EC1FA9">
        <w:fldChar w:fldCharType="separate"/>
      </w:r>
      <w:r w:rsidRPr="00EC1FA9">
        <w:rPr>
          <w:noProof/>
        </w:rPr>
        <w:t>Alotaibi et al. (2019)</w:t>
      </w:r>
      <w:r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burden of disease assessment studies </w:t>
      </w:r>
      <w:r w:rsidR="006D55C7"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 </w:instrText>
      </w:r>
      <w:r w:rsidR="0086503B"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EN.CITE.DATA </w:instrText>
      </w:r>
      <w:r w:rsidR="0086503B" w:rsidRPr="00EC1FA9">
        <w:fldChar w:fldCharType="end"/>
      </w:r>
      <w:r w:rsidR="006D55C7" w:rsidRPr="00EC1FA9">
        <w:fldChar w:fldCharType="separate"/>
      </w:r>
      <w:r w:rsidR="0086503B" w:rsidRPr="00EC1FA9">
        <w:rPr>
          <w:noProof/>
        </w:rPr>
        <w:t>(Achakulwisut et al., 2019; Khreis, de Hoogh, et al., 2018; Khreis, Ramani, et al., 2018; Perez et al., 2013; Perez et al., 2009)</w:t>
      </w:r>
      <w:r w:rsidR="006D55C7" w:rsidRPr="00EC1FA9">
        <w:fldChar w:fldCharType="end"/>
      </w:r>
      <w:r w:rsidR="000D0EA5" w:rsidRPr="00EC1FA9">
        <w:t>.</w:t>
      </w:r>
    </w:p>
    <w:p w14:paraId="261B32FE" w14:textId="77777777" w:rsidR="00BD609B" w:rsidRPr="00EC1FA9" w:rsidRDefault="00BD609B" w:rsidP="0086503B"/>
    <w:p w14:paraId="3F80363B" w14:textId="35B14EEA" w:rsidR="00133FD4" w:rsidRPr="00EC1FA9" w:rsidRDefault="00133FD4" w:rsidP="00133FD4">
      <w:pPr>
        <w:rPr>
          <w:i/>
          <w:iCs/>
        </w:rPr>
      </w:pPr>
      <w:r w:rsidRPr="00EC1FA9">
        <w:rPr>
          <w:i/>
          <w:iCs/>
        </w:rPr>
        <w:t>Study area and time point</w:t>
      </w:r>
    </w:p>
    <w:p w14:paraId="52568DBB" w14:textId="6291195D" w:rsidR="00407C49" w:rsidRPr="00EC1FA9" w:rsidRDefault="002C6035" w:rsidP="00104CF7">
      <w:r w:rsidRPr="00EC1FA9">
        <w:t>We</w:t>
      </w:r>
      <w:r w:rsidR="00407C49" w:rsidRPr="00EC1FA9">
        <w:t xml:space="preserve"> analyzed data for the 49 states within the contiguous United States (U.S</w:t>
      </w:r>
      <w:ins w:id="9" w:author="Khreis, Haneen" w:date="2019-06-12T15:31:00Z">
        <w:r w:rsidR="000A0BFC">
          <w:t>.</w:t>
        </w:r>
      </w:ins>
      <w:r w:rsidR="00407C49" w:rsidRPr="00EC1FA9">
        <w:t>) and the District of Columbia (D.C.) for the year 2010</w:t>
      </w:r>
      <w:r w:rsidRPr="00EC1FA9">
        <w:t xml:space="preserve"> at </w:t>
      </w:r>
      <w:ins w:id="10" w:author="Khreis, Haneen" w:date="2019-06-12T15:32:00Z">
        <w:r w:rsidR="00F22789">
          <w:t xml:space="preserve">the census block level: </w:t>
        </w:r>
      </w:ins>
      <w:r w:rsidRPr="00EC1FA9">
        <w:t xml:space="preserve">the smallest geographical unit available. </w:t>
      </w:r>
      <w:del w:id="11" w:author="Khreis, Haneen" w:date="2019-06-12T15:33:00Z">
        <w:r w:rsidRPr="00EC1FA9" w:rsidDel="009B7994">
          <w:delText>Decennial p</w:delText>
        </w:r>
      </w:del>
      <w:ins w:id="12" w:author="Khreis, Haneen" w:date="2019-06-12T15:33:00Z">
        <w:r w:rsidR="009B7994">
          <w:t>P</w:t>
        </w:r>
      </w:ins>
      <w:r w:rsidRPr="00EC1FA9">
        <w:t xml:space="preserve">opulation counts, </w:t>
      </w:r>
      <w:ins w:id="13" w:author="Khreis, Haneen" w:date="2019-06-12T15:33:00Z">
        <w:r w:rsidR="002007A9">
          <w:t>u</w:t>
        </w:r>
      </w:ins>
      <w:del w:id="14" w:author="Khreis, Haneen" w:date="2019-06-12T15:33:00Z">
        <w:r w:rsidR="000D0EA5" w:rsidRPr="00EC1FA9" w:rsidDel="002007A9">
          <w:delText>U</w:delText>
        </w:r>
      </w:del>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ins w:id="15" w:author="Khreis, Haneen" w:date="2019-06-12T15:34:00Z">
        <w:r w:rsidR="002007A9">
          <w:t>However, m</w:t>
        </w:r>
      </w:ins>
      <w:del w:id="16" w:author="Khreis, Haneen" w:date="2019-06-12T15:34:00Z">
        <w:r w:rsidR="00104CF7" w:rsidRPr="00EC1FA9" w:rsidDel="002007A9">
          <w:delText>M</w:delText>
        </w:r>
      </w:del>
      <w:r w:rsidRPr="00EC1FA9">
        <w:t>edian household</w:t>
      </w:r>
      <w:r w:rsidR="000D0EA5" w:rsidRPr="00EC1FA9">
        <w:t xml:space="preserve"> income</w:t>
      </w:r>
      <w:r w:rsidRPr="00EC1FA9">
        <w:t xml:space="preserve"> was available at the census block group level</w:t>
      </w:r>
      <w:ins w:id="17" w:author="Khreis, Haneen" w:date="2019-06-12T15:34:00Z">
        <w:r w:rsidR="009C7FC8">
          <w:t>,</w:t>
        </w:r>
      </w:ins>
      <w:r w:rsidRPr="00EC1FA9">
        <w:t xml:space="preserve">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ins w:id="18" w:author="Khreis, Haneen" w:date="2019-06-12T15:34:00Z">
        <w:r w:rsidR="009C7FC8">
          <w:t>Childhood a</w:t>
        </w:r>
      </w:ins>
      <w:del w:id="19" w:author="Khreis, Haneen" w:date="2019-06-12T15:34:00Z">
        <w:r w:rsidR="000D0EA5" w:rsidRPr="00EC1FA9" w:rsidDel="009C7FC8">
          <w:delText>A</w:delText>
        </w:r>
      </w:del>
      <w:r w:rsidR="000D0EA5" w:rsidRPr="00EC1FA9">
        <w:t>sthma incidence rates were available at the state level. NO</w:t>
      </w:r>
      <w:r w:rsidR="000D0EA5" w:rsidRPr="00EC1FA9">
        <w:rPr>
          <w:vertAlign w:val="subscript"/>
        </w:rPr>
        <w:t>2</w:t>
      </w:r>
      <w:r w:rsidR="000D0EA5" w:rsidRPr="00EC1FA9">
        <w:t xml:space="preserve"> concentrations were not available for states outside the contiguous U.S. (Alaska, Hawaii and Puerto Rico), and hence the</w:t>
      </w:r>
      <w:del w:id="20" w:author="Khreis, Haneen" w:date="2019-06-12T15:34:00Z">
        <w:r w:rsidR="000D0EA5" w:rsidRPr="00EC1FA9" w:rsidDel="009A0D25">
          <w:delText>y</w:delText>
        </w:r>
      </w:del>
      <w:ins w:id="21" w:author="Khreis, Haneen" w:date="2019-06-12T15:34:00Z">
        <w:r w:rsidR="009A0D25">
          <w:t>se states</w:t>
        </w:r>
      </w:ins>
      <w:r w:rsidR="000D0EA5" w:rsidRPr="00EC1FA9">
        <w:t xml:space="preserve"> were excluded from the analysis.</w:t>
      </w:r>
    </w:p>
    <w:p w14:paraId="76A97160" w14:textId="77777777" w:rsidR="00407C49" w:rsidRPr="00EC1FA9" w:rsidRDefault="00407C49" w:rsidP="000D0EA5"/>
    <w:p w14:paraId="6F7E19AF" w14:textId="77777777" w:rsidR="00E23ED3" w:rsidRPr="00EC1FA9" w:rsidRDefault="00E23ED3">
      <w:pPr>
        <w:rPr>
          <w:i/>
          <w:iCs/>
        </w:rPr>
      </w:pPr>
      <w:r w:rsidRPr="00EC1FA9">
        <w:rPr>
          <w:i/>
          <w:iCs/>
        </w:rPr>
        <w:t>Census data</w:t>
      </w:r>
    </w:p>
    <w:p w14:paraId="605D297A" w14:textId="1AF73E0E" w:rsidR="00104CF7" w:rsidRPr="00EC1FA9" w:rsidRDefault="00E23ED3" w:rsidP="00B62EE8">
      <w:pPr>
        <w:pPrChange w:id="22" w:author="Alotaibi, Raed" w:date="2019-06-17T12:16:00Z">
          <w:pPr/>
        </w:pPrChange>
      </w:pPr>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C46BEF" w:rsidRPr="00EC1FA9">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845B71" w:rsidRPr="00EC1FA9">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ins w:id="23" w:author="Khreis, Haneen" w:date="2019-06-12T15:36:00Z">
        <w:r w:rsidR="00203F2E">
          <w:t xml:space="preserve"> old</w:t>
        </w:r>
      </w:ins>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del w:id="24" w:author="Khreis, Haneen" w:date="2019-06-12T15:36:00Z">
        <w:r w:rsidR="00135341" w:rsidRPr="00EC1FA9" w:rsidDel="00203F2E">
          <w:delText xml:space="preserve">are </w:delText>
        </w:r>
      </w:del>
      <w:ins w:id="25" w:author="Khreis, Haneen" w:date="2019-06-12T15:36:00Z">
        <w:r w:rsidR="00203F2E">
          <w:t>were</w:t>
        </w:r>
        <w:r w:rsidR="00203F2E" w:rsidRPr="00EC1FA9">
          <w:t xml:space="preserve"> </w:t>
        </w:r>
      </w:ins>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ins w:id="26" w:author="Alotaibi, Raed" w:date="2019-06-17T12:04:00Z">
        <w:r w:rsidR="00835BFA">
          <w:t>nonresidential</w:t>
        </w:r>
      </w:ins>
      <w:ins w:id="27" w:author="Alotaibi, Raed" w:date="2019-06-17T12:03:00Z">
        <w:r w:rsidR="00835BFA">
          <w:t xml:space="preserve"> urban </w:t>
        </w:r>
      </w:ins>
      <w:commentRangeStart w:id="28"/>
      <w:r w:rsidR="004577A5" w:rsidRPr="00EC1FA9">
        <w:t>land use</w:t>
      </w:r>
      <w:ins w:id="29" w:author="Alotaibi, Raed" w:date="2019-06-17T12:04:00Z">
        <w:r w:rsidR="00835BFA">
          <w:t xml:space="preserve"> (e.g. paved areas and airports)</w:t>
        </w:r>
      </w:ins>
      <w:r w:rsidR="004577A5" w:rsidRPr="00EC1FA9">
        <w:t>, and distance</w:t>
      </w:r>
      <w:commentRangeEnd w:id="28"/>
      <w:r w:rsidR="003619B2">
        <w:rPr>
          <w:rStyle w:val="CommentReference"/>
        </w:rPr>
        <w:commentReference w:id="28"/>
      </w:r>
      <w:ins w:id="30" w:author="Alotaibi, Raed" w:date="2019-06-17T12:05:00Z">
        <w:r w:rsidR="00835BFA">
          <w:t xml:space="preserve"> to other urban developed </w:t>
        </w:r>
      </w:ins>
      <w:ins w:id="31" w:author="Alotaibi, Raed" w:date="2019-06-17T12:06:00Z">
        <w:r w:rsidR="00835BFA">
          <w:t>areas</w:t>
        </w:r>
      </w:ins>
      <w:ins w:id="32" w:author="Alotaibi, Raed" w:date="2019-06-17T12:13:00Z">
        <w:r w:rsidR="00835BFA">
          <w:t xml:space="preserve"> </w:t>
        </w:r>
      </w:ins>
      <w:r w:rsidR="00835BFA">
        <w:fldChar w:fldCharType="begin"/>
      </w:r>
      <w:r w:rsidR="00B62EE8">
        <w:instrText xml:space="preserve"> ADDIN EN.CITE &lt;EndNote&gt;&lt;Cite&gt;&lt;Author&gt;Bureau&lt;/Author&gt;&lt;Year&gt;2016, December 8&lt;/Year&gt;&lt;RecNum&gt;427&lt;/RecNum&gt;&lt;DisplayText&gt;(US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ins w:id="33" w:author="Alotaibi, Raed" w:date="2019-06-17T12:06:00Z">
        <w:r w:rsidR="00835BFA">
          <w:t>.</w:t>
        </w:r>
      </w:ins>
      <w:del w:id="34" w:author="Alotaibi, Raed" w:date="2019-06-17T12:06:00Z">
        <w:r w:rsidR="004577A5" w:rsidRPr="00EC1FA9" w:rsidDel="00835BFA">
          <w:delText>,</w:delText>
        </w:r>
      </w:del>
      <w:r w:rsidR="004577A5" w:rsidRPr="00EC1FA9">
        <w:t xml:space="preserve"> </w:t>
      </w:r>
      <w:del w:id="35" w:author="Alotaibi, Raed" w:date="2019-06-17T12:06:00Z">
        <w:r w:rsidR="004577A5" w:rsidRPr="00EC1FA9" w:rsidDel="00835BFA">
          <w:delText xml:space="preserve">with </w:delText>
        </w:r>
      </w:del>
      <w:ins w:id="36" w:author="Alotaibi, Raed" w:date="2019-06-17T12:06:00Z">
        <w:r w:rsidR="00835BFA">
          <w:t>C</w:t>
        </w:r>
      </w:ins>
      <w:del w:id="37" w:author="Alotaibi, Raed" w:date="2019-06-17T12:06:00Z">
        <w:r w:rsidR="004577A5" w:rsidRPr="00EC1FA9" w:rsidDel="00835BFA">
          <w:delText>c</w:delText>
        </w:r>
      </w:del>
      <w:r w:rsidR="004577A5" w:rsidRPr="00EC1FA9">
        <w:t xml:space="preserve">ensus blocks </w:t>
      </w:r>
      <w:del w:id="38" w:author="Alotaibi, Raed" w:date="2019-06-17T12:06:00Z">
        <w:r w:rsidR="004577A5" w:rsidRPr="00EC1FA9" w:rsidDel="00835BFA">
          <w:delText xml:space="preserve">forming </w:delText>
        </w:r>
      </w:del>
      <w:ins w:id="39" w:author="Alotaibi, Raed" w:date="2019-06-17T12:16:00Z">
        <w:r w:rsidR="00B62EE8">
          <w:t>are</w:t>
        </w:r>
      </w:ins>
      <w:ins w:id="40" w:author="Alotaibi, Raed" w:date="2019-06-17T12:06:00Z">
        <w:r w:rsidR="00835BFA" w:rsidRPr="00EC1FA9">
          <w:t xml:space="preserve"> </w:t>
        </w:r>
      </w:ins>
      <w:r w:rsidR="004577A5" w:rsidRPr="00EC1FA9">
        <w:t>the basic geographical units of urban areas. Further</w:t>
      </w:r>
      <w:r w:rsidR="00104CF7" w:rsidRPr="00EC1FA9">
        <w:t>,</w:t>
      </w:r>
      <w:r w:rsidR="004577A5" w:rsidRPr="00EC1FA9">
        <w:t xml:space="preserve"> </w:t>
      </w:r>
      <w:commentRangeStart w:id="41"/>
      <w:del w:id="42" w:author="Alotaibi, Raed" w:date="2019-06-17T11:42:00Z">
        <w:r w:rsidR="004577A5" w:rsidRPr="00EC1FA9" w:rsidDel="00FA345C">
          <w:delText xml:space="preserve">urban </w:delText>
        </w:r>
      </w:del>
      <w:ins w:id="43" w:author="Alotaibi, Raed" w:date="2019-06-17T11:42:00Z">
        <w:r w:rsidR="00FA345C">
          <w:t>census-</w:t>
        </w:r>
      </w:ins>
      <w:r w:rsidR="00104CF7" w:rsidRPr="00EC1FA9">
        <w:t xml:space="preserve">designated </w:t>
      </w:r>
      <w:commentRangeEnd w:id="41"/>
      <w:r w:rsidR="00B8730E">
        <w:rPr>
          <w:rStyle w:val="CommentReference"/>
        </w:rPr>
        <w:commentReference w:id="41"/>
      </w:r>
      <w:r w:rsidR="004577A5" w:rsidRPr="00EC1FA9">
        <w:t>areas are classified into two subtypes</w:t>
      </w:r>
      <w:r w:rsidR="00104CF7" w:rsidRPr="00EC1FA9">
        <w:t>; urban 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r w:rsidR="00104CF7" w:rsidRPr="00EC1FA9">
        <w:t xml:space="preserve">The </w:t>
      </w:r>
      <w:r w:rsidR="00343B26" w:rsidRPr="00EC1FA9">
        <w:t>median household income</w:t>
      </w:r>
      <w:ins w:id="44" w:author="Alotaibi, Raed" w:date="2019-06-17T11:50:00Z">
        <w:r w:rsidR="00D070F1">
          <w:t xml:space="preserve"> in the past 12 mo</w:t>
        </w:r>
      </w:ins>
      <w:ins w:id="45" w:author="Alotaibi, Raed" w:date="2019-06-17T11:51:00Z">
        <w:r w:rsidR="00D070F1">
          <w:t>nths using 2010 inflation adjusted dollars</w:t>
        </w:r>
      </w:ins>
      <w:r w:rsidR="00343B26" w:rsidRPr="00EC1FA9">
        <w:t xml:space="preserve"> </w:t>
      </w:r>
      <w:r w:rsidR="00104CF7" w:rsidRPr="00EC1FA9">
        <w:t xml:space="preserve">was divided </w:t>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015C82" w:rsidRPr="00EC1FA9">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15C82" w:rsidRPr="00EC1FA9">
        <w:rPr>
          <w:noProof/>
        </w:rPr>
        <w:t>(Alotaibi et al., 2019; Clark et al., 2017)</w:t>
      </w:r>
      <w:r w:rsidR="00343B26" w:rsidRPr="00EC1FA9">
        <w:fldChar w:fldCharType="end"/>
      </w:r>
      <w:r w:rsidR="004F11AE" w:rsidRPr="00EC1FA9">
        <w:t xml:space="preserve">. </w:t>
      </w:r>
      <w:r w:rsidR="00104CF7" w:rsidRPr="00EC1FA9">
        <w:t xml:space="preserve">Census blocks were than assigned a similar median household income </w:t>
      </w:r>
      <w:del w:id="46" w:author="Khreis, Haneen" w:date="2019-06-12T15:39:00Z">
        <w:r w:rsidR="00104CF7" w:rsidRPr="00EC1FA9" w:rsidDel="00F20E7C">
          <w:delText xml:space="preserve">groups </w:delText>
        </w:r>
      </w:del>
      <w:r w:rsidR="00104CF7" w:rsidRPr="00EC1FA9">
        <w:t>of the census block group they reside under.</w:t>
      </w:r>
    </w:p>
    <w:p w14:paraId="3DD05AB9" w14:textId="3664F9B0" w:rsidR="00863D01" w:rsidRPr="00EC1FA9" w:rsidRDefault="004F11AE" w:rsidP="00104CF7">
      <w:r w:rsidRPr="00EC1FA9">
        <w:lastRenderedPageBreak/>
        <w:t>There were 2</w:t>
      </w:r>
      <w:r w:rsidR="000C4671" w:rsidRPr="00EC1FA9">
        <w:t>,</w:t>
      </w:r>
      <w:r w:rsidRPr="00EC1FA9">
        <w:t xml:space="preserve">686 (0.04%) census blocks </w:t>
      </w:r>
      <w:commentRangeStart w:id="47"/>
      <w:commentRangeStart w:id="48"/>
      <w:r w:rsidRPr="00EC1FA9">
        <w:t xml:space="preserve">with </w:t>
      </w:r>
      <w:commentRangeEnd w:id="47"/>
      <w:r w:rsidR="00DD501C">
        <w:rPr>
          <w:rStyle w:val="CommentReference"/>
        </w:rPr>
        <w:commentReference w:id="47"/>
      </w:r>
      <w:commentRangeEnd w:id="48"/>
      <w:r w:rsidR="00D070F1">
        <w:rPr>
          <w:rStyle w:val="CommentReference"/>
        </w:rPr>
        <w:commentReference w:id="48"/>
      </w:r>
      <w:r w:rsidRPr="00EC1FA9">
        <w:t>missing median</w:t>
      </w:r>
      <w:ins w:id="49" w:author="Khreis, Haneen" w:date="2019-06-12T15:40:00Z">
        <w:r w:rsidR="00DD501C" w:rsidRPr="00DD501C">
          <w:t xml:space="preserve"> household</w:t>
        </w:r>
      </w:ins>
      <w:r w:rsidRPr="00EC1FA9">
        <w:t xml:space="preserve"> income data in 2010</w:t>
      </w:r>
      <w:ins w:id="50" w:author="Khreis, Haneen" w:date="2019-06-12T15:41:00Z">
        <w:r w:rsidR="00DD501C">
          <w:t xml:space="preserve">. These census blocks </w:t>
        </w:r>
      </w:ins>
      <w:del w:id="51" w:author="Khreis, Haneen" w:date="2019-06-12T15:41:00Z">
        <w:r w:rsidRPr="00EC1FA9" w:rsidDel="00DD501C">
          <w:delText xml:space="preserve"> which </w:delText>
        </w:r>
      </w:del>
      <w:r w:rsidRPr="00EC1FA9">
        <w:t xml:space="preserve">were </w:t>
      </w:r>
      <w:r w:rsidR="00863D01" w:rsidRPr="00EC1FA9">
        <w:t xml:space="preserve">assigned </w:t>
      </w:r>
      <w:del w:id="52" w:author="Khreis, Haneen" w:date="2019-06-12T15:41:00Z">
        <w:r w:rsidR="00863D01" w:rsidRPr="00EC1FA9" w:rsidDel="00DD501C">
          <w:delText xml:space="preserve">as </w:delText>
        </w:r>
      </w:del>
      <w:ins w:id="53" w:author="Khreis, Haneen" w:date="2019-06-12T15:41:00Z">
        <w:r w:rsidR="00DD501C">
          <w:t>a</w:t>
        </w:r>
        <w:r w:rsidR="00DD501C" w:rsidRPr="00EC1FA9">
          <w:t xml:space="preserve"> </w:t>
        </w:r>
      </w:ins>
      <w:r w:rsidR="00343B26" w:rsidRPr="00EC1FA9">
        <w:t>“Not defined”</w:t>
      </w:r>
      <w:r w:rsidR="00863D01" w:rsidRPr="00EC1FA9">
        <w:t xml:space="preserve"> </w:t>
      </w:r>
      <w:ins w:id="54" w:author="Khreis, Haneen" w:date="2019-06-12T15:41:00Z">
        <w:r w:rsidR="00DD501C">
          <w:t xml:space="preserve">status </w:t>
        </w:r>
      </w:ins>
      <w:r w:rsidR="00863D01" w:rsidRPr="00EC1FA9">
        <w:t xml:space="preserve">in </w:t>
      </w:r>
      <w:r w:rsidRPr="00EC1FA9">
        <w:t xml:space="preserve">the analysis of median household income. </w:t>
      </w:r>
      <w:r w:rsidR="00925D5A" w:rsidRPr="00EC1FA9">
        <w:fldChar w:fldCharType="begin"/>
      </w:r>
      <w:r w:rsidR="00925D5A" w:rsidRPr="00EC1FA9">
        <w:instrText xml:space="preserve"> REF _Ref9331011 \h  \* MERGEFORMAT </w:instrText>
      </w:r>
      <w:r w:rsidR="00925D5A" w:rsidRPr="00EC1FA9">
        <w:fldChar w:fldCharType="separate"/>
      </w:r>
      <w:r w:rsidR="00781CA0" w:rsidRPr="00EC1FA9">
        <w:t xml:space="preserve">Table </w:t>
      </w:r>
      <w:r w:rsidR="00781CA0">
        <w:rPr>
          <w:noProof/>
        </w:rPr>
        <w:t>1</w:t>
      </w:r>
      <w:r w:rsidR="00925D5A" w:rsidRPr="00EC1FA9">
        <w:fldChar w:fldCharType="end"/>
      </w:r>
      <w:r w:rsidRPr="00EC1FA9">
        <w:t xml:space="preserve"> summarizes the geographical and </w:t>
      </w:r>
      <w:r w:rsidR="00C928CB" w:rsidRPr="00EC1FA9">
        <w:t>demographic data</w:t>
      </w:r>
      <w:r w:rsidR="000C4671" w:rsidRPr="00EC1FA9">
        <w:t xml:space="preserve"> across all census blocks included in this analysis.</w:t>
      </w:r>
    </w:p>
    <w:p w14:paraId="3A86C71C" w14:textId="77777777" w:rsidR="00D51405" w:rsidRPr="00EC1FA9" w:rsidRDefault="00D51405" w:rsidP="00343B26"/>
    <w:p w14:paraId="28D20AF6" w14:textId="77777777" w:rsidR="00C46BEF" w:rsidRPr="00EC1FA9" w:rsidRDefault="00C46BEF" w:rsidP="00C46BEF">
      <w:pPr>
        <w:rPr>
          <w:i/>
          <w:iCs/>
        </w:rPr>
      </w:pPr>
      <w:r w:rsidRPr="00EC1FA9">
        <w:rPr>
          <w:i/>
          <w:iCs/>
        </w:rPr>
        <w:t>NO</w:t>
      </w:r>
      <w:r w:rsidRPr="00EC1FA9">
        <w:rPr>
          <w:i/>
          <w:iCs/>
          <w:vertAlign w:val="subscript"/>
        </w:rPr>
        <w:t>2</w:t>
      </w:r>
      <w:r w:rsidRPr="00EC1FA9">
        <w:rPr>
          <w:i/>
          <w:iCs/>
        </w:rPr>
        <w:t xml:space="preserve"> exposure assessment</w:t>
      </w:r>
    </w:p>
    <w:p w14:paraId="1CFB4F65" w14:textId="65D20571" w:rsidR="00C46BEF" w:rsidRPr="00EC1FA9" w:rsidRDefault="00C46BEF" w:rsidP="00C46BEF">
      <w:r w:rsidRPr="007E431E">
        <w:rPr>
          <w:highlight w:val="red"/>
          <w:rPrChange w:id="55" w:author="Khreis, Haneen" w:date="2019-06-16T09:59:00Z">
            <w:rPr/>
          </w:rPrChange>
        </w:rPr>
        <w:t>Annual average NO</w:t>
      </w:r>
      <w:r w:rsidRPr="007E431E">
        <w:rPr>
          <w:highlight w:val="red"/>
          <w:vertAlign w:val="subscript"/>
          <w:rPrChange w:id="56" w:author="Khreis, Haneen" w:date="2019-06-16T09:59:00Z">
            <w:rPr>
              <w:vertAlign w:val="subscript"/>
            </w:rPr>
          </w:rPrChange>
        </w:rPr>
        <w:t xml:space="preserve">2 </w:t>
      </w:r>
      <w:r w:rsidRPr="007E431E">
        <w:rPr>
          <w:highlight w:val="red"/>
          <w:rPrChange w:id="57" w:author="Khreis, Haneen" w:date="2019-06-16T09:59:00Z">
            <w:rPr/>
          </w:rPrChange>
        </w:rPr>
        <w:t xml:space="preserve">concentrations for each populated census block were available at the centroid location for the year 2010. Concentrations were derived from a land use regression model utilizing </w:t>
      </w:r>
      <w:commentRangeStart w:id="58"/>
      <w:r w:rsidRPr="007E431E">
        <w:rPr>
          <w:highlight w:val="red"/>
          <w:rPrChange w:id="59" w:author="Khreis, Haneen" w:date="2019-06-16T09:59:00Z">
            <w:rPr/>
          </w:rPrChange>
        </w:rPr>
        <w:t>Environmental Protection Agency (EPA)</w:t>
      </w:r>
      <w:ins w:id="60" w:author="Alotaibi, Raed" w:date="2019-06-17T11:53:00Z">
        <w:r w:rsidR="00D070F1">
          <w:rPr>
            <w:highlight w:val="red"/>
          </w:rPr>
          <w:t xml:space="preserve"> air pollution monitoring data</w:t>
        </w:r>
      </w:ins>
      <w:r w:rsidRPr="007E431E">
        <w:rPr>
          <w:highlight w:val="red"/>
          <w:rPrChange w:id="61" w:author="Khreis, Haneen" w:date="2019-06-16T09:59:00Z">
            <w:rPr/>
          </w:rPrChange>
        </w:rPr>
        <w:t xml:space="preserve">, </w:t>
      </w:r>
      <w:commentRangeEnd w:id="58"/>
      <w:r w:rsidR="00AD17E7" w:rsidRPr="007E431E">
        <w:rPr>
          <w:rStyle w:val="CommentReference"/>
          <w:highlight w:val="red"/>
          <w:rPrChange w:id="62" w:author="Khreis, Haneen" w:date="2019-06-16T09:59:00Z">
            <w:rPr>
              <w:rStyle w:val="CommentReference"/>
            </w:rPr>
          </w:rPrChange>
        </w:rPr>
        <w:commentReference w:id="58"/>
      </w:r>
      <w:r w:rsidRPr="007E431E">
        <w:rPr>
          <w:highlight w:val="red"/>
          <w:rPrChange w:id="63" w:author="Khreis, Haneen" w:date="2019-06-16T09:59:00Z">
            <w:rPr/>
          </w:rPrChange>
        </w:rPr>
        <w:t xml:space="preserve">satellite data and several GIS covariates. A detailed description of the model can be found at </w:t>
      </w:r>
      <w:commentRangeStart w:id="64"/>
      <w:r w:rsidRPr="007E431E">
        <w:rPr>
          <w:highlight w:val="red"/>
          <w:rPrChange w:id="65" w:author="Khreis, Haneen" w:date="2019-06-16T09:59:00Z">
            <w:rPr/>
          </w:rPrChange>
        </w:rPr>
        <w:fldChar w:fldCharType="begin"/>
      </w:r>
      <w:r w:rsidRPr="007E431E">
        <w:rPr>
          <w:highlight w:val="red"/>
          <w:rPrChange w:id="66" w:author="Khreis, Haneen" w:date="2019-06-16T09:59:00Z">
            <w:rPr/>
          </w:rPrChange>
        </w:rP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7E431E">
        <w:rPr>
          <w:highlight w:val="red"/>
          <w:rPrChange w:id="67" w:author="Khreis, Haneen" w:date="2019-06-16T09:59:00Z">
            <w:rPr/>
          </w:rPrChange>
        </w:rPr>
        <w:fldChar w:fldCharType="separate"/>
      </w:r>
      <w:r w:rsidRPr="007E431E">
        <w:rPr>
          <w:noProof/>
          <w:highlight w:val="red"/>
          <w:rPrChange w:id="68" w:author="Khreis, Haneen" w:date="2019-06-16T09:59:00Z">
            <w:rPr>
              <w:noProof/>
            </w:rPr>
          </w:rPrChange>
        </w:rPr>
        <w:t>Bechle et al. (2015)</w:t>
      </w:r>
      <w:r w:rsidRPr="007E431E">
        <w:rPr>
          <w:highlight w:val="red"/>
          <w:rPrChange w:id="69" w:author="Khreis, Haneen" w:date="2019-06-16T09:59:00Z">
            <w:rPr/>
          </w:rPrChange>
        </w:rPr>
        <w:fldChar w:fldCharType="end"/>
      </w:r>
      <w:commentRangeEnd w:id="64"/>
      <w:r w:rsidR="00592DFE" w:rsidRPr="007E431E">
        <w:rPr>
          <w:rStyle w:val="CommentReference"/>
          <w:highlight w:val="red"/>
          <w:rPrChange w:id="70" w:author="Khreis, Haneen" w:date="2019-06-16T09:59:00Z">
            <w:rPr>
              <w:rStyle w:val="CommentReference"/>
            </w:rPr>
          </w:rPrChange>
        </w:rPr>
        <w:commentReference w:id="64"/>
      </w:r>
      <w:r w:rsidRPr="007E431E">
        <w:rPr>
          <w:highlight w:val="red"/>
          <w:rPrChange w:id="71" w:author="Khreis, Haneen" w:date="2019-06-16T09:59:00Z">
            <w:rPr/>
          </w:rPrChange>
        </w:rPr>
        <w:t>. NO</w:t>
      </w:r>
      <w:r w:rsidRPr="007E431E">
        <w:rPr>
          <w:highlight w:val="red"/>
          <w:vertAlign w:val="subscript"/>
          <w:rPrChange w:id="72" w:author="Khreis, Haneen" w:date="2019-06-16T09:59:00Z">
            <w:rPr>
              <w:vertAlign w:val="subscript"/>
            </w:rPr>
          </w:rPrChange>
        </w:rPr>
        <w:t>2</w:t>
      </w:r>
      <w:r w:rsidRPr="007E431E">
        <w:rPr>
          <w:highlight w:val="red"/>
          <w:rPrChange w:id="73" w:author="Khreis, Haneen" w:date="2019-06-16T09:59:00Z">
            <w:rPr/>
          </w:rPrChange>
        </w:rPr>
        <w:t xml:space="preserve"> concentrations were converted from ppb to ug/m</w:t>
      </w:r>
      <w:r w:rsidRPr="007E431E">
        <w:rPr>
          <w:highlight w:val="red"/>
          <w:vertAlign w:val="superscript"/>
          <w:rPrChange w:id="74" w:author="Khreis, Haneen" w:date="2019-06-16T09:59:00Z">
            <w:rPr>
              <w:vertAlign w:val="superscript"/>
            </w:rPr>
          </w:rPrChange>
        </w:rPr>
        <w:t>3</w:t>
      </w:r>
      <w:r w:rsidRPr="007E431E">
        <w:rPr>
          <w:highlight w:val="red"/>
          <w:vertAlign w:val="subscript"/>
          <w:rPrChange w:id="75" w:author="Khreis, Haneen" w:date="2019-06-16T09:59:00Z">
            <w:rPr>
              <w:vertAlign w:val="subscript"/>
            </w:rPr>
          </w:rPrChange>
        </w:rPr>
        <w:t xml:space="preserve"> </w:t>
      </w:r>
      <w:r w:rsidRPr="007E431E">
        <w:rPr>
          <w:highlight w:val="red"/>
          <w:rPrChange w:id="76" w:author="Khreis, Haneen" w:date="2019-06-16T09:59:00Z">
            <w:rPr/>
          </w:rPrChange>
        </w:rPr>
        <w:t xml:space="preserve">through multiplying by 1.88 </w:t>
      </w:r>
      <w:r w:rsidRPr="007E431E">
        <w:rPr>
          <w:highlight w:val="red"/>
          <w:rPrChange w:id="77" w:author="Khreis, Haneen" w:date="2019-06-16T09:59:00Z">
            <w:rPr/>
          </w:rPrChange>
        </w:rPr>
        <w:fldChar w:fldCharType="begin"/>
      </w:r>
      <w:r w:rsidRPr="007E431E">
        <w:rPr>
          <w:highlight w:val="red"/>
          <w:rPrChange w:id="78" w:author="Khreis, Haneen" w:date="2019-06-16T09:59:00Z">
            <w:rPr/>
          </w:rPrChange>
        </w:rPr>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7E431E">
        <w:rPr>
          <w:highlight w:val="red"/>
          <w:rPrChange w:id="79" w:author="Khreis, Haneen" w:date="2019-06-16T09:59:00Z">
            <w:rPr/>
          </w:rPrChange>
        </w:rPr>
        <w:fldChar w:fldCharType="separate"/>
      </w:r>
      <w:r w:rsidRPr="007E431E">
        <w:rPr>
          <w:noProof/>
          <w:highlight w:val="red"/>
          <w:rPrChange w:id="80" w:author="Khreis, Haneen" w:date="2019-06-16T09:59:00Z">
            <w:rPr>
              <w:noProof/>
            </w:rPr>
          </w:rPrChange>
        </w:rPr>
        <w:t>(WHO, 2005)</w:t>
      </w:r>
      <w:r w:rsidRPr="007E431E">
        <w:rPr>
          <w:highlight w:val="red"/>
          <w:rPrChange w:id="81" w:author="Khreis, Haneen" w:date="2019-06-16T09:59:00Z">
            <w:rPr/>
          </w:rPrChange>
        </w:rPr>
        <w:fldChar w:fldCharType="end"/>
      </w:r>
      <w:r w:rsidRPr="007E431E">
        <w:rPr>
          <w:highlight w:val="red"/>
          <w:rPrChange w:id="82" w:author="Khreis, Haneen" w:date="2019-06-16T09:59:00Z">
            <w:rPr/>
          </w:rPrChange>
        </w:rPr>
        <w:t>.</w:t>
      </w:r>
      <w:r w:rsidRPr="00EC1FA9">
        <w:t xml:space="preserve"> </w:t>
      </w:r>
    </w:p>
    <w:p w14:paraId="7024A930" w14:textId="2FA9B4F5" w:rsidR="00925D5A" w:rsidRDefault="00510471" w:rsidP="00C46BEF">
      <w:pPr>
        <w:rPr>
          <w:ins w:id="83" w:author="Khreis, Haneen" w:date="2019-06-12T15:54:00Z"/>
          <w:i/>
          <w:iCs/>
        </w:rPr>
      </w:pPr>
      <w:ins w:id="84" w:author="Khreis, Haneen" w:date="2019-06-12T15:54:00Z">
        <w:r>
          <w:rPr>
            <w:i/>
            <w:iCs/>
          </w:rPr>
          <w:t xml:space="preserve">Matching of census and exposure </w:t>
        </w:r>
        <w:commentRangeStart w:id="85"/>
        <w:r>
          <w:rPr>
            <w:i/>
            <w:iCs/>
          </w:rPr>
          <w:t>data</w:t>
        </w:r>
        <w:commentRangeEnd w:id="85"/>
        <w:r>
          <w:rPr>
            <w:rStyle w:val="CommentReference"/>
          </w:rPr>
          <w:commentReference w:id="85"/>
        </w:r>
        <w:r>
          <w:rPr>
            <w:i/>
            <w:iCs/>
          </w:rPr>
          <w:t xml:space="preserve"> </w:t>
        </w:r>
      </w:ins>
    </w:p>
    <w:p w14:paraId="1C8FE4A9" w14:textId="77777777" w:rsidR="00510471" w:rsidRPr="00EC1FA9" w:rsidRDefault="00510471" w:rsidP="00C46BEF"/>
    <w:p w14:paraId="518C88CF" w14:textId="5C76ED1E" w:rsidR="00C46BEF" w:rsidRPr="00EC1FA9" w:rsidRDefault="00C46BEF" w:rsidP="00C46BEF">
      <w:pPr>
        <w:rPr>
          <w:i/>
          <w:iCs/>
        </w:rPr>
      </w:pPr>
      <w:r w:rsidRPr="00EC1FA9">
        <w:rPr>
          <w:i/>
          <w:iCs/>
        </w:rPr>
        <w:t>Concentration-response function</w:t>
      </w:r>
      <w:ins w:id="86" w:author="Khreis, Haneen" w:date="2019-06-12T15:48:00Z">
        <w:r w:rsidR="00276DDC">
          <w:rPr>
            <w:i/>
            <w:iCs/>
          </w:rPr>
          <w:t>s</w:t>
        </w:r>
      </w:ins>
    </w:p>
    <w:p w14:paraId="2FE993DD" w14:textId="1C700632" w:rsidR="00C46BEF" w:rsidRPr="00EC1FA9" w:rsidRDefault="00C46BEF" w:rsidP="00BC37DD">
      <w:r w:rsidRPr="00EC1FA9">
        <w:t>We used a</w:t>
      </w:r>
      <w:ins w:id="87" w:author="Khreis, Haneen" w:date="2019-06-12T15:48:00Z">
        <w:r w:rsidR="00276DDC">
          <w:t xml:space="preserve">n asthma development </w:t>
        </w:r>
      </w:ins>
      <w:del w:id="88" w:author="Khreis, Haneen" w:date="2019-06-12T15:48:00Z">
        <w:r w:rsidRPr="00EC1FA9" w:rsidDel="00276DDC">
          <w:delText xml:space="preserve"> </w:delText>
        </w:r>
      </w:del>
      <w:r w:rsidRPr="00EC1FA9">
        <w:t>concentration-response function (CRF) of 1.05 (95% CI = 1.02-1.07) per 4</w:t>
      </w:r>
      <w:ins w:id="89" w:author="Alotaibi, Raed" w:date="2019-06-17T11:38:00Z">
        <w:r w:rsidR="00FA345C">
          <w:t xml:space="preserve"> </w:t>
        </w:r>
      </w:ins>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traffic-related air pollution (TRAP) and </w:t>
      </w:r>
      <w:ins w:id="90" w:author="Khreis, Haneen" w:date="2019-06-12T15:49:00Z">
        <w:r w:rsidR="003B6AB8">
          <w:t xml:space="preserve">the </w:t>
        </w:r>
      </w:ins>
      <w:r w:rsidRPr="00EC1FA9">
        <w:t xml:space="preserve">risk of developing asthma among children </w:t>
      </w:r>
      <w:ins w:id="91" w:author="Khreis, Haneen" w:date="2019-06-12T15:49:00Z">
        <w:r w:rsidR="003B6AB8">
          <w:t xml:space="preserve">from birth to 18 years of age </w:t>
        </w:r>
      </w:ins>
      <w:r w:rsidRPr="00EC1FA9">
        <w:fldChar w:fldCharType="begin"/>
      </w:r>
      <w:r w:rsidRPr="00EC1FA9">
        <w:instrText xml:space="preserve"> ADDIN EN.CITE &lt;EndNote&gt;&lt;Cite&gt;&lt;Author&gt;Khreis&lt;/Author&gt;&lt;Year&gt;2017&lt;/Year&gt;&lt;RecNum&gt;7&lt;/RecNum&gt;&lt;DisplayText&gt;(Khreis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Pr="00EC1FA9">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have been used in several published peer-reviewed burden of disease assessments</w:t>
      </w:r>
      <w:r w:rsidR="00BC37DD" w:rsidRPr="00EC1FA9">
        <w:t xml:space="preserve"> </w:t>
      </w:r>
      <w:commentRangeStart w:id="92"/>
      <w:commentRangeStart w:id="93"/>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 </w:instrText>
      </w:r>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EN.CITE.DATA </w:instrText>
      </w:r>
      <w:r w:rsidR="00BC37DD" w:rsidRPr="00EC1FA9">
        <w:fldChar w:fldCharType="end"/>
      </w:r>
      <w:r w:rsidR="00BC37DD" w:rsidRPr="00EC1FA9">
        <w:fldChar w:fldCharType="separate"/>
      </w:r>
      <w:r w:rsidR="00BC37DD" w:rsidRPr="00EC1FA9">
        <w:rPr>
          <w:noProof/>
        </w:rPr>
        <w:t>(Achakulwisut et al., 2019; Alotaibi et al., 2019; Khreis, de Hoogh, et al., 2018; Khreis, Ramani, et al., 2018)</w:t>
      </w:r>
      <w:r w:rsidR="00BC37DD" w:rsidRPr="00EC1FA9">
        <w:fldChar w:fldCharType="end"/>
      </w:r>
      <w:commentRangeEnd w:id="92"/>
      <w:r w:rsidR="00C61332">
        <w:rPr>
          <w:rStyle w:val="CommentReference"/>
        </w:rPr>
        <w:commentReference w:id="92"/>
      </w:r>
      <w:commentRangeEnd w:id="93"/>
      <w:r w:rsidR="00FE5B17">
        <w:rPr>
          <w:rStyle w:val="CommentReference"/>
        </w:rPr>
        <w:commentReference w:id="93"/>
      </w:r>
      <w:r w:rsidR="002262A3" w:rsidRPr="00EC1FA9">
        <w:t>.</w:t>
      </w:r>
    </w:p>
    <w:p w14:paraId="501EBF52" w14:textId="01E70A70" w:rsidR="00B53E33" w:rsidRPr="00EC1FA9" w:rsidRDefault="00B53E33" w:rsidP="00877AD6"/>
    <w:p w14:paraId="17882C1A" w14:textId="0B4E20CA" w:rsidR="00B53E33" w:rsidRPr="00EC1FA9" w:rsidRDefault="00B53E33" w:rsidP="00877AD6">
      <w:r w:rsidRPr="00EC1FA9">
        <w:rPr>
          <w:i/>
          <w:iCs/>
        </w:rPr>
        <w:t>Asthma incidence and prevalence rate</w:t>
      </w:r>
    </w:p>
    <w:p w14:paraId="26C36252" w14:textId="7E021D50" w:rsidR="002C2A22" w:rsidRPr="00EC1FA9" w:rsidRDefault="002C2A22" w:rsidP="00B53E33">
      <w:r w:rsidRPr="00EC1FA9">
        <w:t>An incidence rate is defined as the number of new cases of a disease within a specified time period among an at-risk population</w:t>
      </w:r>
      <w:r w:rsidR="00B53E33" w:rsidRPr="00EC1FA9">
        <w:t xml:space="preserve"> </w:t>
      </w:r>
      <w:r w:rsidR="00B53E33" w:rsidRPr="00EC1FA9">
        <w:fldChar w:fldCharType="begin"/>
      </w:r>
      <w:r w:rsidR="00B53E33" w:rsidRPr="00EC1FA9">
        <w:instrText xml:space="preserve"> ADDIN EN.CITE &lt;EndNote&gt;&lt;Cite&gt;&lt;Author&gt;Mausner&lt;/Author&gt;&lt;Year&gt;1985&lt;/Year&gt;&lt;RecNum&gt;423&lt;/RecNum&gt;&lt;DisplayText&gt;(Mausner et al.,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B53E33" w:rsidRPr="00EC1FA9">
        <w:rPr>
          <w:noProof/>
        </w:rPr>
        <w:t>(Mausner et al., 1985)</w:t>
      </w:r>
      <w:r w:rsidR="00B53E33" w:rsidRPr="00EC1FA9">
        <w:fldChar w:fldCharType="end"/>
      </w:r>
      <w:r w:rsidRPr="00EC1FA9">
        <w:t xml:space="preserve">. To estimate the childhood asthma incidence rate, </w:t>
      </w:r>
      <w:r w:rsidR="00877AD6" w:rsidRPr="00EC1FA9">
        <w:t xml:space="preserve">we obtained the </w:t>
      </w:r>
      <w:bookmarkStart w:id="94" w:name="_GoBack"/>
      <w:bookmarkEnd w:id="94"/>
      <w:commentRangeStart w:id="95"/>
      <w:r w:rsidR="00877AD6" w:rsidRPr="00EC1FA9">
        <w:t xml:space="preserve">BRFSS </w:t>
      </w:r>
      <w:commentRangeEnd w:id="95"/>
      <w:r w:rsidR="00AB77D5">
        <w:rPr>
          <w:rStyle w:val="CommentReference"/>
        </w:rPr>
        <w:commentReference w:id="95"/>
      </w:r>
      <w:r w:rsidR="00877AD6" w:rsidRPr="00EC1FA9">
        <w:t xml:space="preserve">and </w:t>
      </w:r>
      <w:r w:rsidR="00877AD6" w:rsidRPr="00E9377E">
        <w:rPr>
          <w:highlight w:val="yellow"/>
          <w:rPrChange w:id="96" w:author="Khreis, Haneen" w:date="2019-06-12T15:58:00Z">
            <w:rPr/>
          </w:rPrChange>
        </w:rPr>
        <w:t>ACBS</w:t>
      </w:r>
      <w:r w:rsidR="00877AD6" w:rsidRPr="00EC1FA9">
        <w:t xml:space="preserve"> child </w:t>
      </w:r>
      <w:del w:id="97" w:author="Khreis, Haneen" w:date="2019-06-12T15:58:00Z">
        <w:r w:rsidR="00877AD6" w:rsidRPr="00EC1FA9" w:rsidDel="00E9377E">
          <w:delText xml:space="preserve">data </w:delText>
        </w:r>
      </w:del>
      <w:r w:rsidR="00877AD6" w:rsidRPr="00EC1FA9">
        <w:fldChar w:fldCharType="begin"/>
      </w:r>
      <w:r w:rsidR="00877AD6" w:rsidRPr="00EC1FA9">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877AD6" w:rsidRPr="00EC1FA9">
        <w:rPr>
          <w:noProof/>
        </w:rPr>
        <w:t>(CDC, 2009, 2011)</w:t>
      </w:r>
      <w:r w:rsidR="00877AD6" w:rsidRPr="00EC1FA9">
        <w:fldChar w:fldCharType="end"/>
      </w:r>
      <w:ins w:id="98" w:author="Khreis, Haneen" w:date="2019-06-12T15:58:00Z">
        <w:r w:rsidR="00E9377E">
          <w:t xml:space="preserve"> data </w:t>
        </w:r>
      </w:ins>
      <w:r w:rsidR="00877AD6" w:rsidRPr="00EC1FA9">
        <w:t xml:space="preserve">sets for the years 2006-2010 from the </w:t>
      </w:r>
      <w:r w:rsidR="00877AD6" w:rsidRPr="00E9377E">
        <w:rPr>
          <w:highlight w:val="yellow"/>
          <w:rPrChange w:id="99" w:author="Khreis, Haneen" w:date="2019-06-12T15:58:00Z">
            <w:rPr/>
          </w:rPrChange>
        </w:rPr>
        <w:t>CDC</w:t>
      </w:r>
      <w:r w:rsidR="00877AD6" w:rsidRPr="00EC1FA9">
        <w:t xml:space="preserve"> website </w:t>
      </w:r>
      <w:r w:rsidR="003A36B2">
        <w:rPr>
          <w:rStyle w:val="Hyperlink"/>
        </w:rPr>
        <w:fldChar w:fldCharType="begin"/>
      </w:r>
      <w:r w:rsidR="003A36B2">
        <w:rPr>
          <w:rStyle w:val="Hyperlink"/>
        </w:rPr>
        <w:instrText xml:space="preserve"> HYPERLINK "https://www.cdc.gov/brfss/" </w:instrText>
      </w:r>
      <w:r w:rsidR="003A36B2">
        <w:rPr>
          <w:rStyle w:val="Hyperlink"/>
        </w:rPr>
        <w:fldChar w:fldCharType="separate"/>
      </w:r>
      <w:r w:rsidR="00877AD6" w:rsidRPr="00EC1FA9">
        <w:rPr>
          <w:rStyle w:val="Hyperlink"/>
        </w:rPr>
        <w:t>https://www.cdc.gov/brfss/</w:t>
      </w:r>
      <w:r w:rsidR="003A36B2">
        <w:rPr>
          <w:rStyle w:val="Hyperlink"/>
        </w:rPr>
        <w:fldChar w:fldCharType="end"/>
      </w:r>
      <w:ins w:id="100" w:author="Khreis, Haneen" w:date="2019-06-12T15:58:00Z">
        <w:r w:rsidR="00E9377E">
          <w:t xml:space="preserve">. We </w:t>
        </w:r>
      </w:ins>
      <w:del w:id="101" w:author="Khreis, Haneen" w:date="2019-06-12T15:58:00Z">
        <w:r w:rsidR="00877AD6" w:rsidRPr="00EC1FA9" w:rsidDel="00E9377E">
          <w:delText xml:space="preserve"> and</w:delText>
        </w:r>
      </w:del>
      <w:r w:rsidR="00877AD6" w:rsidRPr="00EC1FA9">
        <w:t xml:space="preserve"> used the </w:t>
      </w:r>
      <w:r w:rsidRPr="00EC1FA9">
        <w:t xml:space="preserve">methods described by </w:t>
      </w:r>
      <w:commentRangeStart w:id="102"/>
      <w:r w:rsidRPr="00EC1FA9">
        <w:fldChar w:fldCharType="begin"/>
      </w:r>
      <w:r w:rsidRPr="00EC1FA9">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commentRangeEnd w:id="102"/>
      <w:r w:rsidR="00E9377E">
        <w:rPr>
          <w:rStyle w:val="CommentReference"/>
        </w:rPr>
        <w:commentReference w:id="102"/>
      </w:r>
      <w:r w:rsidR="00877AD6" w:rsidRPr="00EC1FA9">
        <w:t xml:space="preserve">. The </w:t>
      </w:r>
      <w:r w:rsidRPr="00EC1FA9">
        <w:t xml:space="preserve">following variables </w:t>
      </w:r>
      <w:r w:rsidR="00877AD6" w:rsidRPr="00EC1FA9">
        <w:t>were extracted</w:t>
      </w:r>
      <w:ins w:id="103" w:author="Khreis, Haneen" w:date="2019-06-12T15:59:00Z">
        <w:r w:rsidR="006C660A">
          <w:t>:</w:t>
        </w:r>
      </w:ins>
      <w:del w:id="104" w:author="Khreis, Haneen" w:date="2019-06-12T15:59:00Z">
        <w:r w:rsidRPr="00EC1FA9" w:rsidDel="006C660A">
          <w:delText>;</w:delText>
        </w:r>
      </w:del>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and children 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47FA93E2" w14:textId="7B6A81CB" w:rsidR="002C2A22" w:rsidRPr="00EC1FA9" w:rsidRDefault="00143846" w:rsidP="00E605A3">
      <w:commentRangeStart w:id="105"/>
      <w:commentRangeStart w:id="106"/>
      <w:r w:rsidRPr="00EC1FA9">
        <w:t>To</w:t>
      </w:r>
      <w:r w:rsidR="00373189" w:rsidRPr="00EC1FA9">
        <w:t xml:space="preserve"> </w:t>
      </w:r>
      <w:commentRangeEnd w:id="105"/>
      <w:r w:rsidR="003968D7">
        <w:rPr>
          <w:rStyle w:val="CommentReference"/>
        </w:rPr>
        <w:commentReference w:id="105"/>
      </w:r>
      <w:commentRangeEnd w:id="106"/>
      <w:r w:rsidR="004675BE">
        <w:rPr>
          <w:rStyle w:val="CommentReference"/>
        </w:rPr>
        <w:commentReference w:id="106"/>
      </w:r>
      <w:r w:rsidR="00373189" w:rsidRPr="00EC1FA9">
        <w:t xml:space="preserve">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del w:id="107" w:author="Khreis, Haneen" w:date="2019-06-12T15:59:00Z">
        <w:r w:rsidR="00877AD6" w:rsidRPr="00EC1FA9" w:rsidDel="006C660A">
          <w:delText xml:space="preserve">is </w:delText>
        </w:r>
      </w:del>
      <w:commentRangeStart w:id="108"/>
      <w:ins w:id="109" w:author="Khreis, Haneen" w:date="2019-06-12T15:59:00Z">
        <w:r w:rsidR="006C660A">
          <w:t>was</w:t>
        </w:r>
        <w:commentRangeEnd w:id="108"/>
        <w:r w:rsidR="006C660A">
          <w:rPr>
            <w:rStyle w:val="CommentReference"/>
          </w:rPr>
          <w:commentReference w:id="108"/>
        </w:r>
        <w:r w:rsidR="006C660A" w:rsidRPr="00EC1FA9">
          <w:t xml:space="preserve"> </w:t>
        </w:r>
      </w:ins>
      <w:r w:rsidR="00877AD6" w:rsidRPr="00EC1FA9">
        <w:t>“Y</w:t>
      </w:r>
      <w:r w:rsidR="00337D46" w:rsidRPr="00EC1FA9">
        <w:t xml:space="preserve">es”, the respondent </w:t>
      </w:r>
      <w:del w:id="110" w:author="Khreis, Haneen" w:date="2019-06-12T16:00:00Z">
        <w:r w:rsidR="00337D46" w:rsidRPr="00EC1FA9" w:rsidDel="002C35ED">
          <w:delText>is</w:delText>
        </w:r>
        <w:r w:rsidR="0099548C" w:rsidRPr="00EC1FA9" w:rsidDel="002C35ED">
          <w:delText xml:space="preserve"> </w:delText>
        </w:r>
      </w:del>
      <w:ins w:id="111" w:author="Khreis, Haneen" w:date="2019-06-12T16:00:00Z">
        <w:r w:rsidR="002C35ED">
          <w:t>was</w:t>
        </w:r>
        <w:r w:rsidR="002C35ED" w:rsidRPr="00EC1FA9">
          <w:t xml:space="preserve"> </w:t>
        </w:r>
      </w:ins>
      <w:r w:rsidR="0099548C" w:rsidRPr="00EC1FA9">
        <w:t>designated as “Ever asthma”</w:t>
      </w:r>
      <w:r w:rsidR="00337D46" w:rsidRPr="00EC1FA9">
        <w:t xml:space="preserve"> </w:t>
      </w:r>
      <w:r w:rsidR="009376CC" w:rsidRPr="00EC1FA9">
        <w:t>and I</w:t>
      </w:r>
      <w:r w:rsidR="0099548C" w:rsidRPr="00EC1FA9">
        <w:t xml:space="preserve">f the answer </w:t>
      </w:r>
      <w:del w:id="112" w:author="Khreis, Haneen" w:date="2019-06-12T16:00:00Z">
        <w:r w:rsidR="0099548C" w:rsidRPr="00EC1FA9" w:rsidDel="002C35ED">
          <w:delText xml:space="preserve">is </w:delText>
        </w:r>
      </w:del>
      <w:commentRangeStart w:id="113"/>
      <w:ins w:id="114" w:author="Khreis, Haneen" w:date="2019-06-12T16:00:00Z">
        <w:r w:rsidR="002C35ED">
          <w:t>was</w:t>
        </w:r>
        <w:commentRangeEnd w:id="113"/>
        <w:r w:rsidR="002C35ED">
          <w:rPr>
            <w:rStyle w:val="CommentReference"/>
          </w:rPr>
          <w:commentReference w:id="113"/>
        </w:r>
        <w:r w:rsidR="002C35ED" w:rsidRPr="00EC1FA9">
          <w:t xml:space="preserve"> </w:t>
        </w:r>
      </w:ins>
      <w:r w:rsidR="0099548C" w:rsidRPr="00EC1FA9">
        <w:t>“</w:t>
      </w:r>
      <w:r w:rsidR="00877AD6" w:rsidRPr="00EC1FA9">
        <w:t>N</w:t>
      </w:r>
      <w:r w:rsidR="0099548C" w:rsidRPr="00EC1FA9">
        <w:t>o”</w:t>
      </w:r>
      <w:r w:rsidR="009376CC" w:rsidRPr="00EC1FA9">
        <w:t>,</w:t>
      </w:r>
      <w:r w:rsidR="0099548C" w:rsidRPr="00EC1FA9">
        <w:t xml:space="preserve"> the respondent </w:t>
      </w:r>
      <w:del w:id="115" w:author="Khreis, Haneen" w:date="2019-06-12T16:00:00Z">
        <w:r w:rsidR="0099548C" w:rsidRPr="00EC1FA9" w:rsidDel="00BA691F">
          <w:delText xml:space="preserve">is </w:delText>
        </w:r>
      </w:del>
      <w:ins w:id="116" w:author="Khreis, Haneen" w:date="2019-06-12T16:00:00Z">
        <w:r w:rsidR="00BA691F">
          <w:t>was</w:t>
        </w:r>
        <w:r w:rsidR="00BA691F" w:rsidRPr="00EC1FA9">
          <w:t xml:space="preserve"> </w:t>
        </w:r>
      </w:ins>
      <w:r w:rsidR="0099548C" w:rsidRPr="00EC1FA9">
        <w:t>designated as “Never asthma”</w:t>
      </w:r>
      <w:r w:rsidR="00337D46" w:rsidRPr="00EC1FA9">
        <w:t>.</w:t>
      </w:r>
      <w:r w:rsidR="00373189" w:rsidRPr="00EC1FA9">
        <w:t xml:space="preserve"> Respondents with children designated as “Ever asthma” </w:t>
      </w:r>
      <w:del w:id="117" w:author="Khreis, Haneen" w:date="2019-06-12T16:00:00Z">
        <w:r w:rsidR="00373189" w:rsidRPr="00EC1FA9" w:rsidDel="00BA691F">
          <w:delText xml:space="preserve">are </w:delText>
        </w:r>
      </w:del>
      <w:ins w:id="118" w:author="Khreis, Haneen" w:date="2019-06-12T16:00:00Z">
        <w:r w:rsidR="00BA691F">
          <w:t>were</w:t>
        </w:r>
        <w:r w:rsidR="00BA691F" w:rsidRPr="00EC1FA9">
          <w:t xml:space="preserve"> </w:t>
        </w:r>
      </w:ins>
      <w:r w:rsidR="00373189" w:rsidRPr="00EC1FA9">
        <w:t xml:space="preserve">requested to participate in the ACBS follow up survey. To </w:t>
      </w:r>
      <w:r w:rsidR="00565FA9" w:rsidRPr="00EC1FA9">
        <w:t xml:space="preserve">determine the </w:t>
      </w:r>
      <w:r w:rsidR="00877AD6" w:rsidRPr="00EC1FA9">
        <w:t>“I</w:t>
      </w:r>
      <w:r w:rsidR="00565FA9" w:rsidRPr="00EC1FA9">
        <w:t>ncident status</w:t>
      </w:r>
      <w:r w:rsidR="00877AD6" w:rsidRPr="00EC1FA9">
        <w:t>”</w:t>
      </w:r>
      <w:ins w:id="119" w:author="Khreis, Haneen" w:date="2019-06-12T16:01:00Z">
        <w:r w:rsidR="00BA691F">
          <w:t xml:space="preserve"> of children</w:t>
        </w:r>
      </w:ins>
      <w:r w:rsidR="00565FA9" w:rsidRPr="00EC1FA9">
        <w:t xml:space="preserve">, </w:t>
      </w:r>
      <w:r w:rsidRPr="00EC1FA9">
        <w:t xml:space="preserve">respondents to the </w:t>
      </w:r>
      <w:r w:rsidR="00373189" w:rsidRPr="00EC1FA9">
        <w:t xml:space="preserve">ACBS survey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w:t>
      </w:r>
      <w:r w:rsidR="00565FA9" w:rsidRPr="00EC1FA9">
        <w:lastRenderedPageBreak/>
        <w:t>this question wa</w:t>
      </w:r>
      <w:r w:rsidR="0099548C" w:rsidRPr="00EC1FA9">
        <w:t xml:space="preserve">s </w:t>
      </w:r>
      <w:r w:rsidR="00337D46" w:rsidRPr="00EC1FA9">
        <w:t>“within the past 12 months”</w:t>
      </w:r>
      <w:r w:rsidR="00565FA9" w:rsidRPr="00EC1FA9">
        <w:t xml:space="preserve">, the respondent </w:t>
      </w:r>
      <w:del w:id="120" w:author="Khreis, Haneen" w:date="2019-06-12T16:01:00Z">
        <w:r w:rsidR="00565FA9" w:rsidRPr="00EC1FA9" w:rsidDel="00545452">
          <w:delText xml:space="preserve">is </w:delText>
        </w:r>
      </w:del>
      <w:ins w:id="121" w:author="Khreis, Haneen" w:date="2019-06-12T16:01:00Z">
        <w:r w:rsidR="00545452">
          <w:t>was</w:t>
        </w:r>
        <w:r w:rsidR="00545452" w:rsidRPr="00EC1FA9">
          <w:t xml:space="preserve"> </w:t>
        </w:r>
      </w:ins>
      <w:r w:rsidR="00565FA9" w:rsidRPr="00EC1FA9">
        <w:t>designated as an “Incident asthma”</w:t>
      </w:r>
      <w:r w:rsidR="00BC4956" w:rsidRPr="00EC1FA9">
        <w:t xml:space="preserve">, </w:t>
      </w:r>
      <w:ins w:id="122" w:author="Khreis, Haneen" w:date="2019-06-12T16:01:00Z">
        <w:r w:rsidR="00545452">
          <w:t xml:space="preserve">while </w:t>
        </w:r>
      </w:ins>
      <w:r w:rsidR="00BC4956" w:rsidRPr="00EC1FA9">
        <w:t xml:space="preserve">other responses were </w:t>
      </w:r>
      <w:r w:rsidR="00E605A3">
        <w:t>not relevant to the analysis</w:t>
      </w:r>
      <w:r w:rsidR="00BC4956" w:rsidRPr="00EC1FA9">
        <w:t xml:space="preserve">. </w:t>
      </w:r>
    </w:p>
    <w:p w14:paraId="7ADBB460" w14:textId="7D3F5C5A" w:rsidR="002C2A22" w:rsidRPr="00EC1FA9" w:rsidRDefault="00BC4956" w:rsidP="00B53E33">
      <w:r w:rsidRPr="00EC1FA9">
        <w:t>Each respondent (s</w:t>
      </w:r>
      <w:r w:rsidR="006B4B66" w:rsidRPr="00EC1FA9">
        <w:t>ample</w:t>
      </w:r>
      <w:r w:rsidRPr="00EC1FA9">
        <w:t>)</w:t>
      </w:r>
      <w:r w:rsidR="006B4B66" w:rsidRPr="00EC1FA9">
        <w:t xml:space="preserve"> </w:t>
      </w:r>
      <w:r w:rsidR="00AB720C" w:rsidRPr="00EC1FA9">
        <w:t xml:space="preserve">from the </w:t>
      </w:r>
      <w:del w:id="123" w:author="Khreis, Haneen" w:date="2019-06-12T16:02:00Z">
        <w:r w:rsidR="00AB720C" w:rsidRPr="00EC1FA9" w:rsidDel="00022326">
          <w:delText xml:space="preserve">ACBS and </w:delText>
        </w:r>
      </w:del>
      <w:r w:rsidR="00AB720C" w:rsidRPr="00EC1FA9">
        <w:t>BRFSS</w:t>
      </w:r>
      <w:ins w:id="124" w:author="Khreis, Haneen" w:date="2019-06-12T16:02:00Z">
        <w:r w:rsidR="00022326">
          <w:t xml:space="preserve"> and </w:t>
        </w:r>
        <w:r w:rsidR="00022326" w:rsidRPr="00EC1FA9">
          <w:t>ACBS</w:t>
        </w:r>
      </w:ins>
      <w:r w:rsidR="00AB720C" w:rsidRPr="00EC1FA9">
        <w:t xml:space="preserve"> </w:t>
      </w:r>
      <w:del w:id="125" w:author="Khreis, Haneen" w:date="2019-06-12T16:02:00Z">
        <w:r w:rsidRPr="00EC1FA9" w:rsidDel="00022326">
          <w:delText>is</w:delText>
        </w:r>
        <w:r w:rsidR="006B4B66" w:rsidRPr="00EC1FA9" w:rsidDel="00022326">
          <w:delText xml:space="preserve"> </w:delText>
        </w:r>
      </w:del>
      <w:ins w:id="126" w:author="Khreis, Haneen" w:date="2019-06-12T16:02:00Z">
        <w:r w:rsidR="00022326">
          <w:t>was</w:t>
        </w:r>
        <w:r w:rsidR="00022326" w:rsidRPr="00EC1FA9">
          <w:t xml:space="preserve"> </w:t>
        </w:r>
      </w:ins>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w:t>
      </w:r>
      <w:commentRangeStart w:id="127"/>
      <w:r w:rsidR="001E4BBE" w:rsidRPr="00EC1FA9">
        <w:t xml:space="preserve">disproportionate population </w:t>
      </w:r>
      <w:del w:id="128" w:author="Khreis, Haneen" w:date="2019-06-12T16:03:00Z">
        <w:r w:rsidR="001E4BBE" w:rsidRPr="00EC1FA9" w:rsidDel="00677071">
          <w:delText xml:space="preserve">subgroup </w:delText>
        </w:r>
      </w:del>
      <w:ins w:id="129" w:author="Khreis, Haneen" w:date="2019-06-12T16:03:00Z">
        <w:r w:rsidR="00677071">
          <w:t>sample</w:t>
        </w:r>
        <w:r w:rsidR="00677071" w:rsidRPr="00EC1FA9">
          <w:t xml:space="preserve"> </w:t>
        </w:r>
      </w:ins>
      <w:r w:rsidR="001E4BBE" w:rsidRPr="00EC1FA9">
        <w:t xml:space="preserve">selection relative to the state’s </w:t>
      </w:r>
      <w:ins w:id="130" w:author="Khreis, Haneen" w:date="2019-06-12T16:03:00Z">
        <w:r w:rsidR="00677071">
          <w:t xml:space="preserve">overall </w:t>
        </w:r>
      </w:ins>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commentRangeEnd w:id="127"/>
      <w:r w:rsidR="00677071">
        <w:rPr>
          <w:rStyle w:val="CommentReference"/>
        </w:rPr>
        <w:commentReference w:id="127"/>
      </w:r>
      <w:r w:rsidR="00BF6555" w:rsidRPr="00EC1FA9">
        <w:t xml:space="preserve">. </w:t>
      </w:r>
      <w:r w:rsidRPr="00EC1FA9">
        <w:t>W</w:t>
      </w:r>
      <w:r w:rsidR="00BF6555" w:rsidRPr="00EC1FA9">
        <w:t>eight</w:t>
      </w:r>
      <w:r w:rsidRPr="00EC1FA9">
        <w:t>s</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state, with similar characteristics to the respondent</w:t>
      </w:r>
      <w:r w:rsidRPr="00EC1FA9">
        <w:t xml:space="preserve">. Weights are used to convert </w:t>
      </w:r>
      <w:r w:rsidR="00143846" w:rsidRPr="00EC1FA9">
        <w:t>response to questions of sampled children to population estimates</w:t>
      </w:r>
      <w:r w:rsidRPr="00EC1FA9">
        <w:t xml:space="preserve">. </w:t>
      </w:r>
      <w:r w:rsidR="00143846" w:rsidRPr="00EC1FA9">
        <w:t xml:space="preserve">For </w:t>
      </w:r>
      <w:del w:id="131" w:author="Khreis, Haneen" w:date="2019-06-12T16:04:00Z">
        <w:r w:rsidR="00143846" w:rsidRPr="00EC1FA9" w:rsidDel="00A74B90">
          <w:delText>example</w:delText>
        </w:r>
      </w:del>
      <w:ins w:id="132" w:author="Khreis, Haneen" w:date="2019-06-12T16:04:00Z">
        <w:r w:rsidR="00A74B90" w:rsidRPr="00EC1FA9">
          <w:t>example,</w:t>
        </w:r>
      </w:ins>
      <w:r w:rsidR="00143846" w:rsidRPr="00EC1FA9">
        <w:t xml:space="preserve"> if respondent</w:t>
      </w:r>
      <w:r w:rsidRPr="00EC1FA9">
        <w:t xml:space="preserve"> (X)</w:t>
      </w:r>
      <w:r w:rsidR="00143846" w:rsidRPr="00EC1FA9">
        <w:t xml:space="preserve"> had a</w:t>
      </w:r>
      <w:r w:rsidRPr="00EC1FA9">
        <w:t xml:space="preserve"> weight of 150, </w:t>
      </w:r>
      <w:ins w:id="133" w:author="Khreis, Haneen" w:date="2019-06-12T16:04:00Z">
        <w:r w:rsidR="00A74B90">
          <w:t>her/</w:t>
        </w:r>
      </w:ins>
      <w:r w:rsidRPr="00EC1FA9">
        <w:t>his response to</w:t>
      </w:r>
      <w:r w:rsidR="00143846" w:rsidRPr="00EC1FA9">
        <w:t xml:space="preserve"> survey questions represent answer</w:t>
      </w:r>
      <w:r w:rsidRPr="00EC1FA9">
        <w:t>s</w:t>
      </w:r>
      <w:r w:rsidR="00143846" w:rsidRPr="00EC1FA9">
        <w:t xml:space="preserve"> o</w:t>
      </w:r>
      <w:r w:rsidRPr="00EC1FA9">
        <w:t>f 150 children within the</w:t>
      </w:r>
      <w:ins w:id="134" w:author="Khreis, Haneen" w:date="2019-06-12T16:04:00Z">
        <w:r w:rsidR="00E649C0">
          <w:t>ir</w:t>
        </w:r>
      </w:ins>
      <w:r w:rsidRPr="00EC1FA9">
        <w:t xml:space="preserve"> state</w:t>
      </w:r>
      <w:r w:rsidR="00143846" w:rsidRPr="00EC1FA9">
        <w:t xml:space="preserve">. </w:t>
      </w:r>
      <w:del w:id="135" w:author="Khreis, Haneen" w:date="2019-06-12T16:04:00Z">
        <w:r w:rsidRPr="00EC1FA9" w:rsidDel="001740A4">
          <w:delText>S</w:delText>
        </w:r>
      </w:del>
      <w:ins w:id="136" w:author="Khreis, Haneen" w:date="2019-06-12T16:04:00Z">
        <w:r w:rsidR="00CD6B50">
          <w:t>T</w:t>
        </w:r>
        <w:r w:rsidR="001740A4">
          <w:t>he s</w:t>
        </w:r>
      </w:ins>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 xml:space="preserve">state </w:t>
      </w:r>
      <w:r w:rsidR="006B4B66" w:rsidRPr="00EC1FA9">
        <w:fldChar w:fldCharType="begin"/>
      </w:r>
      <w:r w:rsidR="00AB720C" w:rsidRPr="00EC1FA9">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6B4B66" w:rsidRPr="00EC1FA9">
        <w:fldChar w:fldCharType="separate"/>
      </w:r>
      <w:r w:rsidR="00AB720C" w:rsidRPr="00EC1FA9">
        <w:rPr>
          <w:noProof/>
        </w:rPr>
        <w:t>(Garbe et al., 2011; Korn et al., 2011)</w:t>
      </w:r>
      <w:r w:rsidR="006B4B66" w:rsidRPr="00EC1FA9">
        <w:fldChar w:fldCharType="end"/>
      </w:r>
      <w:r w:rsidR="00D5209D" w:rsidRPr="00EC1FA9">
        <w:t xml:space="preserve">. </w:t>
      </w:r>
    </w:p>
    <w:p w14:paraId="692F5D63" w14:textId="7AE63015" w:rsidR="002C2A22" w:rsidRPr="00EC1FA9" w:rsidRDefault="002C2A22" w:rsidP="00BC4956">
      <w:r w:rsidRPr="00EC1FA9">
        <w:t xml:space="preserve">“At-risk children” </w:t>
      </w:r>
      <w:del w:id="137" w:author="Khreis, Haneen" w:date="2019-06-12T16:05:00Z">
        <w:r w:rsidR="00BC4956" w:rsidRPr="00EC1FA9" w:rsidDel="00F86B8C">
          <w:delText xml:space="preserve">are </w:delText>
        </w:r>
      </w:del>
      <w:ins w:id="138" w:author="Khreis, Haneen" w:date="2019-06-12T16:05:00Z">
        <w:r w:rsidR="00F86B8C">
          <w:t>were</w:t>
        </w:r>
        <w:r w:rsidR="00F86B8C" w:rsidRPr="00EC1FA9">
          <w:t xml:space="preserve"> </w:t>
        </w:r>
      </w:ins>
      <w:r w:rsidR="00BC4956" w:rsidRPr="00EC1FA9">
        <w:t xml:space="preserve">then estimated </w:t>
      </w:r>
      <w:r w:rsidRPr="00EC1FA9">
        <w:t>by taking the weighted sum of respondents designated as “Incident asthma” and “Never asthma”</w:t>
      </w:r>
      <w:ins w:id="139" w:author="Khreis, Haneen" w:date="2019-06-16T09:59:00Z">
        <w:r w:rsidR="007E431E">
          <w:t>, as shown in Equation 1</w:t>
        </w:r>
      </w:ins>
      <w:r w:rsidR="00BC4956" w:rsidRPr="00EC1FA9">
        <w:t>:</w:t>
      </w:r>
      <w:r w:rsidRPr="00EC1FA9">
        <w:t xml:space="preserve"> </w:t>
      </w:r>
    </w:p>
    <w:p w14:paraId="05178CBC" w14:textId="047DF88F" w:rsidR="002C2A22" w:rsidRPr="00EC1FA9" w:rsidRDefault="002C2A22" w:rsidP="00EC1FA9">
      <w:pPr>
        <w:keepNext/>
        <w:jc w:val="center"/>
      </w:pPr>
      <m:oMathPara>
        <m:oMath>
          <m:r>
            <w:rPr>
              <w:rFonts w:ascii="Cambria Math" w:hAnsi="Cambria Math"/>
            </w:rPr>
            <m:t xml:space="preserve">At-risk children = Incident asthma </m:t>
          </m:r>
          <m:d>
            <m:dPr>
              <m:ctrlPr>
                <w:rPr>
                  <w:rFonts w:ascii="Cambria Math" w:hAnsi="Cambria Math"/>
                  <w:i/>
                </w:rPr>
              </m:ctrlPr>
            </m:dPr>
            <m:e>
              <m:r>
                <w:rPr>
                  <w:rFonts w:ascii="Cambria Math" w:hAnsi="Cambria Math"/>
                </w:rPr>
                <m:t>weighted</m:t>
              </m:r>
            </m:e>
          </m:d>
          <m:r>
            <w:rPr>
              <w:rFonts w:ascii="Cambria Math" w:hAnsi="Cambria Math"/>
            </w:rPr>
            <m:t>+ Never asthma</m:t>
          </m:r>
          <m:r>
            <w:ins w:id="140" w:author="Khreis, Haneen" w:date="2019-06-12T16:01:00Z">
              <w:rPr>
                <w:rFonts w:ascii="Cambria Math" w:hAnsi="Cambria Math"/>
              </w:rPr>
              <m:t xml:space="preserve"> </m:t>
            </w:ins>
          </m:r>
          <m:r>
            <w:rPr>
              <w:rFonts w:ascii="Cambria Math" w:hAnsi="Cambria Math"/>
            </w:rPr>
            <m:t>(weighted)</m:t>
          </m:r>
        </m:oMath>
      </m:oMathPara>
    </w:p>
    <w:p w14:paraId="65D3CCDA" w14:textId="517353DB" w:rsidR="00AB720C" w:rsidRPr="00EC1FA9" w:rsidRDefault="002C2A22" w:rsidP="002C2A22">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1</w:t>
      </w:r>
      <w:r w:rsidR="003A36B2">
        <w:rPr>
          <w:noProof/>
        </w:rPr>
        <w:fldChar w:fldCharType="end"/>
      </w:r>
    </w:p>
    <w:p w14:paraId="47EF65C5" w14:textId="2A9AB40B" w:rsidR="0068303A" w:rsidRPr="00EC1FA9" w:rsidRDefault="00BC4956" w:rsidP="00BC4956">
      <w:r w:rsidRPr="00EC1FA9">
        <w:t xml:space="preserve">The </w:t>
      </w:r>
      <w:commentRangeStart w:id="141"/>
      <w:commentRangeStart w:id="142"/>
      <w:r w:rsidRPr="00EC1FA9">
        <w:t xml:space="preserve">asthma </w:t>
      </w:r>
      <w:commentRangeEnd w:id="141"/>
      <w:r w:rsidR="00A54F26">
        <w:rPr>
          <w:rStyle w:val="CommentReference"/>
        </w:rPr>
        <w:commentReference w:id="141"/>
      </w:r>
      <w:commentRangeEnd w:id="142"/>
      <w:r w:rsidR="004675BE">
        <w:rPr>
          <w:rStyle w:val="CommentReference"/>
        </w:rPr>
        <w:commentReference w:id="142"/>
      </w:r>
      <w:r w:rsidRPr="00EC1FA9">
        <w:t xml:space="preserve">incidence rate </w:t>
      </w:r>
      <w:del w:id="143" w:author="Khreis, Haneen" w:date="2019-06-12T16:05:00Z">
        <w:r w:rsidRPr="00EC1FA9" w:rsidDel="00431551">
          <w:delText xml:space="preserve">is </w:delText>
        </w:r>
      </w:del>
      <w:ins w:id="144" w:author="Khreis, Haneen" w:date="2019-06-12T16:05:00Z">
        <w:r w:rsidR="00431551">
          <w:t>was</w:t>
        </w:r>
        <w:r w:rsidR="00431551" w:rsidRPr="00EC1FA9">
          <w:t xml:space="preserve"> </w:t>
        </w:r>
      </w:ins>
      <w:r w:rsidRPr="00EC1FA9">
        <w:t>the product of weighted “Incident asthma” divided by “At-risk children”</w:t>
      </w:r>
      <w:ins w:id="145" w:author="Khreis, Haneen" w:date="2019-06-16T09:59:00Z">
        <w:r w:rsidR="007E431E">
          <w:t xml:space="preserve">, as shown in </w:t>
        </w:r>
      </w:ins>
      <w:ins w:id="146" w:author="Khreis, Haneen" w:date="2019-06-16T10:00:00Z">
        <w:r w:rsidR="007E431E">
          <w:t>E</w:t>
        </w:r>
      </w:ins>
      <w:ins w:id="147" w:author="Khreis, Haneen" w:date="2019-06-16T09:59:00Z">
        <w:r w:rsidR="007E431E">
          <w:t>quation 2</w:t>
        </w:r>
      </w:ins>
      <w:r w:rsidR="0068303A" w:rsidRPr="00EC1FA9">
        <w:t>:</w:t>
      </w:r>
    </w:p>
    <w:p w14:paraId="33380756" w14:textId="576B35C6" w:rsidR="00272195" w:rsidRPr="00EC1FA9" w:rsidRDefault="00272195" w:rsidP="00EC1FA9">
      <w:pPr>
        <w:keepNext/>
      </w:pPr>
      <m:oMathPara>
        <m:oMath>
          <m:r>
            <w:rPr>
              <w:rFonts w:ascii="Cambria Math" w:hAnsi="Cambria Math"/>
            </w:rPr>
            <m:t xml:space="preserve">Asthma incdence rate=Incident asthma / At-risk children </m:t>
          </m:r>
        </m:oMath>
      </m:oMathPara>
    </w:p>
    <w:p w14:paraId="35FC8596" w14:textId="778DE0BB"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2</w:t>
      </w:r>
      <w:r w:rsidR="003A36B2">
        <w:rPr>
          <w:noProof/>
        </w:rPr>
        <w:fldChar w:fldCharType="end"/>
      </w:r>
    </w:p>
    <w:p w14:paraId="5B71E074" w14:textId="07D9AF8F" w:rsidR="00CD2EA8" w:rsidRPr="00EC1FA9" w:rsidRDefault="00CD2EA8" w:rsidP="00CD2EA8">
      <w:r w:rsidRPr="00EC1FA9">
        <w:t xml:space="preserve">The asthma </w:t>
      </w:r>
      <w:commentRangeStart w:id="148"/>
      <w:r w:rsidRPr="00EC1FA9">
        <w:t xml:space="preserve">prevalence </w:t>
      </w:r>
      <w:commentRangeEnd w:id="148"/>
      <w:r w:rsidR="00447A54">
        <w:rPr>
          <w:rStyle w:val="CommentReference"/>
        </w:rPr>
        <w:commentReference w:id="148"/>
      </w:r>
      <w:r w:rsidRPr="00EC1FA9">
        <w:t xml:space="preserve">rate </w:t>
      </w:r>
      <w:del w:id="149" w:author="Khreis, Haneen" w:date="2019-06-12T16:06:00Z">
        <w:r w:rsidRPr="00EC1FA9" w:rsidDel="006B1CD2">
          <w:delText xml:space="preserve">is </w:delText>
        </w:r>
      </w:del>
      <w:ins w:id="150" w:author="Khreis, Haneen" w:date="2019-06-12T16:06:00Z">
        <w:r w:rsidR="006B1CD2">
          <w:t>was</w:t>
        </w:r>
        <w:r w:rsidR="006B1CD2" w:rsidRPr="00EC1FA9">
          <w:t xml:space="preserve"> </w:t>
        </w:r>
      </w:ins>
      <w:r w:rsidRPr="00EC1FA9">
        <w:t xml:space="preserve">the product of weighted “Ever asthma” divided by the sum of weighted “Ever asthma” and </w:t>
      </w:r>
      <w:commentRangeStart w:id="151"/>
      <w:ins w:id="152" w:author="Khreis, Haneen" w:date="2019-06-12T16:07:00Z">
        <w:r w:rsidR="00833D39" w:rsidRPr="00833D39">
          <w:t xml:space="preserve">weighted </w:t>
        </w:r>
        <w:commentRangeEnd w:id="151"/>
        <w:r w:rsidR="00833D39">
          <w:rPr>
            <w:rStyle w:val="CommentReference"/>
          </w:rPr>
          <w:commentReference w:id="151"/>
        </w:r>
      </w:ins>
      <w:r w:rsidRPr="00EC1FA9">
        <w:t>“Never asthma”</w:t>
      </w:r>
      <w:ins w:id="153" w:author="Khreis, Haneen" w:date="2019-06-16T10:00:00Z">
        <w:r w:rsidR="007E431E">
          <w:t>, as shown in Equation 3</w:t>
        </w:r>
      </w:ins>
      <w:r w:rsidRPr="00EC1FA9">
        <w:t>:</w:t>
      </w:r>
    </w:p>
    <w:p w14:paraId="46E43574" w14:textId="32D16704" w:rsidR="00412978" w:rsidRPr="00EC1FA9" w:rsidRDefault="00EC4AE2" w:rsidP="00EC1FA9">
      <w:pPr>
        <w:keepNext/>
        <w:jc w:val="center"/>
      </w:pPr>
      <m:oMathPara>
        <m:oMath>
          <m:r>
            <w:rPr>
              <w:rFonts w:ascii="Cambria Math" w:hAnsi="Cambria Math"/>
            </w:rPr>
            <m:t xml:space="preserve">Asthma prevalence rate=Ever Asthma  / </m:t>
          </m:r>
          <m:r>
            <w:rPr>
              <w:rFonts w:ascii="Cambria Math" w:eastAsiaTheme="minorEastAsia" w:hAnsi="Cambria Math"/>
            </w:rPr>
            <m:t>(Ever asthma+Never asthma)</m:t>
          </m:r>
        </m:oMath>
      </m:oMathPara>
    </w:p>
    <w:p w14:paraId="0B2DF369" w14:textId="62011620"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3</w:t>
      </w:r>
      <w:r w:rsidR="003A36B2">
        <w:rPr>
          <w:noProof/>
        </w:rPr>
        <w:fldChar w:fldCharType="end"/>
      </w:r>
    </w:p>
    <w:p w14:paraId="37142F4D" w14:textId="567B3024" w:rsidR="00AD750C" w:rsidRPr="00EC1FA9" w:rsidRDefault="00AD750C" w:rsidP="004F11AE">
      <w:pPr>
        <w:rPr>
          <w:i/>
          <w:iCs/>
        </w:rPr>
      </w:pPr>
      <w:r w:rsidRPr="00EC1FA9">
        <w:t xml:space="preserve">The </w:t>
      </w:r>
      <w:r w:rsidR="00B53E33" w:rsidRPr="00EC1FA9">
        <w:t>average</w:t>
      </w:r>
      <w:r w:rsidRPr="00EC1FA9">
        <w:t xml:space="preserve"> asthma inciden</w:t>
      </w:r>
      <w:r w:rsidR="00B53E33" w:rsidRPr="00EC1FA9">
        <w:t>ce</w:t>
      </w:r>
      <w:r w:rsidRPr="00EC1FA9">
        <w:t xml:space="preserve"> </w:t>
      </w:r>
      <w:r w:rsidR="00B53E33" w:rsidRPr="00EC1FA9">
        <w:t xml:space="preserve">and prevalence </w:t>
      </w:r>
      <w:r w:rsidRPr="00EC1FA9">
        <w:t xml:space="preserve">rate </w:t>
      </w:r>
      <w:r w:rsidR="00B53E33" w:rsidRPr="00EC1FA9">
        <w:t xml:space="preserve">across all states </w:t>
      </w:r>
      <w:r w:rsidRPr="00EC1FA9">
        <w:t xml:space="preserve">was estimated </w:t>
      </w:r>
      <w:r w:rsidR="00B53E33" w:rsidRPr="00EC1FA9">
        <w:t>by taking the sum of weighted “Incident asthma” divided by the sum of “At-risk children” for the years 2006 through 2010</w:t>
      </w:r>
      <w:r w:rsidR="00AA6188" w:rsidRPr="00EC1FA9">
        <w:t>.</w:t>
      </w:r>
      <w:r w:rsidRPr="00EC1FA9">
        <w:t xml:space="preserve"> </w:t>
      </w:r>
      <w:r w:rsidR="00B53E33" w:rsidRPr="00EC1FA9">
        <w:t xml:space="preserve">State-specific average estimates were obtained using similar steps for available states as previously mentioned. </w:t>
      </w:r>
      <w:r w:rsidRPr="00EC1FA9">
        <w:t>States that did not participate in the ACB</w:t>
      </w:r>
      <w:del w:id="154" w:author="Khreis, Haneen" w:date="2019-06-12T16:08:00Z">
        <w:r w:rsidRPr="00EC1FA9" w:rsidDel="007C3A28">
          <w:delText>C</w:delText>
        </w:r>
      </w:del>
      <w:r w:rsidRPr="00EC1FA9">
        <w:t xml:space="preserve">S during the whole period (2006-2010) were assigned the </w:t>
      </w:r>
      <w:r w:rsidR="00B53E33" w:rsidRPr="00EC1FA9">
        <w:t xml:space="preserve">average asthma incidence and prevalence </w:t>
      </w:r>
      <w:commentRangeStart w:id="155"/>
      <w:r w:rsidR="00B53E33" w:rsidRPr="00EC1FA9">
        <w:t>rate</w:t>
      </w:r>
      <w:commentRangeEnd w:id="155"/>
      <w:r w:rsidR="007C3A28">
        <w:rPr>
          <w:rStyle w:val="CommentReference"/>
        </w:rPr>
        <w:commentReference w:id="155"/>
      </w:r>
      <w:r w:rsidR="004A2DFF" w:rsidRPr="00EC1FA9">
        <w:t xml:space="preserve">. </w:t>
      </w:r>
      <w:r w:rsidR="00FD2815" w:rsidRPr="00EC1FA9">
        <w:t xml:space="preserve"> </w:t>
      </w:r>
    </w:p>
    <w:p w14:paraId="5F6BB93D" w14:textId="77777777" w:rsidR="00726708" w:rsidRPr="00EC1FA9" w:rsidRDefault="00726708" w:rsidP="004F11AE">
      <w:pPr>
        <w:rPr>
          <w:i/>
          <w:iCs/>
        </w:rPr>
      </w:pPr>
    </w:p>
    <w:p w14:paraId="0AF3AF02" w14:textId="5CDF9858" w:rsidR="00D16991" w:rsidRPr="00EC1FA9" w:rsidRDefault="00D16991" w:rsidP="004F11AE">
      <w:pPr>
        <w:rPr>
          <w:i/>
          <w:iCs/>
        </w:rPr>
      </w:pPr>
      <w:r w:rsidRPr="00EC1FA9">
        <w:rPr>
          <w:i/>
          <w:iCs/>
        </w:rPr>
        <w:t>Burden of disease estimat</w:t>
      </w:r>
      <w:ins w:id="156" w:author="Khreis, Haneen" w:date="2019-06-12T16:09:00Z">
        <w:r w:rsidR="00666B12">
          <w:rPr>
            <w:i/>
            <w:iCs/>
          </w:rPr>
          <w:t>ion</w:t>
        </w:r>
      </w:ins>
      <w:del w:id="157" w:author="Khreis, Haneen" w:date="2019-06-12T16:09:00Z">
        <w:r w:rsidRPr="00EC1FA9" w:rsidDel="00666B12">
          <w:rPr>
            <w:i/>
            <w:iCs/>
          </w:rPr>
          <w:delText>e</w:delText>
        </w:r>
      </w:del>
    </w:p>
    <w:p w14:paraId="3DF394EC" w14:textId="507CAD85" w:rsidR="00C928CB" w:rsidRPr="00EC1FA9" w:rsidRDefault="00F218D1" w:rsidP="004F11AE">
      <w:r w:rsidRPr="00EC1FA9">
        <w:t>To estimate the burden of disease</w:t>
      </w:r>
      <w:r w:rsidR="00280003" w:rsidRPr="00EC1FA9">
        <w:t xml:space="preserve">, we used </w:t>
      </w:r>
      <w:del w:id="158" w:author="Khreis, Haneen" w:date="2019-06-12T16:21:00Z">
        <w:r w:rsidR="00280003" w:rsidRPr="00EC1FA9" w:rsidDel="006A5E66">
          <w:delText xml:space="preserve">a </w:delText>
        </w:r>
      </w:del>
      <w:r w:rsidR="00280003" w:rsidRPr="00EC1FA9">
        <w:t xml:space="preserve">standard assessment </w:t>
      </w:r>
      <w:commentRangeStart w:id="159"/>
      <w:r w:rsidR="00280003" w:rsidRPr="00EC1FA9">
        <w:t>methods</w:t>
      </w:r>
      <w:commentRangeEnd w:id="159"/>
      <w:r w:rsidR="006A5E66">
        <w:rPr>
          <w:rStyle w:val="CommentReference"/>
        </w:rPr>
        <w:commentReference w:id="159"/>
      </w:r>
      <w:r w:rsidR="00280003" w:rsidRPr="00EC1FA9">
        <w:t xml:space="preserve"> described by </w:t>
      </w:r>
      <w:commentRangeStart w:id="160"/>
      <w:r w:rsidR="00280003" w:rsidRPr="00EC1FA9">
        <w:fldChar w:fldCharType="begin"/>
      </w:r>
      <w:r w:rsidR="00280003" w:rsidRPr="00EC1FA9">
        <w:instrText xml:space="preserve"> ADDIN EN.CITE &lt;EndNote&gt;&lt;Cite AuthorYear="1"&gt;&lt;Author&gt;Mueller&lt;/Author&gt;&lt;Year&gt;2017&lt;/Year&gt;&lt;RecNum&gt;14&lt;/RecNum&gt;&lt;DisplayText&gt;Mueller et al. (2017)&lt;/DisplayText&gt;&lt;record&gt;&lt;rec-number&gt;14&lt;/rec-number&gt;&lt;foreign-keys&gt;&lt;key app="EN" db-id="evw2p02sutp5syer99qvsfw5tzza0fsxf22e" timestamp="1544715292"&gt;14&lt;/key&gt;&lt;/foreign-keys&gt;&lt;ref-type name="Journal Article"&gt;17&lt;/ref-type&gt;&lt;contributors&gt;&lt;authors&gt;&lt;author&gt;Mueller, Natalie&lt;/author&gt;&lt;author&gt;Rojas-Rueda, David&lt;/author&gt;&lt;author&gt;Basagaña, Xavier&lt;/author&gt;&lt;author&gt;Cirach, Marta&lt;/author&gt;&lt;author&gt;Cole-Hunter, Tom&lt;/author&gt;&lt;author&gt;Dadvand, Payam&lt;/author&gt;&lt;author&gt;Donaire-Gonzalez, David&lt;/author&gt;&lt;author&gt;Foraster, Maria&lt;/author&gt;&lt;author&gt;Gascon, Mireia&lt;/author&gt;&lt;author&gt;Martinez, David&lt;/author&gt;&lt;/authors&gt;&lt;/contributors&gt;&lt;titles&gt;&lt;title&gt;Urban and transport planning related exposures and mortality: a health impact assessment for cities&lt;/title&gt;&lt;secondary-title&gt;Environmental health perspectives&lt;/secondary-title&gt;&lt;/titles&gt;&lt;periodical&gt;&lt;full-title&gt;Environmental health perspectives&lt;/full-title&gt;&lt;/periodical&gt;&lt;pages&gt;89&lt;/pages&gt;&lt;volume&gt;125&lt;/volume&gt;&lt;number&gt;1&lt;/number&gt;&lt;dates&gt;&lt;year&gt;2017&lt;/year&gt;&lt;/dates&gt;&lt;urls&gt;&lt;/urls&gt;&lt;/record&gt;&lt;/Cite&gt;&lt;/EndNote&gt;</w:instrText>
      </w:r>
      <w:r w:rsidR="00280003" w:rsidRPr="00EC1FA9">
        <w:fldChar w:fldCharType="separate"/>
      </w:r>
      <w:r w:rsidR="00280003" w:rsidRPr="00EC1FA9">
        <w:rPr>
          <w:noProof/>
        </w:rPr>
        <w:t>Mueller et al. (2017)</w:t>
      </w:r>
      <w:r w:rsidR="00280003" w:rsidRPr="00EC1FA9">
        <w:fldChar w:fldCharType="end"/>
      </w:r>
      <w:commentRangeEnd w:id="160"/>
      <w:r w:rsidR="003816C0">
        <w:rPr>
          <w:rStyle w:val="CommentReference"/>
        </w:rPr>
        <w:commentReference w:id="160"/>
      </w:r>
      <w:r w:rsidR="00345BC9" w:rsidRPr="00EC1FA9">
        <w:t xml:space="preserve"> with the following steps:</w:t>
      </w:r>
    </w:p>
    <w:p w14:paraId="50958153" w14:textId="16D0B521" w:rsidR="00345BC9" w:rsidRPr="00EC1FA9" w:rsidRDefault="004C2A7B" w:rsidP="004C2A7B">
      <w:r w:rsidRPr="00EC1FA9">
        <w:t>Census block level</w:t>
      </w:r>
      <w:r w:rsidR="00345BC9" w:rsidRPr="00EC1FA9">
        <w:t xml:space="preserve"> </w:t>
      </w:r>
      <w:r w:rsidRPr="00EC1FA9">
        <w:t>a</w:t>
      </w:r>
      <w:r w:rsidR="00345BC9" w:rsidRPr="00EC1FA9">
        <w:t>t-risk children</w:t>
      </w:r>
      <w:r w:rsidRPr="00EC1FA9">
        <w:t xml:space="preserve"> was estimated</w:t>
      </w:r>
      <w:r w:rsidR="00345BC9" w:rsidRPr="00EC1FA9">
        <w:t xml:space="preserve"> for each state by subtracting the total number </w:t>
      </w:r>
      <w:r w:rsidRPr="00EC1FA9">
        <w:t>children multiplied by the state-specific prevalence rate from the total children within the census block</w:t>
      </w:r>
      <w:ins w:id="161" w:author="Khreis, Haneen" w:date="2019-06-16T10:01:00Z">
        <w:r w:rsidR="00ED3CCA">
          <w:t>, as shown in Equation 4</w:t>
        </w:r>
      </w:ins>
      <w:r w:rsidR="00345BC9" w:rsidRPr="00EC1FA9">
        <w:t xml:space="preserve">. </w:t>
      </w:r>
    </w:p>
    <w:p w14:paraId="3EA1BDC1" w14:textId="505551B9" w:rsidR="00345BC9" w:rsidRPr="00EC1FA9" w:rsidRDefault="00345BC9" w:rsidP="00EC1FA9">
      <w:pPr>
        <w:keepNext/>
        <w:jc w:val="center"/>
        <w:rPr>
          <w:i/>
          <w:iCs/>
        </w:rPr>
      </w:pPr>
      <m:oMathPara>
        <m:oMath>
          <m:r>
            <w:rPr>
              <w:rFonts w:ascii="Cambria Math" w:hAnsi="Cambria Math"/>
            </w:rPr>
            <w:lastRenderedPageBreak/>
            <m:t>At-risk children "census block"=Total children-(Total children*Prevalence rate)</m:t>
          </m:r>
        </m:oMath>
      </m:oMathPara>
    </w:p>
    <w:p w14:paraId="4325853B" w14:textId="31D79197"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4</w:t>
      </w:r>
      <w:r w:rsidR="003A36B2">
        <w:rPr>
          <w:noProof/>
        </w:rPr>
        <w:fldChar w:fldCharType="end"/>
      </w:r>
    </w:p>
    <w:p w14:paraId="77A9D488" w14:textId="05EEDF08" w:rsidR="004C2A7B" w:rsidRPr="00EC1FA9" w:rsidRDefault="004C2A7B" w:rsidP="004C2A7B">
      <w:r w:rsidRPr="00EC1FA9">
        <w:t xml:space="preserve">We then estimated the number of </w:t>
      </w:r>
      <w:ins w:id="162" w:author="Khreis, Haneen" w:date="2019-06-12T16:23:00Z">
        <w:r w:rsidR="009819BB">
          <w:t xml:space="preserve">childhood </w:t>
        </w:r>
      </w:ins>
      <w:r w:rsidRPr="00EC1FA9">
        <w:t xml:space="preserve">asthma cases within each census block by multiplying the state-specific childhood asthma incidence rate </w:t>
      </w:r>
      <w:del w:id="163" w:author="Khreis, Haneen" w:date="2019-06-12T16:24:00Z">
        <w:r w:rsidRPr="00EC1FA9" w:rsidDel="00263A32">
          <w:delText xml:space="preserve">with </w:delText>
        </w:r>
      </w:del>
      <w:ins w:id="164" w:author="Khreis, Haneen" w:date="2019-06-12T16:24:00Z">
        <w:r w:rsidR="00263A32">
          <w:t>by the</w:t>
        </w:r>
        <w:r w:rsidR="00263A32" w:rsidRPr="00EC1FA9">
          <w:t xml:space="preserve"> </w:t>
        </w:r>
      </w:ins>
      <w:r w:rsidRPr="00EC1FA9">
        <w:t>at-risk children at the census block</w:t>
      </w:r>
      <w:ins w:id="165" w:author="Khreis, Haneen" w:date="2019-06-16T10:01:00Z">
        <w:r w:rsidR="00ED3CCA">
          <w:t>, as shown in Equation 5</w:t>
        </w:r>
      </w:ins>
      <w:r w:rsidRPr="00EC1FA9">
        <w:t>.</w:t>
      </w:r>
    </w:p>
    <w:p w14:paraId="7E0F4484" w14:textId="742CFD1F" w:rsidR="00272195" w:rsidRPr="00EC1FA9" w:rsidRDefault="00345BC9" w:rsidP="00EC1FA9">
      <w:pPr>
        <w:keepNext/>
        <w:jc w:val="center"/>
        <w:rPr>
          <w:i/>
          <w:iCs/>
        </w:rPr>
      </w:pPr>
      <m:oMathPara>
        <m:oMath>
          <m:r>
            <w:rPr>
              <w:rFonts w:ascii="Cambria Math" w:hAnsi="Cambria Math"/>
            </w:rPr>
            <m:t xml:space="preserve">Asthma incident cases </m:t>
          </m:r>
          <m:r>
            <m:rPr>
              <m:nor/>
            </m:rPr>
            <w:rPr>
              <w:rFonts w:ascii="Cambria Math" w:hAnsi="Cambria Math"/>
            </w:rPr>
            <m:t>census block</m:t>
          </m:r>
          <m:r>
            <w:rPr>
              <w:rFonts w:ascii="Cambria Math" w:hAnsi="Cambria Math"/>
            </w:rPr>
            <m:t>=At-risk children "census block"*</m:t>
          </m:r>
          <w:commentRangeStart w:id="166"/>
          <m:r>
            <w:rPr>
              <w:rFonts w:ascii="Cambria Math" w:hAnsi="Cambria Math"/>
            </w:rPr>
            <m:t xml:space="preserve">Incidence </m:t>
          </m:r>
          <w:commentRangeEnd w:id="166"/>
          <m:r>
            <m:rPr>
              <m:sty m:val="p"/>
            </m:rPr>
            <w:rPr>
              <w:rStyle w:val="CommentReference"/>
            </w:rPr>
            <w:commentReference w:id="166"/>
          </m:r>
          <m:r>
            <w:rPr>
              <w:rFonts w:ascii="Cambria Math" w:hAnsi="Cambria Math"/>
            </w:rPr>
            <m:t xml:space="preserve">rate </m:t>
          </m:r>
        </m:oMath>
      </m:oMathPara>
    </w:p>
    <w:p w14:paraId="16401CDD" w14:textId="012D0108"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5</w:t>
      </w:r>
      <w:r w:rsidR="003A36B2">
        <w:rPr>
          <w:noProof/>
        </w:rPr>
        <w:fldChar w:fldCharType="end"/>
      </w:r>
    </w:p>
    <w:p w14:paraId="44A4EDF0" w14:textId="1A311AF5" w:rsidR="00C928CB" w:rsidRPr="00EC1FA9" w:rsidRDefault="00041A08" w:rsidP="00041A08">
      <w:r w:rsidRPr="00EC1FA9">
        <w:t>We then calculated the relative risk (RR</w:t>
      </w:r>
      <w:r w:rsidRPr="00EC1FA9">
        <w:rPr>
          <w:vertAlign w:val="subscript"/>
        </w:rPr>
        <w:t>diff</w:t>
      </w:r>
      <w:r w:rsidRPr="00EC1FA9">
        <w:t>) for asthma due to</w:t>
      </w:r>
      <w:ins w:id="167" w:author="Khreis, Haneen" w:date="2019-06-12T16:25:00Z">
        <w:r w:rsidR="000D4128">
          <w:t xml:space="preserve"> the</w:t>
        </w:r>
      </w:ins>
      <w:r w:rsidRPr="00EC1FA9">
        <w:t xml:space="preserve"> exposure difference between </w:t>
      </w:r>
      <w:ins w:id="168" w:author="Khreis, Haneen" w:date="2019-06-12T16:26:00Z">
        <w:r w:rsidR="000D4128">
          <w:t xml:space="preserve">the </w:t>
        </w:r>
      </w:ins>
      <w:r w:rsidRPr="00EC1FA9">
        <w:t>estimated exposure levels</w:t>
      </w:r>
      <w:ins w:id="169" w:author="Khreis, Haneen" w:date="2019-06-12T16:26:00Z">
        <w:r w:rsidR="000D4128">
          <w:t xml:space="preserve"> from the land use </w:t>
        </w:r>
        <w:r w:rsidR="0041068F">
          <w:t>regression</w:t>
        </w:r>
        <w:r w:rsidR="000D4128">
          <w:t xml:space="preserve"> model</w:t>
        </w:r>
      </w:ins>
      <w:r w:rsidRPr="00EC1FA9">
        <w:t xml:space="preserve"> (NO</w:t>
      </w:r>
      <w:r w:rsidRPr="00EC1FA9">
        <w:rPr>
          <w:vertAlign w:val="subscript"/>
        </w:rPr>
        <w:t>2</w:t>
      </w:r>
      <w:r w:rsidRPr="00EC1FA9">
        <w:t xml:space="preserve"> concentration at the census block level) and</w:t>
      </w:r>
      <w:ins w:id="170" w:author="Khreis, Haneen" w:date="2019-06-12T16:26:00Z">
        <w:r w:rsidR="00DC26DF">
          <w:t xml:space="preserve"> </w:t>
        </w:r>
      </w:ins>
      <w:del w:id="171" w:author="Khreis, Haneen" w:date="2019-06-16T09:55:00Z">
        <w:r w:rsidRPr="00EC1FA9" w:rsidDel="00E95FDD">
          <w:delText xml:space="preserve"> </w:delText>
        </w:r>
      </w:del>
      <w:r w:rsidRPr="00EC1FA9">
        <w:t>no exposure (zero NO</w:t>
      </w:r>
      <w:r w:rsidRPr="00EC1FA9">
        <w:rPr>
          <w:vertAlign w:val="subscript"/>
        </w:rPr>
        <w:t>2</w:t>
      </w:r>
      <w:r w:rsidRPr="00EC1FA9">
        <w:t xml:space="preserve"> concentration)</w:t>
      </w:r>
      <w:ins w:id="172" w:author="Khreis, Haneen" w:date="2019-06-16T10:02:00Z">
        <w:r w:rsidR="0067108B">
          <w:t>, as shown in Equation 6</w:t>
        </w:r>
      </w:ins>
      <w:r w:rsidRPr="00EC1FA9">
        <w:t>.</w:t>
      </w:r>
    </w:p>
    <w:p w14:paraId="4480EB4F" w14:textId="7441AAF6" w:rsidR="00272195" w:rsidRPr="00EC1FA9" w:rsidRDefault="004675BE" w:rsidP="00EC1FA9">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Exposure)</m:t>
              </m:r>
            </m:sup>
          </m:sSup>
        </m:oMath>
      </m:oMathPara>
    </w:p>
    <w:p w14:paraId="107DD463" w14:textId="3C5D0EC1" w:rsidR="00D44198" w:rsidRPr="00EC1FA9" w:rsidRDefault="00D44198"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6</w:t>
      </w:r>
      <w:r w:rsidR="003A36B2">
        <w:rPr>
          <w:noProof/>
        </w:rPr>
        <w:fldChar w:fldCharType="end"/>
      </w:r>
    </w:p>
    <w:p w14:paraId="16E4AE74" w14:textId="254DA0F2" w:rsidR="004C2A7B" w:rsidRPr="00EC1FA9" w:rsidRDefault="00313E70" w:rsidP="00C147C0">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r w:rsidR="00C147C0" w:rsidRPr="00EC1FA9">
        <w:fldChar w:fldCharType="begin"/>
      </w:r>
      <w:r w:rsidR="00C147C0" w:rsidRPr="00EC1FA9">
        <w:instrText xml:space="preserve"> ADDIN EN.CITE &lt;EndNote&gt;&lt;Cite AuthorYear="1"&gt;&lt;Author&gt;Khreis&lt;/Author&gt;&lt;Year&gt;2017&lt;/Year&gt;&lt;RecNum&gt;5&lt;/RecNum&gt;&lt;DisplayText&gt;Khreis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C147C0" w:rsidRPr="00EC1FA9">
        <w:rPr>
          <w:noProof/>
        </w:rPr>
        <w:t>Khreis et al. (2017)</w:t>
      </w:r>
      <w:r w:rsidR="00C147C0" w:rsidRPr="00EC1FA9">
        <w:fldChar w:fldCharType="end"/>
      </w:r>
      <w:r w:rsidRPr="00EC1FA9">
        <w:t xml:space="preserve">. </w:t>
      </w:r>
    </w:p>
    <w:p w14:paraId="64554D4C" w14:textId="44AB8AC2" w:rsidR="00313E70" w:rsidRPr="00EC1FA9" w:rsidRDefault="00313E70" w:rsidP="00C147C0">
      <w:r w:rsidRPr="00EC1FA9">
        <w:t>The population attributable fraction (PAF) is then estimated</w:t>
      </w:r>
      <w:r w:rsidR="004C2A7B" w:rsidRPr="00EC1FA9">
        <w:t xml:space="preserve"> using the following:</w:t>
      </w:r>
      <w:r w:rsidRPr="00EC1FA9">
        <w:t xml:space="preserve"> </w:t>
      </w:r>
    </w:p>
    <w:p w14:paraId="32AD94B8" w14:textId="3AA3B00C" w:rsidR="00D44198" w:rsidRPr="00EC1FA9" w:rsidRDefault="00313E70" w:rsidP="00EC1FA9">
      <w:pPr>
        <w:keepNext/>
        <w:jc w:val="center"/>
        <w:rPr>
          <w:i/>
          <w:iCs/>
        </w:rPr>
      </w:pPr>
      <m:oMathPara>
        <m:oMath>
          <m:r>
            <w:rPr>
              <w:rFonts w:ascii="Cambria Math" w:hAnsi="Cambria Math"/>
            </w:rPr>
            <m:t>PAF=</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685BBC74" w:rsidR="00D44198" w:rsidRPr="00EC1FA9" w:rsidRDefault="00D44198"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7</w:t>
      </w:r>
      <w:r w:rsidR="003A36B2">
        <w:rPr>
          <w:noProof/>
        </w:rPr>
        <w:fldChar w:fldCharType="end"/>
      </w:r>
    </w:p>
    <w:p w14:paraId="3C4E1846" w14:textId="203C8018" w:rsidR="008901C8" w:rsidRPr="00EC1FA9" w:rsidRDefault="00313E70" w:rsidP="009250E9">
      <w:r w:rsidRPr="00EC1FA9">
        <w:t xml:space="preserve">The attributable number of asthma incident cases (AC) </w:t>
      </w:r>
      <w:r w:rsidR="008C1A31" w:rsidRPr="00EC1FA9">
        <w:t xml:space="preserve">was </w:t>
      </w:r>
      <w:r w:rsidRPr="00EC1FA9">
        <w:t xml:space="preserve">estimated by multiplying the PAF with the </w:t>
      </w:r>
      <w:commentRangeStart w:id="173"/>
      <w:ins w:id="174" w:author="Khreis, Haneen" w:date="2019-06-16T09:57:00Z">
        <w:r w:rsidR="00E95FDD">
          <w:t xml:space="preserve">total </w:t>
        </w:r>
      </w:ins>
      <w:commentRangeEnd w:id="173"/>
      <w:ins w:id="175" w:author="Khreis, Haneen" w:date="2019-06-16T10:02:00Z">
        <w:r w:rsidR="0067108B">
          <w:rPr>
            <w:rStyle w:val="CommentReference"/>
          </w:rPr>
          <w:commentReference w:id="173"/>
        </w:r>
      </w:ins>
      <w:r w:rsidRPr="00EC1FA9">
        <w:t>number of incident asthma cases at each census block</w:t>
      </w:r>
      <w:ins w:id="176" w:author="Khreis, Haneen" w:date="2019-06-16T09:57:00Z">
        <w:r w:rsidR="00E95FDD">
          <w:t xml:space="preserve"> (Equation 5)</w:t>
        </w:r>
      </w:ins>
      <w:r w:rsidRPr="00EC1FA9">
        <w:t>. The</w:t>
      </w:r>
      <w:r w:rsidR="00726708" w:rsidRPr="00EC1FA9">
        <w:t xml:space="preserve"> attributable </w:t>
      </w:r>
      <w:ins w:id="177" w:author="Khreis, Haneen" w:date="2019-06-16T09:58:00Z">
        <w:r w:rsidR="00E95FDD">
          <w:t xml:space="preserve">number of </w:t>
        </w:r>
      </w:ins>
      <w:r w:rsidR="00726708" w:rsidRPr="00EC1FA9">
        <w:t xml:space="preserve">cases </w:t>
      </w:r>
      <w:del w:id="178" w:author="Khreis, Haneen" w:date="2019-06-16T09:58:00Z">
        <w:r w:rsidR="00EF024A" w:rsidRPr="00EC1FA9" w:rsidDel="00E95FDD">
          <w:delText xml:space="preserve">for </w:delText>
        </w:r>
      </w:del>
      <w:ins w:id="179" w:author="Khreis, Haneen" w:date="2019-06-16T09:58:00Z">
        <w:r w:rsidR="00E95FDD">
          <w:t>in</w:t>
        </w:r>
        <w:r w:rsidR="00E95FDD" w:rsidRPr="00EC1FA9">
          <w:t xml:space="preserve"> </w:t>
        </w:r>
      </w:ins>
      <w:r w:rsidR="00EF024A" w:rsidRPr="00EC1FA9">
        <w:t xml:space="preserve">each census block </w:t>
      </w:r>
      <w:r w:rsidRPr="00EC1FA9">
        <w:t xml:space="preserve">is then summed </w:t>
      </w:r>
      <w:ins w:id="180" w:author="Khreis, Haneen" w:date="2019-06-16T09:58:00Z">
        <w:r w:rsidR="00E95FDD">
          <w:t xml:space="preserve">across the </w:t>
        </w:r>
        <w:commentRangeStart w:id="181"/>
        <w:r w:rsidR="00E95FDD">
          <w:t>state</w:t>
        </w:r>
        <w:commentRangeEnd w:id="181"/>
        <w:r w:rsidR="00E95FDD">
          <w:rPr>
            <w:rStyle w:val="CommentReference"/>
          </w:rPr>
          <w:commentReference w:id="181"/>
        </w:r>
        <w:r w:rsidR="00E95FDD">
          <w:t xml:space="preserve">, and the entire country, </w:t>
        </w:r>
      </w:ins>
      <w:r w:rsidRPr="00EC1FA9">
        <w:t>to get the total AC.</w:t>
      </w:r>
    </w:p>
    <w:p w14:paraId="6273D842" w14:textId="1A9B48AC" w:rsidR="009250E9" w:rsidRPr="00EC1FA9" w:rsidRDefault="009250E9"/>
    <w:p w14:paraId="34B75231" w14:textId="248FB67A" w:rsidR="00C928CB" w:rsidRPr="00EC1FA9" w:rsidRDefault="00D16991" w:rsidP="004F11AE">
      <w:pPr>
        <w:rPr>
          <w:b/>
          <w:bCs/>
        </w:rPr>
      </w:pPr>
      <w:r w:rsidRPr="00EC1FA9">
        <w:rPr>
          <w:b/>
          <w:bCs/>
        </w:rPr>
        <w:t>Results</w:t>
      </w:r>
    </w:p>
    <w:p w14:paraId="2A1FAC80" w14:textId="2AAC5247" w:rsidR="008C1A31" w:rsidRPr="00EC1FA9" w:rsidRDefault="008C1A31" w:rsidP="004205F7">
      <w:pPr>
        <w:rPr>
          <w:i/>
          <w:iCs/>
        </w:rPr>
      </w:pPr>
      <w:r w:rsidRPr="00EC1FA9">
        <w:rPr>
          <w:i/>
          <w:iCs/>
        </w:rPr>
        <w:t>NO</w:t>
      </w:r>
      <w:r w:rsidRPr="00713E8A">
        <w:rPr>
          <w:i/>
          <w:iCs/>
          <w:vertAlign w:val="subscript"/>
          <w:rPrChange w:id="182" w:author="Khreis, Haneen" w:date="2019-06-12T15:55:00Z">
            <w:rPr>
              <w:i/>
              <w:iCs/>
            </w:rPr>
          </w:rPrChange>
        </w:rPr>
        <w:t>2</w:t>
      </w:r>
      <w:r w:rsidRPr="00EC1FA9">
        <w:rPr>
          <w:i/>
          <w:iCs/>
        </w:rPr>
        <w:t xml:space="preserve"> concentrations and trends </w:t>
      </w:r>
    </w:p>
    <w:p w14:paraId="3D372DC4" w14:textId="6A6488B0" w:rsidR="004577A5" w:rsidRPr="00EC1FA9" w:rsidRDefault="004577A5">
      <w:pPr>
        <w:rPr>
          <w:b/>
          <w:bCs/>
        </w:rPr>
      </w:pPr>
      <w:r w:rsidRPr="00EC1FA9">
        <w:t>The mean (min-max) NO</w:t>
      </w:r>
      <w:r w:rsidRPr="00EC1FA9">
        <w:rPr>
          <w:vertAlign w:val="subscript"/>
        </w:rPr>
        <w:t xml:space="preserve">2 </w:t>
      </w:r>
      <w:r w:rsidRPr="00EC1FA9">
        <w:t>concentrations were 13.3 (1.5-58.3) ug/m</w:t>
      </w:r>
      <w:r w:rsidRPr="00EC1FA9">
        <w:rPr>
          <w:vertAlign w:val="superscript"/>
        </w:rPr>
        <w:t>3</w:t>
      </w:r>
      <w:r w:rsidR="00726708" w:rsidRPr="00EC1FA9">
        <w:rPr>
          <w:vertAlign w:val="superscript"/>
        </w:rPr>
        <w:t xml:space="preserve"> </w:t>
      </w:r>
      <w:r w:rsidR="00726708" w:rsidRPr="00EC1FA9">
        <w:t>(</w:t>
      </w:r>
      <w:r w:rsidR="00726708" w:rsidRPr="00EC1FA9">
        <w:fldChar w:fldCharType="begin"/>
      </w:r>
      <w:r w:rsidR="00726708" w:rsidRPr="00EC1FA9">
        <w:instrText xml:space="preserve"> REF _Ref9945253 \h  \* MERGEFORMAT </w:instrText>
      </w:r>
      <w:r w:rsidR="00726708" w:rsidRPr="00EC1FA9">
        <w:fldChar w:fldCharType="separate"/>
      </w:r>
      <w:r w:rsidR="00781CA0" w:rsidRPr="00EC1FA9">
        <w:t xml:space="preserve">Table </w:t>
      </w:r>
      <w:r w:rsidR="00781CA0">
        <w:rPr>
          <w:noProof/>
        </w:rPr>
        <w:t>2</w:t>
      </w:r>
      <w:r w:rsidR="00726708" w:rsidRPr="00EC1FA9">
        <w:fldChar w:fldCharType="end"/>
      </w:r>
      <w:r w:rsidR="00726708" w:rsidRPr="00EC1FA9">
        <w:t>)</w:t>
      </w:r>
      <w:r w:rsidRPr="00EC1FA9">
        <w:t>. By living location, the mean NO</w:t>
      </w:r>
      <w:r w:rsidRPr="00EC1FA9">
        <w:rPr>
          <w:vertAlign w:val="subscript"/>
        </w:rPr>
        <w:t>2</w:t>
      </w:r>
      <w:r w:rsidRPr="00EC1FA9">
        <w:t xml:space="preserve"> concentration</w:t>
      </w:r>
      <w:del w:id="183" w:author="Khreis, Haneen" w:date="2019-06-16T10:04:00Z">
        <w:r w:rsidRPr="00EC1FA9" w:rsidDel="00B54516">
          <w:delText>s</w:delText>
        </w:r>
      </w:del>
      <w:r w:rsidRPr="00EC1FA9">
        <w:t xml:space="preserve"> was highest </w:t>
      </w:r>
      <w:del w:id="184" w:author="Khreis, Haneen" w:date="2019-06-16T10:04:00Z">
        <w:r w:rsidRPr="00EC1FA9" w:rsidDel="00B54516">
          <w:delText xml:space="preserve">at </w:delText>
        </w:r>
      </w:del>
      <w:ins w:id="185" w:author="Khreis, Haneen" w:date="2019-06-16T10:04:00Z">
        <w:r w:rsidR="00B54516">
          <w:t>in</w:t>
        </w:r>
        <w:r w:rsidR="00B54516" w:rsidRPr="00EC1FA9">
          <w:t xml:space="preserve"> </w:t>
        </w:r>
      </w:ins>
      <w:r w:rsidR="00BC7C6F" w:rsidRPr="00EC1FA9">
        <w:t xml:space="preserve">urbanized areas </w:t>
      </w:r>
      <w:r w:rsidRPr="00EC1FA9">
        <w:t>(</w:t>
      </w:r>
      <w:r w:rsidR="00BC7C6F" w:rsidRPr="00EC1FA9">
        <w:t>18.4 ug/m</w:t>
      </w:r>
      <w:r w:rsidR="00BC7C6F" w:rsidRPr="00EC1FA9">
        <w:rPr>
          <w:vertAlign w:val="superscript"/>
        </w:rPr>
        <w:t>3</w:t>
      </w:r>
      <w:r w:rsidRPr="00EC1FA9">
        <w:t>)</w:t>
      </w:r>
      <w:r w:rsidR="00726708" w:rsidRPr="00EC1FA9">
        <w:t xml:space="preserve"> (</w:t>
      </w:r>
      <w:r w:rsidR="00726708" w:rsidRPr="00EC1FA9">
        <w:fldChar w:fldCharType="begin"/>
      </w:r>
      <w:r w:rsidR="00726708" w:rsidRPr="00EC1FA9">
        <w:instrText xml:space="preserve"> REF _Ref9945324 \h  \* MERGEFORMAT </w:instrText>
      </w:r>
      <w:r w:rsidR="00726708" w:rsidRPr="00EC1FA9">
        <w:fldChar w:fldCharType="separate"/>
      </w:r>
      <w:r w:rsidR="00781CA0" w:rsidRPr="00EC1FA9">
        <w:t>Figure S</w:t>
      </w:r>
      <w:r w:rsidR="00781CA0">
        <w:t>1</w:t>
      </w:r>
      <w:r w:rsidR="00726708" w:rsidRPr="00EC1FA9">
        <w:fldChar w:fldCharType="end"/>
      </w:r>
      <w:r w:rsidR="00726708" w:rsidRPr="00EC1FA9">
        <w:t>)</w:t>
      </w:r>
      <w:r w:rsidRPr="00EC1FA9">
        <w:t>, while mean NO</w:t>
      </w:r>
      <w:r w:rsidRPr="00EC1FA9">
        <w:rPr>
          <w:vertAlign w:val="subscript"/>
        </w:rPr>
        <w:t>2</w:t>
      </w:r>
      <w:r w:rsidRPr="00EC1FA9">
        <w:t xml:space="preserve"> concentration was highest among </w:t>
      </w:r>
      <w:ins w:id="186" w:author="Khreis, Haneen" w:date="2019-06-16T10:04:00Z">
        <w:r w:rsidR="00B54516">
          <w:t xml:space="preserve">the </w:t>
        </w:r>
      </w:ins>
      <w:ins w:id="187" w:author="Khreis, Haneen" w:date="2019-06-16T10:05:00Z">
        <w:r w:rsidR="00B54516">
          <w:t xml:space="preserve">highest </w:t>
        </w:r>
      </w:ins>
      <w:r w:rsidR="00BC7C6F" w:rsidRPr="00EC1FA9">
        <w:t xml:space="preserve">median income group of </w:t>
      </w:r>
      <w:r w:rsidR="00BC7C6F" w:rsidRPr="00EC1FA9">
        <w:rPr>
          <w:rFonts w:cstheme="minorHAnsi"/>
        </w:rPr>
        <w:t>≥$75,000 (16.5 ug/m</w:t>
      </w:r>
      <w:r w:rsidR="00BC7C6F" w:rsidRPr="00EC1FA9">
        <w:rPr>
          <w:rFonts w:cstheme="minorHAnsi"/>
          <w:vertAlign w:val="superscript"/>
        </w:rPr>
        <w:t>3</w:t>
      </w:r>
      <w:r w:rsidR="00BC7C6F" w:rsidRPr="00EC1FA9">
        <w:t>)</w:t>
      </w:r>
      <w:r w:rsidR="00726708" w:rsidRPr="00EC1FA9">
        <w:t xml:space="preserve"> (</w:t>
      </w:r>
      <w:r w:rsidR="00726708" w:rsidRPr="00EC1FA9">
        <w:fldChar w:fldCharType="begin"/>
      </w:r>
      <w:r w:rsidR="00726708" w:rsidRPr="00EC1FA9">
        <w:instrText xml:space="preserve"> REF _Ref10114569 \h  \* MERGEFORMAT </w:instrText>
      </w:r>
      <w:r w:rsidR="00726708" w:rsidRPr="00EC1FA9">
        <w:fldChar w:fldCharType="separate"/>
      </w:r>
      <w:r w:rsidR="00781CA0" w:rsidRPr="00EC1FA9">
        <w:t>Figure S</w:t>
      </w:r>
      <w:r w:rsidR="00781CA0">
        <w:t>2</w:t>
      </w:r>
      <w:r w:rsidR="00726708" w:rsidRPr="00EC1FA9">
        <w:fldChar w:fldCharType="end"/>
      </w:r>
      <w:r w:rsidR="00726708" w:rsidRPr="00EC1FA9">
        <w:t>)</w:t>
      </w:r>
      <w:r w:rsidR="00EF024A" w:rsidRPr="00EC1FA9">
        <w:t>. When stratifying NO</w:t>
      </w:r>
      <w:r w:rsidR="00EF024A" w:rsidRPr="00EC1FA9">
        <w:rPr>
          <w:vertAlign w:val="subscript"/>
        </w:rPr>
        <w:t xml:space="preserve">2 </w:t>
      </w:r>
      <w:r w:rsidR="00EF024A" w:rsidRPr="00EC1FA9">
        <w:t xml:space="preserve">concentrations </w:t>
      </w:r>
      <w:del w:id="188" w:author="Khreis, Haneen" w:date="2019-06-16T10:07:00Z">
        <w:r w:rsidR="00EF024A" w:rsidRPr="00EC1FA9" w:rsidDel="001E3F3E">
          <w:delText xml:space="preserve">of </w:delText>
        </w:r>
      </w:del>
      <w:ins w:id="189" w:author="Khreis, Haneen" w:date="2019-06-16T10:07:00Z">
        <w:r w:rsidR="001E3F3E">
          <w:t>by</w:t>
        </w:r>
        <w:r w:rsidR="001E3F3E" w:rsidRPr="00EC1FA9">
          <w:t xml:space="preserve"> </w:t>
        </w:r>
      </w:ins>
      <w:r w:rsidR="00EF024A" w:rsidRPr="00EC1FA9">
        <w:t xml:space="preserve">median income groups </w:t>
      </w:r>
      <w:del w:id="190" w:author="Khreis, Haneen" w:date="2019-06-16T10:07:00Z">
        <w:r w:rsidR="00EF024A" w:rsidRPr="00EC1FA9" w:rsidDel="001E3F3E">
          <w:delText xml:space="preserve">across </w:delText>
        </w:r>
      </w:del>
      <w:ins w:id="191" w:author="Khreis, Haneen" w:date="2019-06-16T10:07:00Z">
        <w:r w:rsidR="001E3F3E">
          <w:t>but separately for each</w:t>
        </w:r>
        <w:r w:rsidR="001E3F3E" w:rsidRPr="00EC1FA9">
          <w:t xml:space="preserve"> </w:t>
        </w:r>
      </w:ins>
      <w:r w:rsidR="00EF024A" w:rsidRPr="00EC1FA9">
        <w:t xml:space="preserve">living location, rural areas had an increasing </w:t>
      </w:r>
      <w:r w:rsidR="00726708" w:rsidRPr="00EC1FA9">
        <w:t xml:space="preserve">average concentration as income increased, urban clusters has a decreasing average concentration as income increased </w:t>
      </w:r>
      <w:del w:id="192" w:author="Khreis, Haneen" w:date="2019-06-16T10:08:00Z">
        <w:r w:rsidR="00726708" w:rsidRPr="00EC1FA9" w:rsidDel="00A53D66">
          <w:delText xml:space="preserve">and </w:delText>
        </w:r>
      </w:del>
      <w:ins w:id="193" w:author="Khreis, Haneen" w:date="2019-06-16T10:08:00Z">
        <w:r w:rsidR="00A53D66">
          <w:t>while</w:t>
        </w:r>
        <w:r w:rsidR="00A53D66" w:rsidRPr="00EC1FA9">
          <w:t xml:space="preserve"> </w:t>
        </w:r>
      </w:ins>
      <w:r w:rsidR="00726708" w:rsidRPr="00EC1FA9">
        <w:t>urban</w:t>
      </w:r>
      <w:ins w:id="194" w:author="Khreis, Haneen" w:date="2019-06-16T10:08:00Z">
        <w:r w:rsidR="00A53D66">
          <w:t>ized</w:t>
        </w:r>
      </w:ins>
      <w:r w:rsidR="00726708" w:rsidRPr="00EC1FA9">
        <w:t xml:space="preserve"> areas showed a U</w:t>
      </w:r>
      <w:ins w:id="195" w:author="Khreis, Haneen" w:date="2019-06-16T10:08:00Z">
        <w:r w:rsidR="00A53D66">
          <w:t>-</w:t>
        </w:r>
      </w:ins>
      <w:del w:id="196" w:author="Khreis, Haneen" w:date="2019-06-16T10:08:00Z">
        <w:r w:rsidR="00726708" w:rsidRPr="00EC1FA9" w:rsidDel="00A53D66">
          <w:delText xml:space="preserve"> </w:delText>
        </w:r>
      </w:del>
      <w:r w:rsidR="00726708" w:rsidRPr="00EC1FA9">
        <w:t>shaped trend (</w:t>
      </w:r>
      <w:r w:rsidR="00726708" w:rsidRPr="00EC1FA9">
        <w:fldChar w:fldCharType="begin"/>
      </w:r>
      <w:r w:rsidR="00726708" w:rsidRPr="00EC1FA9">
        <w:instrText xml:space="preserve"> REF _Ref10114587 \h  \* MERGEFORMAT </w:instrText>
      </w:r>
      <w:r w:rsidR="00726708" w:rsidRPr="00EC1FA9">
        <w:fldChar w:fldCharType="separate"/>
      </w:r>
      <w:r w:rsidR="00781CA0" w:rsidRPr="00EC1FA9">
        <w:t>Figure S</w:t>
      </w:r>
      <w:r w:rsidR="00781CA0">
        <w:t>3</w:t>
      </w:r>
      <w:r w:rsidR="00726708" w:rsidRPr="00EC1FA9">
        <w:fldChar w:fldCharType="end"/>
      </w:r>
      <w:r w:rsidR="00726708" w:rsidRPr="00EC1FA9">
        <w:t xml:space="preserve"> and </w:t>
      </w:r>
      <w:r w:rsidR="00726708" w:rsidRPr="00EC1FA9">
        <w:fldChar w:fldCharType="begin"/>
      </w:r>
      <w:r w:rsidR="00726708" w:rsidRPr="00EC1FA9">
        <w:instrText xml:space="preserve"> REF _Ref9945327 \h  \* MERGEFORMAT </w:instrText>
      </w:r>
      <w:r w:rsidR="00726708" w:rsidRPr="00EC1FA9">
        <w:fldChar w:fldCharType="separate"/>
      </w:r>
      <w:r w:rsidR="00781CA0" w:rsidRPr="00EC1FA9">
        <w:t>Figure S</w:t>
      </w:r>
      <w:r w:rsidR="00781CA0">
        <w:t>4</w:t>
      </w:r>
      <w:r w:rsidR="00726708" w:rsidRPr="00EC1FA9">
        <w:fldChar w:fldCharType="end"/>
      </w:r>
      <w:r w:rsidR="00726708" w:rsidRPr="00EC1FA9">
        <w:t>)</w:t>
      </w:r>
      <w:proofErr w:type="gramStart"/>
      <w:r w:rsidR="00726708" w:rsidRPr="00EC1FA9">
        <w:t>.</w:t>
      </w:r>
      <w:proofErr w:type="gramEnd"/>
      <w:r w:rsidR="00726708" w:rsidRPr="00EC1FA9">
        <w:t xml:space="preserve"> </w:t>
      </w:r>
      <w:r w:rsidRPr="00EC1FA9">
        <w:t xml:space="preserve">South Dakota had the lowest </w:t>
      </w:r>
      <w:r w:rsidR="00BC7C6F" w:rsidRPr="00EC1FA9">
        <w:t xml:space="preserve">mean </w:t>
      </w:r>
      <w:r w:rsidRPr="00EC1FA9">
        <w:t>NO</w:t>
      </w:r>
      <w:r w:rsidRPr="00EC1FA9">
        <w:rPr>
          <w:vertAlign w:val="subscript"/>
        </w:rPr>
        <w:t xml:space="preserve">2 </w:t>
      </w:r>
      <w:r w:rsidRPr="00EC1FA9">
        <w:t>concentration (</w:t>
      </w:r>
      <w:r w:rsidR="00BC7C6F" w:rsidRPr="00EC1FA9">
        <w:t>5.2 ug/m</w:t>
      </w:r>
      <w:r w:rsidR="00BC7C6F" w:rsidRPr="00EC1FA9">
        <w:rPr>
          <w:vertAlign w:val="superscript"/>
        </w:rPr>
        <w:t>3</w:t>
      </w:r>
      <w:r w:rsidRPr="00EC1FA9">
        <w:t>), while the District of Columbia had the highest (</w:t>
      </w:r>
      <w:r w:rsidR="00BC7C6F" w:rsidRPr="00EC1FA9">
        <w:t>26.3 ug/m</w:t>
      </w:r>
      <w:r w:rsidR="00BC7C6F" w:rsidRPr="00EC1FA9">
        <w:rPr>
          <w:vertAlign w:val="superscript"/>
        </w:rPr>
        <w:t>3</w:t>
      </w:r>
      <w:r w:rsidRPr="00EC1FA9">
        <w:t>) (</w:t>
      </w:r>
      <w:r w:rsidR="004C18C9" w:rsidRPr="00EC1FA9">
        <w:fldChar w:fldCharType="begin"/>
      </w:r>
      <w:r w:rsidR="004C18C9" w:rsidRPr="00EC1FA9">
        <w:instrText xml:space="preserve"> REF _Ref9945401 \h  \* MERGEFORMAT </w:instrText>
      </w:r>
      <w:r w:rsidR="004C18C9" w:rsidRPr="00EC1FA9">
        <w:fldChar w:fldCharType="separate"/>
      </w:r>
      <w:r w:rsidR="00781CA0" w:rsidRPr="00EC1FA9">
        <w:t>Table S</w:t>
      </w:r>
      <w:r w:rsidR="00781CA0">
        <w:t>1</w:t>
      </w:r>
      <w:r w:rsidR="004C18C9" w:rsidRPr="00EC1FA9">
        <w:fldChar w:fldCharType="end"/>
      </w:r>
      <w:r w:rsidR="004C18C9" w:rsidRPr="00EC1FA9">
        <w:t xml:space="preserve"> </w:t>
      </w:r>
      <w:r w:rsidRPr="00EC1FA9">
        <w:t>and</w:t>
      </w:r>
      <w:r w:rsidR="008901C8" w:rsidRPr="00EC1FA9">
        <w:t xml:space="preserve"> </w:t>
      </w:r>
      <w:r w:rsidR="004C18C9" w:rsidRPr="00EC1FA9">
        <w:fldChar w:fldCharType="begin"/>
      </w:r>
      <w:r w:rsidR="004C18C9" w:rsidRPr="00EC1FA9">
        <w:instrText xml:space="preserve"> REF _Ref9945474 \h  \* MERGEFORMAT </w:instrText>
      </w:r>
      <w:r w:rsidR="004C18C9" w:rsidRPr="00EC1FA9">
        <w:fldChar w:fldCharType="separate"/>
      </w:r>
      <w:r w:rsidR="00781CA0" w:rsidRPr="00EC1FA9">
        <w:t>Figure S</w:t>
      </w:r>
      <w:r w:rsidR="00781CA0">
        <w:t>5</w:t>
      </w:r>
      <w:r w:rsidR="004C18C9" w:rsidRPr="00EC1FA9">
        <w:fldChar w:fldCharType="end"/>
      </w:r>
      <w:r w:rsidRPr="00EC1FA9">
        <w:t xml:space="preserve">). </w:t>
      </w:r>
      <w:r w:rsidR="00425892" w:rsidRPr="00EC1FA9">
        <w:fldChar w:fldCharType="begin"/>
      </w:r>
      <w:r w:rsidR="00425892" w:rsidRPr="00EC1FA9">
        <w:instrText xml:space="preserve"> REF _Ref9945489 \h  \* MERGEFORMAT </w:instrText>
      </w:r>
      <w:r w:rsidR="00425892" w:rsidRPr="00EC1FA9">
        <w:fldChar w:fldCharType="separate"/>
      </w:r>
      <w:r w:rsidR="00781CA0" w:rsidRPr="00EC1FA9">
        <w:t>Figure S</w:t>
      </w:r>
      <w:r w:rsidR="00781CA0">
        <w:t>6</w:t>
      </w:r>
      <w:r w:rsidR="00425892" w:rsidRPr="00EC1FA9">
        <w:fldChar w:fldCharType="end"/>
      </w:r>
      <w:r w:rsidR="00425892" w:rsidRPr="00EC1FA9">
        <w:t xml:space="preserve"> and </w:t>
      </w:r>
      <w:r w:rsidR="00425892" w:rsidRPr="00EC1FA9">
        <w:fldChar w:fldCharType="begin"/>
      </w:r>
      <w:r w:rsidR="00425892" w:rsidRPr="00EC1FA9">
        <w:instrText xml:space="preserve"> REF _Ref9945491 \h  \* MERGEFORMAT </w:instrText>
      </w:r>
      <w:r w:rsidR="00425892" w:rsidRPr="00EC1FA9">
        <w:fldChar w:fldCharType="separate"/>
      </w:r>
      <w:r w:rsidR="00781CA0" w:rsidRPr="00EC1FA9">
        <w:t>Figure S</w:t>
      </w:r>
      <w:r w:rsidR="00781CA0">
        <w:t>7</w:t>
      </w:r>
      <w:r w:rsidR="00425892" w:rsidRPr="00EC1FA9">
        <w:fldChar w:fldCharType="end"/>
      </w:r>
      <w:r w:rsidR="00425892" w:rsidRPr="00EC1FA9">
        <w:t xml:space="preserve"> </w:t>
      </w:r>
      <w:r w:rsidR="008901C8" w:rsidRPr="00EC1FA9">
        <w:t xml:space="preserve">demonstrates </w:t>
      </w:r>
      <w:r w:rsidRPr="00EC1FA9">
        <w:t>NO</w:t>
      </w:r>
      <w:r w:rsidRPr="00EC1FA9">
        <w:rPr>
          <w:vertAlign w:val="subscript"/>
        </w:rPr>
        <w:t>2</w:t>
      </w:r>
      <w:r w:rsidRPr="00EC1FA9">
        <w:t xml:space="preserve"> concentrations across living location and median household income for each state. </w:t>
      </w:r>
    </w:p>
    <w:p w14:paraId="6E53C99C" w14:textId="15637BB8" w:rsidR="004577A5" w:rsidRDefault="004577A5" w:rsidP="004577A5">
      <w:pPr>
        <w:rPr>
          <w:ins w:id="197" w:author="Khreis, Haneen" w:date="2019-06-16T10:12:00Z"/>
          <w:b/>
          <w:bCs/>
        </w:rPr>
      </w:pPr>
    </w:p>
    <w:p w14:paraId="248DF0E7" w14:textId="3B230E85" w:rsidR="00A53D66" w:rsidRDefault="00A53D66" w:rsidP="004577A5">
      <w:pPr>
        <w:rPr>
          <w:ins w:id="198" w:author="Khreis, Haneen" w:date="2019-06-16T10:12:00Z"/>
          <w:b/>
          <w:bCs/>
        </w:rPr>
      </w:pPr>
    </w:p>
    <w:p w14:paraId="4AF0D876" w14:textId="77777777" w:rsidR="00A53D66" w:rsidRPr="00EC1FA9" w:rsidRDefault="00A53D66" w:rsidP="004577A5">
      <w:pPr>
        <w:rPr>
          <w:b/>
          <w:bCs/>
        </w:rPr>
      </w:pPr>
    </w:p>
    <w:p w14:paraId="6C3F4F30" w14:textId="67A117EC" w:rsidR="004205F7" w:rsidRPr="00EC1FA9" w:rsidRDefault="004205F7" w:rsidP="004205F7">
      <w:pPr>
        <w:rPr>
          <w:b/>
          <w:bCs/>
        </w:rPr>
      </w:pPr>
      <w:commentRangeStart w:id="199"/>
      <w:r w:rsidRPr="00EC1FA9">
        <w:rPr>
          <w:i/>
          <w:iCs/>
        </w:rPr>
        <w:t xml:space="preserve">ACBS </w:t>
      </w:r>
      <w:commentRangeEnd w:id="199"/>
      <w:r w:rsidR="00A53D66">
        <w:rPr>
          <w:rStyle w:val="CommentReference"/>
        </w:rPr>
        <w:commentReference w:id="199"/>
      </w:r>
      <w:r w:rsidRPr="00EC1FA9">
        <w:rPr>
          <w:i/>
          <w:iCs/>
        </w:rPr>
        <w:t>and BRFSS results</w:t>
      </w:r>
    </w:p>
    <w:p w14:paraId="71771665" w14:textId="16E79DAF" w:rsidR="00132BA8" w:rsidRPr="00EC1FA9" w:rsidDel="003E602B" w:rsidRDefault="004205F7" w:rsidP="00132BA8">
      <w:pPr>
        <w:rPr>
          <w:del w:id="200" w:author="Khreis, Haneen" w:date="2019-06-16T10:13:00Z"/>
        </w:rPr>
      </w:pPr>
      <w:r w:rsidRPr="00EC1FA9">
        <w:t xml:space="preserve">Overall, there </w:t>
      </w:r>
      <w:commentRangeStart w:id="201"/>
      <w:r w:rsidRPr="00EC1FA9">
        <w:t xml:space="preserve">were </w:t>
      </w:r>
      <w:commentRangeEnd w:id="201"/>
      <w:r w:rsidR="00911454">
        <w:rPr>
          <w:rStyle w:val="CommentReference"/>
        </w:rPr>
        <w:commentReference w:id="201"/>
      </w:r>
      <w:r w:rsidRPr="00EC1FA9">
        <w:t xml:space="preserve">32 states with available childhood asthma incidence rates </w:t>
      </w:r>
      <w:r w:rsidR="00BD609B" w:rsidRPr="00EC1FA9">
        <w:t>(</w:t>
      </w:r>
      <w:r w:rsidR="00BD609B" w:rsidRPr="00EC1FA9">
        <w:fldChar w:fldCharType="begin"/>
      </w:r>
      <w:r w:rsidR="00BD609B" w:rsidRPr="00EC1FA9">
        <w:instrText xml:space="preserve"> REF _Ref10027330 \h  \* MERGEFORMAT </w:instrText>
      </w:r>
      <w:r w:rsidR="00BD609B" w:rsidRPr="00EC1FA9">
        <w:fldChar w:fldCharType="separate"/>
      </w:r>
      <w:r w:rsidR="00781CA0" w:rsidRPr="00E86628">
        <w:t xml:space="preserve">Table </w:t>
      </w:r>
      <w:r w:rsidR="00781CA0">
        <w:rPr>
          <w:noProof/>
        </w:rPr>
        <w:t>3</w:t>
      </w:r>
      <w:r w:rsidR="00BD609B" w:rsidRPr="00EC1FA9">
        <w:fldChar w:fldCharType="end"/>
      </w:r>
      <w:r w:rsidR="00BD609B" w:rsidRPr="00EC1FA9">
        <w:t xml:space="preserve"> and</w:t>
      </w:r>
      <w:r w:rsidR="004C18C9" w:rsidRPr="00EC1FA9">
        <w:t xml:space="preserve"> </w:t>
      </w:r>
      <w:r w:rsidR="004C18C9" w:rsidRPr="00EC1FA9">
        <w:fldChar w:fldCharType="begin"/>
      </w:r>
      <w:r w:rsidR="004C18C9" w:rsidRPr="00EC1FA9">
        <w:instrText xml:space="preserve"> REF _Ref9945975 \h </w:instrText>
      </w:r>
      <w:r w:rsidR="001D6D2D" w:rsidRPr="00EC1FA9">
        <w:instrText xml:space="preserve"> \* MERGEFORMAT </w:instrText>
      </w:r>
      <w:r w:rsidR="004C18C9" w:rsidRPr="00EC1FA9">
        <w:fldChar w:fldCharType="separate"/>
      </w:r>
      <w:r w:rsidR="00781CA0" w:rsidRPr="00EC1FA9">
        <w:t>Table S</w:t>
      </w:r>
      <w:r w:rsidR="00781CA0">
        <w:t>2</w:t>
      </w:r>
      <w:r w:rsidR="004C18C9" w:rsidRPr="00EC1FA9">
        <w:fldChar w:fldCharType="end"/>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1D6D2D" w:rsidRPr="00EC1FA9">
        <w:t xml:space="preserve">. </w:t>
      </w:r>
      <w:r w:rsidR="00132BA8" w:rsidRPr="00EC1FA9">
        <w:t>The BRFSS samples for each year ranged between 55,094</w:t>
      </w:r>
      <w:r w:rsidR="00917815" w:rsidRPr="00EC1FA9">
        <w:t xml:space="preserve"> samples</w:t>
      </w:r>
      <w:r w:rsidR="00132BA8" w:rsidRPr="00EC1FA9">
        <w:t xml:space="preserve"> in 2006 and 61,862 in 2008. While the ACBS samples for each year ranged between </w:t>
      </w:r>
      <w:r w:rsidR="00917815" w:rsidRPr="00EC1FA9">
        <w:t>2,016 samples in 2006 and 4,095 in 2009.</w:t>
      </w:r>
    </w:p>
    <w:p w14:paraId="5FE8A162" w14:textId="575AAE18" w:rsidR="004205F7" w:rsidRPr="00EC1FA9" w:rsidRDefault="003E602B" w:rsidP="00005DF3">
      <w:ins w:id="202" w:author="Khreis, Haneen" w:date="2019-06-16T10:13:00Z">
        <w:r>
          <w:t xml:space="preserve">  </w:t>
        </w:r>
      </w:ins>
      <w:r w:rsidR="00005DF3" w:rsidRPr="00EC1FA9">
        <w:t>The weighted</w:t>
      </w:r>
      <w:r w:rsidR="004205F7" w:rsidRPr="00EC1FA9">
        <w:t xml:space="preserve"> estimates </w:t>
      </w:r>
      <w:r w:rsidR="00005DF3" w:rsidRPr="00EC1FA9">
        <w:t xml:space="preserve">represent </w:t>
      </w:r>
      <w:r w:rsidR="004205F7" w:rsidRPr="00EC1FA9">
        <w:t xml:space="preserve">the </w:t>
      </w:r>
      <w:commentRangeStart w:id="203"/>
      <w:r w:rsidR="004205F7" w:rsidRPr="00EC1FA9">
        <w:t xml:space="preserve">childhood </w:t>
      </w:r>
      <w:commentRangeEnd w:id="203"/>
      <w:r>
        <w:rPr>
          <w:rStyle w:val="CommentReference"/>
        </w:rPr>
        <w:commentReference w:id="203"/>
      </w:r>
      <w:r w:rsidR="004205F7" w:rsidRPr="00EC1FA9">
        <w:t xml:space="preserve">population </w:t>
      </w:r>
      <w:r w:rsidR="00005DF3" w:rsidRPr="00EC1FA9">
        <w:t xml:space="preserve">counts </w:t>
      </w:r>
      <w:r w:rsidR="004205F7" w:rsidRPr="00EC1FA9">
        <w:t xml:space="preserve">of available states </w:t>
      </w:r>
      <w:r w:rsidR="00005DF3" w:rsidRPr="00EC1FA9">
        <w:t xml:space="preserve">from the </w:t>
      </w:r>
      <w:r w:rsidR="004205F7" w:rsidRPr="00EC1FA9">
        <w:t>ACBS</w:t>
      </w:r>
      <w:r w:rsidR="00005DF3" w:rsidRPr="00EC1FA9">
        <w:t xml:space="preserve"> and the BRFSS.</w:t>
      </w:r>
    </w:p>
    <w:p w14:paraId="58A4D883" w14:textId="43D90594" w:rsidR="00F152B7" w:rsidRPr="00EC1FA9" w:rsidRDefault="00F152B7" w:rsidP="00FB7B9F">
      <w:r w:rsidRPr="00EC1FA9">
        <w:t xml:space="preserve">The </w:t>
      </w:r>
      <w:r w:rsidR="00343B26" w:rsidRPr="00EC1FA9">
        <w:t xml:space="preserve">average national incidence rate for the years </w:t>
      </w:r>
      <w:r w:rsidRPr="00EC1FA9">
        <w:t xml:space="preserve">2006-2010 </w:t>
      </w:r>
      <w:r w:rsidR="00343B26" w:rsidRPr="00EC1FA9">
        <w:t>was 12.1 per 1,000</w:t>
      </w:r>
      <w:ins w:id="204" w:author="Khreis, Haneen" w:date="2019-06-16T10:14:00Z">
        <w:r w:rsidR="002C3C6D">
          <w:t xml:space="preserve"> at-risk children</w:t>
        </w:r>
      </w:ins>
      <w:r w:rsidRPr="00EC1FA9">
        <w:t xml:space="preserve">. The state of Montana had the lowest </w:t>
      </w:r>
      <w:r w:rsidR="00DE0E43" w:rsidRPr="00EC1FA9">
        <w:t xml:space="preserve">average </w:t>
      </w:r>
      <w:r w:rsidRPr="00EC1FA9">
        <w:t>childhood asthma incidence rate (IR = 4.3 per 1,000</w:t>
      </w:r>
      <w:ins w:id="205" w:author="Khreis, Haneen" w:date="2019-06-16T10:14:00Z">
        <w:r w:rsidR="00455E7B">
          <w:t xml:space="preserve"> at-risk children</w:t>
        </w:r>
      </w:ins>
      <w:r w:rsidRPr="00EC1FA9">
        <w:t xml:space="preserve">), while District of Columbia had the highest </w:t>
      </w:r>
      <w:r w:rsidR="00DE0E43" w:rsidRPr="00EC1FA9">
        <w:t xml:space="preserve">average </w:t>
      </w:r>
      <w:r w:rsidRPr="00EC1FA9">
        <w:t>childhood asthma incidence rate (IR = 17.7 per 1,000</w:t>
      </w:r>
      <w:ins w:id="206" w:author="Khreis, Haneen" w:date="2019-06-16T10:14:00Z">
        <w:r w:rsidR="00455E7B">
          <w:t xml:space="preserve"> at-risk children</w:t>
        </w:r>
      </w:ins>
      <w:r w:rsidRPr="00EC1FA9">
        <w:t>).</w:t>
      </w:r>
      <w:r w:rsidR="00343B26" w:rsidRPr="00EC1FA9">
        <w:t xml:space="preserve"> States that did not have an incidence rate available</w:t>
      </w:r>
      <w:r w:rsidR="00005DF3" w:rsidRPr="00EC1FA9">
        <w:t xml:space="preserve"> (16 states) </w:t>
      </w:r>
      <w:r w:rsidR="00343B26" w:rsidRPr="00EC1FA9">
        <w:t xml:space="preserve">were assigned the </w:t>
      </w:r>
      <w:r w:rsidR="00005DF3" w:rsidRPr="00EC1FA9">
        <w:t xml:space="preserve">average overall </w:t>
      </w:r>
      <w:r w:rsidR="00343B26" w:rsidRPr="00EC1FA9">
        <w:t>incidence rate of 12.1 per 1,000</w:t>
      </w:r>
      <w:ins w:id="207" w:author="Khreis, Haneen" w:date="2019-06-16T10:14:00Z">
        <w:r w:rsidR="00911454">
          <w:t xml:space="preserve"> at-risk children</w:t>
        </w:r>
      </w:ins>
      <w:r w:rsidR="00343B26" w:rsidRPr="00EC1FA9">
        <w:t xml:space="preserve">. </w:t>
      </w:r>
    </w:p>
    <w:p w14:paraId="3D590FE1" w14:textId="5A26E55B" w:rsidR="00E86628" w:rsidRDefault="00E86628">
      <w:r>
        <w:br w:type="page"/>
      </w:r>
    </w:p>
    <w:p w14:paraId="2139B611" w14:textId="2F405518" w:rsidR="00005DF3" w:rsidRPr="00EC1FA9" w:rsidDel="00911454" w:rsidRDefault="00005DF3" w:rsidP="00343B26">
      <w:pPr>
        <w:rPr>
          <w:del w:id="208" w:author="Khreis, Haneen" w:date="2019-06-16T10:14:00Z"/>
        </w:rPr>
      </w:pPr>
    </w:p>
    <w:p w14:paraId="77D8F891" w14:textId="0AF10F7F" w:rsidR="00C928CB" w:rsidRPr="00EC1FA9" w:rsidRDefault="00D16991" w:rsidP="004F11AE">
      <w:pPr>
        <w:rPr>
          <w:i/>
          <w:iCs/>
        </w:rPr>
      </w:pPr>
      <w:r w:rsidRPr="00EC1FA9">
        <w:rPr>
          <w:i/>
          <w:iCs/>
        </w:rPr>
        <w:t>Asthma incident cases</w:t>
      </w:r>
    </w:p>
    <w:p w14:paraId="21F62E6C" w14:textId="6FA6B222" w:rsidR="00777C9B" w:rsidRPr="00EC1FA9" w:rsidRDefault="00777C9B" w:rsidP="00811938">
      <w:r w:rsidRPr="00EC1FA9">
        <w:t>Using state-specific asthma incidence rates</w:t>
      </w:r>
      <w:ins w:id="209" w:author="Khreis, Haneen" w:date="2019-06-16T10:19:00Z">
        <w:r w:rsidR="008400ED">
          <w:t>,</w:t>
        </w:r>
      </w:ins>
      <w:r w:rsidRPr="00EC1FA9">
        <w:t xml:space="preserve"> the estimated number of childhood asthma incident cases were 754,893 in 2010 (</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(28%)</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0038E" w:rsidRPr="00EC1FA9">
        <w:t>).</w:t>
      </w:r>
    </w:p>
    <w:p w14:paraId="7EEFC651" w14:textId="0A974D5B" w:rsidR="00005DF3" w:rsidRPr="00EC1FA9" w:rsidDel="00CA7F95" w:rsidRDefault="00005DF3" w:rsidP="00811938">
      <w:pPr>
        <w:rPr>
          <w:del w:id="210" w:author="Khreis, Haneen" w:date="2019-06-16T10:21:00Z"/>
        </w:rPr>
      </w:pPr>
    </w:p>
    <w:p w14:paraId="6B0F3F32" w14:textId="4482EE23" w:rsidR="00C928CB" w:rsidRPr="00EC1FA9" w:rsidRDefault="00D16991" w:rsidP="004F11AE">
      <w:pPr>
        <w:rPr>
          <w:i/>
          <w:iCs/>
        </w:rPr>
      </w:pPr>
      <w:r w:rsidRPr="00EC1FA9">
        <w:rPr>
          <w:i/>
          <w:iCs/>
        </w:rPr>
        <w:t>Attributable number of cases</w:t>
      </w:r>
      <w:r w:rsidR="00EC7CC3" w:rsidRPr="00EC1FA9">
        <w:rPr>
          <w:i/>
          <w:iCs/>
        </w:rPr>
        <w:t xml:space="preserve"> and fraction</w:t>
      </w:r>
    </w:p>
    <w:p w14:paraId="02A3400A" w14:textId="47196C95" w:rsidR="006C4AEB" w:rsidRPr="00EC1FA9" w:rsidRDefault="00C303CF" w:rsidP="00811938">
      <w:r w:rsidRPr="00EC1FA9">
        <w:t>On average, we estimated a total of 132,829 childhood asthma cases attributable to NO</w:t>
      </w:r>
      <w:r w:rsidRPr="00EC1FA9">
        <w:rPr>
          <w:vertAlign w:val="subscript"/>
        </w:rPr>
        <w:t xml:space="preserve">2 </w:t>
      </w:r>
      <w:r w:rsidRPr="00EC1FA9">
        <w:t xml:space="preserve">exposure which accounted for 17.6% of all childhood asthma 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00811938" w:rsidRPr="00EC1FA9">
        <w:t xml:space="preserve"> </w:t>
      </w:r>
      <w:r w:rsidRPr="00EC1FA9">
        <w:t xml:space="preserve">). By living location, urbanized areas had the largest number of attributable cases totaling 109,581 cases </w:t>
      </w:r>
      <w:r w:rsidR="00EC7CC3" w:rsidRPr="00EC1FA9">
        <w:t>and</w:t>
      </w:r>
      <w:ins w:id="211" w:author="Khreis, Haneen" w:date="2019-06-16T10:22:00Z">
        <w:r w:rsidR="00CA7F95">
          <w:t xml:space="preserve"> the</w:t>
        </w:r>
      </w:ins>
      <w:r w:rsidR="00EC7CC3" w:rsidRPr="00EC1FA9">
        <w:t xml:space="preserve"> highest percentage of all asthma cases </w:t>
      </w:r>
      <w:del w:id="212" w:author="Khreis, Haneen" w:date="2019-06-16T10:22:00Z">
        <w:r w:rsidR="00EC7CC3" w:rsidRPr="00EC1FA9" w:rsidDel="00CA7F95">
          <w:delText xml:space="preserve">of </w:delText>
        </w:r>
      </w:del>
      <w:ins w:id="213" w:author="Khreis, Haneen" w:date="2019-06-16T10:22:00Z">
        <w:r w:rsidR="00CA7F95">
          <w:t>at</w:t>
        </w:r>
        <w:r w:rsidR="00CA7F95" w:rsidRPr="00EC1FA9">
          <w:t xml:space="preserve"> </w:t>
        </w:r>
      </w:ins>
      <w:r w:rsidR="00EC7CC3" w:rsidRPr="00EC1FA9">
        <w:t>20.3%. R</w:t>
      </w:r>
      <w:r w:rsidRPr="00EC1FA9">
        <w:t xml:space="preserve">ural areas </w:t>
      </w:r>
      <w:r w:rsidR="00EC7CC3" w:rsidRPr="00EC1FA9">
        <w:t xml:space="preserve">had </w:t>
      </w:r>
      <w:r w:rsidRPr="00EC1FA9">
        <w:t xml:space="preserve">total of 13,951 cases </w:t>
      </w:r>
      <w:r w:rsidR="00D316B6" w:rsidRPr="00EC1FA9">
        <w:t xml:space="preserve">and </w:t>
      </w:r>
      <w:del w:id="214" w:author="Khreis, Haneen" w:date="2019-06-16T10:22:00Z">
        <w:r w:rsidR="00EC7CC3" w:rsidRPr="00EC1FA9" w:rsidDel="00CA7F95">
          <w:delText xml:space="preserve">accounting </w:delText>
        </w:r>
      </w:del>
      <w:ins w:id="215" w:author="Khreis, Haneen" w:date="2019-06-16T10:22:00Z">
        <w:r w:rsidR="00CA7F95">
          <w:t>accounted</w:t>
        </w:r>
        <w:r w:rsidR="00CA7F95" w:rsidRPr="00EC1FA9">
          <w:t xml:space="preserve"> </w:t>
        </w:r>
      </w:ins>
      <w:r w:rsidR="00EC7CC3" w:rsidRPr="00EC1FA9">
        <w:t>for</w:t>
      </w:r>
      <w:r w:rsidRPr="00EC1FA9">
        <w:t xml:space="preserve"> </w:t>
      </w:r>
      <w:r w:rsidR="00EC7CC3" w:rsidRPr="00EC1FA9">
        <w:t xml:space="preserve">the </w:t>
      </w:r>
      <w:r w:rsidR="00D316B6" w:rsidRPr="00EC1FA9">
        <w:t>l</w:t>
      </w:r>
      <w:r w:rsidR="00EC7CC3" w:rsidRPr="00EC1FA9">
        <w:t>east percentage of all asthma cases with 9.8%, while urban clusters had only 9,296 cases representing 13% of all asthma cases</w:t>
      </w:r>
      <w:r w:rsidR="006C4AEB" w:rsidRPr="00EC1FA9">
        <w:t xml:space="preserve"> (</w:t>
      </w:r>
      <w:r w:rsidR="00425892" w:rsidRPr="00EC1FA9">
        <w:fldChar w:fldCharType="begin"/>
      </w:r>
      <w:r w:rsidR="00425892" w:rsidRPr="00EC1FA9">
        <w:instrText xml:space="preserve"> REF _Ref10028832 \h  \* MERGEFORMAT </w:instrText>
      </w:r>
      <w:r w:rsidR="00425892" w:rsidRPr="00EC1FA9">
        <w:fldChar w:fldCharType="separate"/>
      </w:r>
      <w:r w:rsidR="00781CA0" w:rsidRPr="00EC1FA9">
        <w:t>Figure S</w:t>
      </w:r>
      <w:r w:rsidR="00781CA0">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1351CC" w:rsidRPr="00EC1FA9">
        <w:t>, 37,559 cases accounting for 16.8% of all asthma cases. However, the income group with the largest percentage of asthma cases was the lowest income group &lt;$20,000, accounting for 20.8% of all asthma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781CA0" w:rsidRPr="00EC1FA9">
        <w:t>Figure S</w:t>
      </w:r>
      <w:r w:rsidR="00781CA0">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 attributable fraction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781CA0" w:rsidRPr="00EC1FA9">
        <w:t xml:space="preserve">Figure </w:t>
      </w:r>
      <w:r w:rsidR="00781CA0">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781CA0" w:rsidRPr="00EC1FA9">
        <w:t>Figure S</w:t>
      </w:r>
      <w:r w:rsidR="00781CA0">
        <w:t>10</w:t>
      </w:r>
      <w:r w:rsidR="00425892" w:rsidRPr="00EC1FA9">
        <w:fldChar w:fldCharType="end"/>
      </w:r>
      <w:r w:rsidR="006C4AEB" w:rsidRPr="00EC1FA9">
        <w:t>).</w:t>
      </w:r>
      <w:del w:id="216" w:author="Khreis, Haneen" w:date="2019-06-16T10:23:00Z">
        <w:r w:rsidR="0080038E" w:rsidRPr="00EC1FA9" w:rsidDel="00C4713D">
          <w:delText xml:space="preserve"> </w:delText>
        </w:r>
      </w:del>
    </w:p>
    <w:p w14:paraId="779514F1" w14:textId="206DE533" w:rsidR="006C4AEB" w:rsidRPr="00EC1FA9" w:rsidRDefault="0080038E" w:rsidP="00811938">
      <w:r w:rsidRPr="00EC1FA9">
        <w:t>The state with the lowest number of estimated</w:t>
      </w:r>
      <w:r w:rsidR="00726708" w:rsidRPr="00EC1FA9">
        <w:t xml:space="preserve"> attributable cases </w:t>
      </w:r>
      <w:r w:rsidRPr="00EC1FA9">
        <w:t>was Montana with 70 cases, while the state with the largest</w:t>
      </w:r>
      <w:r w:rsidR="00726708" w:rsidRPr="00EC1FA9">
        <w:t xml:space="preserve"> attributable cases </w:t>
      </w:r>
      <w:r w:rsidRPr="00EC1FA9">
        <w:t>was California with 19,200 cases.</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ins w:id="217" w:author="Khreis, Haneen" w:date="2019-06-16T10:25:00Z">
        <w:r w:rsidR="00C4713D">
          <w:t>%</w:t>
        </w:r>
      </w:ins>
      <w:r w:rsidR="005C3B93" w:rsidRPr="00EC1FA9">
        <w:t>) (</w:t>
      </w:r>
      <w:r w:rsidR="00811938" w:rsidRPr="00EC1FA9">
        <w:fldChar w:fldCharType="begin"/>
      </w:r>
      <w:r w:rsidR="00811938" w:rsidRPr="00EC1FA9">
        <w:instrText xml:space="preserve"> REF _Ref9949011 \h  \* MERGEFORMAT </w:instrText>
      </w:r>
      <w:r w:rsidR="00811938" w:rsidRPr="00EC1FA9">
        <w:fldChar w:fldCharType="separate"/>
      </w:r>
      <w:r w:rsidR="00781CA0" w:rsidRPr="00EC1FA9">
        <w:t xml:space="preserve">Figure </w:t>
      </w:r>
      <w:r w:rsidR="00781CA0">
        <w:rPr>
          <w:noProof/>
        </w:rPr>
        <w:t>3</w:t>
      </w:r>
      <w:r w:rsidR="00811938" w:rsidRPr="00EC1FA9">
        <w:fldChar w:fldCharType="end"/>
      </w:r>
      <w:r w:rsidR="00811938" w:rsidRPr="00EC1FA9">
        <w:t xml:space="preserve"> and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11938" w:rsidRPr="00EC1FA9">
        <w:t xml:space="preserve"> </w:t>
      </w:r>
      <w:r w:rsidR="005C3B93" w:rsidRPr="00EC1FA9">
        <w:t>).</w:t>
      </w:r>
      <w:r w:rsidR="006C4AEB" w:rsidRPr="00EC1FA9">
        <w:t xml:space="preserve"> </w:t>
      </w:r>
    </w:p>
    <w:p w14:paraId="4E25C0A9" w14:textId="79922170" w:rsidR="00F031E4" w:rsidRPr="00EC1FA9" w:rsidRDefault="00811938" w:rsidP="00811938">
      <w:r w:rsidRPr="00EC1FA9">
        <w:fldChar w:fldCharType="begin"/>
      </w:r>
      <w:r w:rsidRPr="00EC1FA9">
        <w:instrText xml:space="preserve"> REF _Ref9949029 \h  \* MERGEFORMAT </w:instrText>
      </w:r>
      <w:r w:rsidRPr="00EC1FA9">
        <w:fldChar w:fldCharType="separate"/>
      </w:r>
      <w:r w:rsidR="00781CA0" w:rsidRPr="00EC1FA9">
        <w:t xml:space="preserve">Figure </w:t>
      </w:r>
      <w:r w:rsidR="00781CA0">
        <w:rPr>
          <w:noProof/>
        </w:rPr>
        <w:t>4</w:t>
      </w:r>
      <w:r w:rsidRPr="00EC1FA9">
        <w:fldChar w:fldCharType="end"/>
      </w:r>
      <w:r w:rsidR="00425892" w:rsidRPr="00EC1FA9">
        <w:t xml:space="preserve"> and </w:t>
      </w:r>
      <w:r w:rsidRPr="00EC1FA9">
        <w:fldChar w:fldCharType="begin"/>
      </w:r>
      <w:r w:rsidRPr="00EC1FA9">
        <w:instrText xml:space="preserve"> REF _Ref9949031 \h  \* MERGEFORMAT </w:instrText>
      </w:r>
      <w:r w:rsidRPr="00EC1FA9">
        <w:fldChar w:fldCharType="separate"/>
      </w:r>
      <w:r w:rsidR="00781CA0" w:rsidRPr="00EC1FA9">
        <w:t xml:space="preserve">Figure </w:t>
      </w:r>
      <w:r w:rsidR="00781CA0">
        <w:rPr>
          <w:noProof/>
        </w:rPr>
        <w:t>5</w:t>
      </w:r>
      <w:r w:rsidRPr="00EC1FA9">
        <w:fldChar w:fldCharType="end"/>
      </w:r>
      <w:r w:rsidR="006C4AEB" w:rsidRPr="00EC1FA9">
        <w:t xml:space="preserve"> present the distribution of</w:t>
      </w:r>
      <w:r w:rsidR="00726708" w:rsidRPr="00EC1FA9">
        <w:t xml:space="preserve"> attributable fraction by</w:t>
      </w:r>
      <w:r w:rsidR="006C4AEB" w:rsidRPr="00EC1FA9">
        <w:t xml:space="preserve"> </w:t>
      </w:r>
      <w:r w:rsidR="005635A8" w:rsidRPr="00EC1FA9">
        <w:t xml:space="preserve">living location and median income group for each state. The majority of states follow a distribution similar to the national level with a few exceptions (e.g. see Arizona, Montana, Rhode Island &amp; Wyoming). </w:t>
      </w:r>
    </w:p>
    <w:p w14:paraId="31B623DA" w14:textId="77777777" w:rsidR="00726708" w:rsidRPr="00EC1FA9" w:rsidRDefault="00726708" w:rsidP="00C303CF">
      <w:pPr>
        <w:rPr>
          <w:i/>
          <w:iCs/>
        </w:rPr>
      </w:pPr>
    </w:p>
    <w:p w14:paraId="3F8F574E" w14:textId="42AE3F10" w:rsidR="003A2AE8" w:rsidRPr="00EC1FA9" w:rsidRDefault="00C303CF" w:rsidP="00C303CF">
      <w:pPr>
        <w:rPr>
          <w:i/>
          <w:iCs/>
        </w:rPr>
      </w:pPr>
      <w:r w:rsidRPr="00EC1FA9">
        <w:rPr>
          <w:i/>
          <w:iCs/>
        </w:rPr>
        <w:t>Comparison with the main paper</w:t>
      </w:r>
    </w:p>
    <w:p w14:paraId="1CDAAF7C" w14:textId="4A04B0D2" w:rsidR="006326C4" w:rsidRPr="00EC1FA9" w:rsidRDefault="00D541A4" w:rsidP="006326C4">
      <w:pPr>
        <w:ind w:left="720"/>
        <w:rPr>
          <w:i/>
          <w:iCs/>
        </w:rPr>
      </w:pPr>
      <w:r w:rsidRPr="00EC1FA9">
        <w:rPr>
          <w:i/>
          <w:iCs/>
        </w:rPr>
        <w:t>Comparing total asthma cases</w:t>
      </w:r>
    </w:p>
    <w:p w14:paraId="26E4DAA5" w14:textId="7F531BEB" w:rsidR="00161D40" w:rsidRPr="00EC1FA9" w:rsidRDefault="00161D40" w:rsidP="00132BA8">
      <w:r w:rsidRPr="00EC1FA9">
        <w:t>Using state-specific asthma incidence rates</w:t>
      </w:r>
      <w:r w:rsidR="00B5140C" w:rsidRPr="00EC1FA9">
        <w:t>,</w:t>
      </w:r>
      <w:r w:rsidRPr="00EC1FA9">
        <w:t xml:space="preserve"> the overall number of cases reduced by </w:t>
      </w:r>
      <w:r w:rsidR="00D541A4" w:rsidRPr="00EC1FA9">
        <w:t xml:space="preserve">an average of </w:t>
      </w:r>
      <w:r w:rsidRPr="00EC1FA9">
        <w:t xml:space="preserve">40,041 </w:t>
      </w:r>
      <w:r w:rsidR="00D541A4" w:rsidRPr="00EC1FA9">
        <w:t xml:space="preserve">(5%) </w:t>
      </w:r>
      <w:r w:rsidRPr="00EC1FA9">
        <w:t xml:space="preserve">cases compared to </w:t>
      </w:r>
      <w:r w:rsidR="009250E9" w:rsidRPr="00EC1FA9">
        <w:t xml:space="preserve">estimates in </w:t>
      </w:r>
      <w:r w:rsidRPr="00EC1FA9">
        <w:t>the main paper</w:t>
      </w:r>
      <w:r w:rsidR="007D65A9" w:rsidRPr="00EC1FA9">
        <w:t xml:space="preserve"> </w:t>
      </w:r>
      <w:r w:rsidR="00B5140C" w:rsidRPr="00EC1FA9">
        <w:t xml:space="preserve">that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D541A4" w:rsidRPr="00EC1FA9">
        <w:t xml:space="preserve">). By living location, the largest reduction was among urban clusters with a decrease </w:t>
      </w:r>
      <w:r w:rsidR="00A76807" w:rsidRPr="00EC1FA9">
        <w:t xml:space="preserve">of </w:t>
      </w:r>
      <w:r w:rsidR="00D541A4" w:rsidRPr="00EC1FA9">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rsidRPr="00EC1FA9">
        <w:t>The state of California had the largest decrease in numbers of total childhood asthma incident cases by 24,442 cases while the state of Texas had the largest increase in numbers by 25,019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xml:space="preserve">). The state of </w:t>
      </w:r>
      <w:r w:rsidR="00132BA8" w:rsidRPr="00EC1FA9">
        <w:lastRenderedPageBreak/>
        <w:t xml:space="preserve">Montana had the largest percent reduction in total childhood asthma incident cases by 64.1% while the state of Texas had the largest percent increase by 33.8%.  </w:t>
      </w:r>
    </w:p>
    <w:p w14:paraId="4253E146" w14:textId="3B865B81" w:rsidR="007D65A9" w:rsidRPr="00EC1FA9" w:rsidRDefault="007D65A9" w:rsidP="007D65A9">
      <w:pPr>
        <w:ind w:left="720"/>
        <w:rPr>
          <w:i/>
          <w:iCs/>
        </w:rPr>
      </w:pPr>
      <w:r w:rsidRPr="00EC1FA9">
        <w:rPr>
          <w:i/>
          <w:iCs/>
        </w:rPr>
        <w:t>Comparing attributable cases</w:t>
      </w:r>
    </w:p>
    <w:p w14:paraId="2C713B88" w14:textId="0CD4C520" w:rsidR="007D65A9" w:rsidRPr="00EC1FA9" w:rsidRDefault="007D65A9" w:rsidP="00811938">
      <w:r w:rsidRPr="00EC1FA9">
        <w:t>The total attributable cases reduced by 9,103 (6.4%) cases when compared to the main paper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Pr="00EC1FA9">
        <w:t>). By living location, urbanized areas had the largest reduction of 8,040 (6.8%) cases while rural areas had the least reduction by 514 (3.6%) cases attributable to NO</w:t>
      </w:r>
      <w:r w:rsidRPr="00EC1FA9">
        <w:rPr>
          <w:vertAlign w:val="subscript"/>
        </w:rPr>
        <w:t>2</w:t>
      </w:r>
      <w:r w:rsidRPr="00EC1FA9">
        <w:t xml:space="preserve"> exposure. By income group, the highest income group also had the largest decrease in attributable cases by 2.994 (8.5%) and the lowest income group had the least decrease by 58 (1%) cases.</w:t>
      </w:r>
      <w:r w:rsidR="00132BA8" w:rsidRPr="00EC1FA9">
        <w:t xml:space="preserve"> The state of California had the largest decrease in</w:t>
      </w:r>
      <w:r w:rsidR="00726708" w:rsidRPr="00EC1FA9">
        <w:t xml:space="preserve"> attributable cases </w:t>
      </w:r>
      <w:r w:rsidR="00132BA8" w:rsidRPr="00EC1FA9">
        <w:t>by 6,190 cases while the state of Texas had the largest increase by 3,615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xml:space="preserve">). </w:t>
      </w:r>
      <w:commentRangeStart w:id="218"/>
      <w:r w:rsidR="00132BA8" w:rsidRPr="00EC1FA9">
        <w:t>The percent change in attributable number of cases across states is similar to the percent change in total childhood asthma incident cases using state-specific asthma incidence rates.</w:t>
      </w:r>
      <w:commentRangeEnd w:id="218"/>
      <w:r w:rsidR="00C4713D">
        <w:rPr>
          <w:rStyle w:val="CommentReference"/>
        </w:rPr>
        <w:commentReference w:id="218"/>
      </w:r>
    </w:p>
    <w:p w14:paraId="7A076FD3" w14:textId="0ABE2461" w:rsidR="007D65A9" w:rsidRPr="00EC1FA9" w:rsidRDefault="007D65A9" w:rsidP="007D65A9">
      <w:pPr>
        <w:ind w:left="720"/>
        <w:rPr>
          <w:i/>
          <w:iCs/>
        </w:rPr>
      </w:pPr>
      <w:r w:rsidRPr="00EC1FA9">
        <w:rPr>
          <w:i/>
          <w:iCs/>
        </w:rPr>
        <w:t>Comparing attributable fractions</w:t>
      </w:r>
    </w:p>
    <w:p w14:paraId="0D07AE7C" w14:textId="387C8BBF" w:rsidR="007D65A9" w:rsidRPr="00EC1FA9" w:rsidRDefault="007D65A9" w:rsidP="00132BA8">
      <w:r w:rsidRPr="00EC1FA9">
        <w:t>The overall</w:t>
      </w:r>
      <w:r w:rsidR="00726708" w:rsidRPr="00EC1FA9">
        <w:t xml:space="preserve"> attributable fraction reduced</w:t>
      </w:r>
      <w:r w:rsidRPr="00EC1FA9">
        <w:t xml:space="preserve"> </w:t>
      </w:r>
      <w:r w:rsidR="006F322F" w:rsidRPr="00EC1FA9">
        <w:t>1.4% with urbanized areas having the largest reduction by 1.7% in terms of living location. In terms of income group</w:t>
      </w:r>
      <w:r w:rsidR="00A76807" w:rsidRPr="00EC1FA9">
        <w:t>,</w:t>
      </w:r>
      <w:r w:rsidR="006F322F" w:rsidRPr="00EC1FA9">
        <w:t xml:space="preserve"> the largest reduction was 1.8% for </w:t>
      </w:r>
      <w:r w:rsidR="009250E9" w:rsidRPr="00EC1FA9">
        <w:t>both $</w:t>
      </w:r>
      <w:r w:rsidR="006F322F" w:rsidRPr="00EC1FA9">
        <w:t>50,000 to &lt;$75,000 and ≥$75,000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 specific asthma incidence rates.</w:t>
      </w:r>
    </w:p>
    <w:p w14:paraId="15FA4256" w14:textId="77777777" w:rsidR="005635A8" w:rsidRPr="00EC1FA9" w:rsidRDefault="005635A8" w:rsidP="005635A8"/>
    <w:p w14:paraId="02D997F5" w14:textId="76777711" w:rsidR="00590FD7" w:rsidRDefault="00590FD7" w:rsidP="00590FD7">
      <w:pPr>
        <w:rPr>
          <w:ins w:id="219" w:author="Khreis, Haneen" w:date="2019-06-12T15:55:00Z"/>
          <w:b/>
          <w:bCs/>
        </w:rPr>
      </w:pPr>
      <w:r w:rsidRPr="00EC1FA9">
        <w:rPr>
          <w:b/>
          <w:bCs/>
        </w:rPr>
        <w:t>Discussion (bullet points)</w:t>
      </w:r>
    </w:p>
    <w:p w14:paraId="601FAD27" w14:textId="753D6810" w:rsidR="00713E8A" w:rsidRPr="00EC1FA9" w:rsidRDefault="00713E8A" w:rsidP="00590FD7">
      <w:pPr>
        <w:rPr>
          <w:b/>
          <w:bCs/>
        </w:rPr>
      </w:pPr>
      <w:ins w:id="220" w:author="Khreis, Haneen" w:date="2019-06-12T15:55:00Z">
        <w:r>
          <w:rPr>
            <w:b/>
            <w:bCs/>
          </w:rPr>
          <w:t>Haneen to add 2000 words</w:t>
        </w:r>
      </w:ins>
    </w:p>
    <w:p w14:paraId="578ACCA4" w14:textId="7CC423B9" w:rsidR="00590FD7" w:rsidRPr="00EC1FA9" w:rsidRDefault="00EC7CC3" w:rsidP="00EC7CC3">
      <w:pPr>
        <w:pStyle w:val="ListParagraph"/>
        <w:numPr>
          <w:ilvl w:val="0"/>
          <w:numId w:val="1"/>
        </w:numPr>
      </w:pPr>
      <w:r w:rsidRPr="00EC1FA9">
        <w:t>Using state specific asthma incidence rates did not change the results much (within the range of the sensitivity analysis from the main paper)</w:t>
      </w:r>
    </w:p>
    <w:p w14:paraId="0B9B640D" w14:textId="454AD48E" w:rsidR="00873FC2" w:rsidRPr="00EC1FA9" w:rsidRDefault="00873FC2" w:rsidP="00811938">
      <w:pPr>
        <w:pStyle w:val="ListParagraph"/>
        <w:numPr>
          <w:ilvl w:val="0"/>
          <w:numId w:val="1"/>
        </w:numPr>
      </w:pPr>
      <w:r w:rsidRPr="00EC1FA9">
        <w:t xml:space="preserve">The state specific total number of asthma cases and attributable cases changed when applying state specific </w:t>
      </w:r>
      <w:r w:rsidR="006326C4" w:rsidRPr="00EC1FA9">
        <w:t>incidence</w:t>
      </w:r>
      <w:r w:rsidR="00726708" w:rsidRPr="00EC1FA9">
        <w:t xml:space="preserve"> rates</w:t>
      </w:r>
    </w:p>
    <w:p w14:paraId="7D051B36" w14:textId="0D65BBE1" w:rsidR="00EC7CC3" w:rsidRPr="00EC1FA9" w:rsidRDefault="00EC7CC3" w:rsidP="00726708">
      <w:pPr>
        <w:pStyle w:val="ListParagraph"/>
        <w:numPr>
          <w:ilvl w:val="0"/>
          <w:numId w:val="1"/>
        </w:numPr>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1A8D6B1" w:rsidR="00873FC2" w:rsidRPr="00EC1FA9" w:rsidRDefault="001351CC" w:rsidP="00873FC2">
      <w:pPr>
        <w:pStyle w:val="ListParagraph"/>
        <w:numPr>
          <w:ilvl w:val="0"/>
          <w:numId w:val="1"/>
        </w:numPr>
      </w:pPr>
      <w:r w:rsidRPr="00EC1FA9">
        <w:t xml:space="preserve">The percentage of all asthma cases has </w:t>
      </w:r>
      <w:commentRangeStart w:id="221"/>
      <w:r w:rsidRPr="00EC1FA9">
        <w:t xml:space="preserve">a J shaped </w:t>
      </w:r>
      <w:commentRangeEnd w:id="221"/>
      <w:r w:rsidR="00997808">
        <w:rPr>
          <w:rStyle w:val="CommentReference"/>
        </w:rPr>
        <w:commentReference w:id="221"/>
      </w:r>
      <w:r w:rsidRPr="00EC1FA9">
        <w:t>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265584">
      <w:pPr>
        <w:pStyle w:val="ListParagraph"/>
        <w:numPr>
          <w:ilvl w:val="0"/>
          <w:numId w:val="1"/>
        </w:numPr>
      </w:pPr>
      <w:r w:rsidRPr="00EC1FA9">
        <w:t xml:space="preserve">Explore why the </w:t>
      </w:r>
      <w:r w:rsidR="005635A8" w:rsidRPr="00EC1FA9">
        <w:t>U</w:t>
      </w:r>
      <w:r w:rsidR="00265584" w:rsidRPr="00EC1FA9">
        <w:t xml:space="preserve"> </w:t>
      </w:r>
      <w:commentRangeStart w:id="222"/>
      <w:r w:rsidR="00265584" w:rsidRPr="00EC1FA9">
        <w:t xml:space="preserve">shaped </w:t>
      </w:r>
      <w:commentRangeEnd w:id="222"/>
      <w:r w:rsidR="00750337">
        <w:rPr>
          <w:rStyle w:val="CommentReference"/>
        </w:rPr>
        <w:commentReference w:id="222"/>
      </w:r>
      <w:r w:rsidR="00265584" w:rsidRPr="00EC1FA9">
        <w:t>distribution is shown among</w:t>
      </w:r>
      <w:r w:rsidR="00726708" w:rsidRPr="00EC1FA9">
        <w:t xml:space="preserve"> attributable fraction for</w:t>
      </w:r>
      <w:r w:rsidR="00265584" w:rsidRPr="00EC1FA9">
        <w:t xml:space="preserve"> income groups.</w:t>
      </w:r>
    </w:p>
    <w:p w14:paraId="1CB79942" w14:textId="08AB8F89" w:rsidR="00265584" w:rsidRPr="00EC1FA9" w:rsidRDefault="00D26033" w:rsidP="00E86628">
      <w:ins w:id="223" w:author="Khreis, Haneen" w:date="2019-06-12T15:56:00Z">
        <w:r>
          <w:rPr>
            <w:b/>
            <w:bCs/>
          </w:rPr>
          <w:t>Conclusions</w:t>
        </w:r>
      </w:ins>
      <w:ins w:id="224" w:author="Khreis, Haneen" w:date="2019-06-12T15:55:00Z">
        <w:r w:rsidR="00713E8A" w:rsidRPr="00EC1FA9">
          <w:rPr>
            <w:b/>
            <w:bCs/>
          </w:rPr>
          <w:t xml:space="preserve"> </w:t>
        </w:r>
      </w:ins>
      <w:r w:rsidR="004E4D3F" w:rsidRPr="00EC1FA9">
        <w:br w:type="page"/>
      </w:r>
    </w:p>
    <w:p w14:paraId="4290E99B" w14:textId="78BFB443" w:rsidR="00265584" w:rsidRPr="00EC1FA9" w:rsidRDefault="00265584" w:rsidP="00265584">
      <w:pPr>
        <w:rPr>
          <w:b/>
          <w:bCs/>
          <w:i/>
          <w:iCs/>
          <w:u w:val="single"/>
        </w:rPr>
      </w:pPr>
      <w:r w:rsidRPr="00EC1FA9">
        <w:rPr>
          <w:b/>
          <w:bCs/>
          <w:i/>
          <w:iCs/>
          <w:u w:val="single"/>
        </w:rPr>
        <w:lastRenderedPageBreak/>
        <w:t>Tables</w:t>
      </w:r>
    </w:p>
    <w:p w14:paraId="7DF4D861" w14:textId="0F944220" w:rsidR="004E472A" w:rsidRPr="00EC1FA9" w:rsidRDefault="004E472A" w:rsidP="004E472A">
      <w:pPr>
        <w:pStyle w:val="Caption"/>
        <w:keepNext/>
      </w:pPr>
      <w:bookmarkStart w:id="225" w:name="_Ref9331011"/>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1</w:t>
      </w:r>
      <w:r w:rsidR="003A36B2">
        <w:rPr>
          <w:noProof/>
        </w:rPr>
        <w:fldChar w:fldCharType="end"/>
      </w:r>
      <w:bookmarkEnd w:id="225"/>
      <w:r w:rsidRPr="00EC1FA9">
        <w:t>: Census data description, year 2010</w:t>
      </w:r>
    </w:p>
    <w:tbl>
      <w:tblPr>
        <w:tblStyle w:val="TableGrid"/>
        <w:tblW w:w="5000" w:type="pct"/>
        <w:tblLook w:val="04A0" w:firstRow="1" w:lastRow="0" w:firstColumn="1" w:lastColumn="0" w:noHBand="0" w:noVBand="1"/>
      </w:tblPr>
      <w:tblGrid>
        <w:gridCol w:w="2025"/>
        <w:gridCol w:w="4926"/>
        <w:gridCol w:w="2399"/>
      </w:tblGrid>
      <w:tr w:rsidR="004E472A" w:rsidRPr="00EC1FA9" w14:paraId="040711D3"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Pr="00EC1FA9" w:rsidRDefault="004E472A" w:rsidP="008B23FD">
            <w:pPr>
              <w:rPr>
                <w:b/>
                <w:bCs/>
              </w:rPr>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Pr="00EC1FA9" w:rsidRDefault="004E472A" w:rsidP="008B23FD">
            <w:pPr>
              <w:rPr>
                <w:b/>
                <w:bCs/>
              </w:rPr>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Pr="00EC1FA9" w:rsidRDefault="004E472A" w:rsidP="008B23FD">
            <w:pPr>
              <w:jc w:val="right"/>
              <w:rPr>
                <w:rFonts w:ascii="Calibri" w:hAnsi="Calibri" w:cs="Calibri"/>
                <w:color w:val="000000"/>
              </w:rPr>
            </w:pPr>
            <w:r w:rsidRPr="00EC1FA9">
              <w:rPr>
                <w:rFonts w:ascii="Calibri" w:hAnsi="Calibri" w:cs="Calibri"/>
                <w:color w:val="000000"/>
              </w:rPr>
              <w:t>6,182,882</w:t>
            </w:r>
          </w:p>
        </w:tc>
      </w:tr>
      <w:tr w:rsidR="004E472A" w:rsidRPr="00EC1FA9" w14:paraId="55E4BC0E"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15DFB234" w:rsidR="004E472A" w:rsidRPr="00EC1FA9" w:rsidRDefault="004E472A" w:rsidP="00FA345C">
            <w:pPr>
              <w:rPr>
                <w:b/>
                <w:bCs/>
              </w:rPr>
              <w:pPrChange w:id="226" w:author="Alotaibi, Raed" w:date="2019-06-17T11:43:00Z">
                <w:pPr/>
              </w:pPrChange>
            </w:pPr>
            <w:r w:rsidRPr="00EC1FA9">
              <w:rPr>
                <w:b/>
                <w:bCs/>
              </w:rPr>
              <w:t xml:space="preserve">Total census-designated urban </w:t>
            </w:r>
            <w:commentRangeStart w:id="227"/>
            <w:r w:rsidRPr="00EC1FA9">
              <w:rPr>
                <w:b/>
                <w:bCs/>
              </w:rPr>
              <w:t>areas</w:t>
            </w:r>
            <w:commentRangeEnd w:id="227"/>
            <w:r w:rsidR="004F275C">
              <w:rPr>
                <w:rStyle w:val="CommentReference"/>
              </w:rPr>
              <w:commentReference w:id="227"/>
            </w:r>
          </w:p>
        </w:tc>
        <w:tc>
          <w:tcPr>
            <w:tcW w:w="1283" w:type="pct"/>
            <w:tcBorders>
              <w:top w:val="single" w:sz="4" w:space="0" w:color="auto"/>
              <w:left w:val="single" w:sz="4" w:space="0" w:color="auto"/>
              <w:bottom w:val="single" w:sz="4" w:space="0" w:color="auto"/>
              <w:right w:val="single" w:sz="4" w:space="0" w:color="auto"/>
            </w:tcBorders>
            <w:hideMark/>
          </w:tcPr>
          <w:p w14:paraId="1F17249F" w14:textId="77777777" w:rsidR="004E472A" w:rsidRPr="00EC1FA9" w:rsidRDefault="004E472A" w:rsidP="008B23FD">
            <w:pPr>
              <w:jc w:val="right"/>
              <w:rPr>
                <w:rFonts w:ascii="Calibri" w:hAnsi="Calibri" w:cs="Calibri"/>
                <w:color w:val="000000"/>
              </w:rPr>
            </w:pPr>
            <w:r w:rsidRPr="00EC1FA9">
              <w:rPr>
                <w:rFonts w:ascii="Calibri" w:hAnsi="Calibri" w:cs="Calibri"/>
                <w:color w:val="000000"/>
              </w:rPr>
              <w:t>3,590,278</w:t>
            </w:r>
          </w:p>
        </w:tc>
      </w:tr>
      <w:tr w:rsidR="004E472A" w:rsidRPr="00EC1FA9" w14:paraId="4FBD121E"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Pr="00EC1FA9" w:rsidRDefault="004E472A" w:rsidP="008B23FD">
            <w:pPr>
              <w:rPr>
                <w:b/>
                <w:bCs/>
              </w:rPr>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Pr="00EC1FA9" w:rsidRDefault="004E472A" w:rsidP="008B23FD">
            <w:pPr>
              <w:rPr>
                <w:b/>
                <w:bCs/>
              </w:rPr>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Pr="00EC1FA9" w:rsidRDefault="004E472A" w:rsidP="008B23FD">
            <w:pPr>
              <w:jc w:val="right"/>
            </w:pPr>
            <w:r w:rsidRPr="00EC1FA9">
              <w:t>306,675,006</w:t>
            </w:r>
          </w:p>
        </w:tc>
      </w:tr>
      <w:tr w:rsidR="004E472A" w:rsidRPr="00EC1FA9" w14:paraId="5FF2093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Pr="00EC1FA9" w:rsidRDefault="004E472A" w:rsidP="008B23FD">
            <w:pPr>
              <w:rPr>
                <w:b/>
                <w:bCs/>
              </w:rPr>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Pr="00EC1FA9" w:rsidRDefault="004E472A" w:rsidP="008B23FD">
            <w:pPr>
              <w:jc w:val="right"/>
            </w:pPr>
            <w:r w:rsidRPr="00EC1FA9">
              <w:rPr>
                <w:rFonts w:ascii="Calibri" w:hAnsi="Calibri" w:cs="Calibri"/>
                <w:color w:val="000000"/>
              </w:rPr>
              <w:t>73,690,271 (24%)</w:t>
            </w:r>
          </w:p>
        </w:tc>
      </w:tr>
      <w:tr w:rsidR="004E472A" w:rsidRPr="00EC1FA9" w14:paraId="42672BE9"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Pr="00EC1FA9" w:rsidRDefault="004E472A" w:rsidP="008B23FD">
            <w:pPr>
              <w:rPr>
                <w:b/>
                <w:bCs/>
              </w:rPr>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Pr="00EC1FA9" w:rsidRDefault="004E472A" w:rsidP="008B23FD">
            <w:pPr>
              <w:jc w:val="right"/>
            </w:pPr>
            <w:r w:rsidRPr="00EC1FA9">
              <w:t>12 (</w:t>
            </w:r>
            <w:commentRangeStart w:id="228"/>
            <w:commentRangeStart w:id="229"/>
            <w:r w:rsidRPr="00EC1FA9">
              <w:t>0-</w:t>
            </w:r>
            <w:commentRangeEnd w:id="228"/>
            <w:r w:rsidR="00395536">
              <w:rPr>
                <w:rStyle w:val="CommentReference"/>
              </w:rPr>
              <w:commentReference w:id="228"/>
            </w:r>
            <w:commentRangeEnd w:id="229"/>
            <w:r w:rsidR="00FA345C">
              <w:rPr>
                <w:rStyle w:val="CommentReference"/>
              </w:rPr>
              <w:commentReference w:id="229"/>
            </w:r>
            <w:r w:rsidRPr="00EC1FA9">
              <w:t>2214)</w:t>
            </w:r>
          </w:p>
        </w:tc>
      </w:tr>
      <w:tr w:rsidR="004E472A" w:rsidRPr="00EC1FA9" w14:paraId="5E0C51E8"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Pr="00EC1FA9" w:rsidRDefault="004E472A" w:rsidP="008B23FD">
            <w:pPr>
              <w:rPr>
                <w:b/>
                <w:bCs/>
              </w:rPr>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Pr="00EC1FA9" w:rsidRDefault="004E472A" w:rsidP="008B23FD">
            <w:pPr>
              <w:rPr>
                <w:b/>
                <w:bCs/>
              </w:rPr>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Pr="00EC1FA9" w:rsidRDefault="004E472A" w:rsidP="008B23FD">
            <w:pPr>
              <w:jc w:val="right"/>
              <w:rPr>
                <w:b/>
                <w:bCs/>
              </w:rPr>
            </w:pPr>
            <w:r w:rsidRPr="00EC1FA9">
              <w:rPr>
                <w:rFonts w:ascii="Calibri" w:hAnsi="Calibri" w:cs="Calibri"/>
                <w:color w:val="000000"/>
              </w:rPr>
              <w:t>13,763,183 (19%)</w:t>
            </w:r>
          </w:p>
        </w:tc>
      </w:tr>
      <w:tr w:rsidR="004E472A" w:rsidRPr="00EC1FA9" w14:paraId="61F62DA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Pr="00EC1FA9" w:rsidRDefault="004E472A" w:rsidP="008B23FD">
            <w:pPr>
              <w:rPr>
                <w:b/>
                <w:bCs/>
              </w:rPr>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Pr="00EC1FA9" w:rsidRDefault="004E472A" w:rsidP="008B23FD">
            <w:pPr>
              <w:jc w:val="right"/>
              <w:rPr>
                <w:b/>
                <w:bCs/>
              </w:rPr>
            </w:pPr>
            <w:r w:rsidRPr="00EC1FA9">
              <w:rPr>
                <w:rFonts w:ascii="Calibri" w:hAnsi="Calibri" w:cs="Calibri"/>
                <w:color w:val="000000"/>
              </w:rPr>
              <w:t>6,994,464 (9%)</w:t>
            </w:r>
          </w:p>
        </w:tc>
      </w:tr>
      <w:tr w:rsidR="004E472A" w:rsidRPr="00EC1FA9" w14:paraId="2ECD1FF4"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Pr="00EC1FA9" w:rsidRDefault="004E472A" w:rsidP="008B23FD">
            <w:pPr>
              <w:rPr>
                <w:b/>
                <w:bCs/>
              </w:rPr>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Pr="00EC1FA9" w:rsidRDefault="004E472A" w:rsidP="008B23FD">
            <w:pPr>
              <w:jc w:val="right"/>
              <w:rPr>
                <w:b/>
                <w:bCs/>
              </w:rPr>
            </w:pPr>
            <w:r w:rsidRPr="00EC1FA9">
              <w:rPr>
                <w:rFonts w:ascii="Calibri" w:hAnsi="Calibri" w:cs="Calibri"/>
                <w:color w:val="000000"/>
              </w:rPr>
              <w:t>52,932,624 (72%)</w:t>
            </w:r>
          </w:p>
        </w:tc>
      </w:tr>
      <w:tr w:rsidR="004E472A" w:rsidRPr="00EC1FA9" w14:paraId="5B3973B4"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Pr="00EC1FA9" w:rsidRDefault="004E472A" w:rsidP="008B23FD">
            <w:pPr>
              <w:rPr>
                <w:b/>
                <w:bCs/>
              </w:rPr>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Pr="00EC1FA9" w:rsidRDefault="004E472A" w:rsidP="008B23FD">
            <w:pPr>
              <w:rPr>
                <w:b/>
                <w:bCs/>
              </w:rPr>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Pr="00EC1FA9" w:rsidRDefault="004E472A" w:rsidP="008B23FD">
            <w:pPr>
              <w:jc w:val="right"/>
              <w:rPr>
                <w:b/>
                <w:bCs/>
              </w:rPr>
            </w:pPr>
            <w:r w:rsidRPr="00EC1FA9">
              <w:rPr>
                <w:rFonts w:ascii="Calibri" w:hAnsi="Calibri" w:cs="Calibri"/>
                <w:color w:val="000000"/>
              </w:rPr>
              <w:t>2,614,804 (4%)</w:t>
            </w:r>
          </w:p>
        </w:tc>
      </w:tr>
      <w:tr w:rsidR="004E472A" w:rsidRPr="00EC1FA9" w14:paraId="5F0477F3"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Pr="00EC1FA9" w:rsidRDefault="004E472A" w:rsidP="008B23FD">
            <w:pPr>
              <w:rPr>
                <w:b/>
                <w:bCs/>
              </w:rPr>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Pr="00EC1FA9" w:rsidRDefault="004E472A" w:rsidP="008B23FD">
            <w:pPr>
              <w:jc w:val="right"/>
              <w:rPr>
                <w:b/>
                <w:bCs/>
              </w:rPr>
            </w:pPr>
            <w:r w:rsidRPr="00EC1FA9">
              <w:rPr>
                <w:rFonts w:ascii="Calibri" w:hAnsi="Calibri" w:cs="Calibri"/>
                <w:color w:val="000000"/>
              </w:rPr>
              <w:t>12,770,843 (17%)</w:t>
            </w:r>
          </w:p>
        </w:tc>
      </w:tr>
      <w:tr w:rsidR="004E472A" w:rsidRPr="00EC1FA9" w14:paraId="5A94B9D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Pr="00EC1FA9" w:rsidRDefault="004E472A" w:rsidP="008B23FD">
            <w:pPr>
              <w:rPr>
                <w:b/>
                <w:bCs/>
              </w:rPr>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Pr="00EC1FA9" w:rsidRDefault="004E472A" w:rsidP="008B23FD">
            <w:pPr>
              <w:jc w:val="right"/>
              <w:rPr>
                <w:b/>
                <w:bCs/>
              </w:rPr>
            </w:pPr>
            <w:r w:rsidRPr="00EC1FA9">
              <w:rPr>
                <w:rFonts w:ascii="Calibri" w:hAnsi="Calibri" w:cs="Calibri"/>
                <w:color w:val="000000"/>
              </w:rPr>
              <w:t>18,573,954 (25%)</w:t>
            </w:r>
          </w:p>
        </w:tc>
      </w:tr>
      <w:tr w:rsidR="004E472A" w:rsidRPr="00EC1FA9" w14:paraId="2EAF5EB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Pr="00EC1FA9" w:rsidRDefault="004E472A" w:rsidP="008B23FD">
            <w:pPr>
              <w:rPr>
                <w:b/>
                <w:bCs/>
              </w:rPr>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Pr="00EC1FA9" w:rsidRDefault="004E472A" w:rsidP="008B23FD">
            <w:pPr>
              <w:jc w:val="right"/>
              <w:rPr>
                <w:b/>
                <w:bCs/>
              </w:rPr>
            </w:pPr>
            <w:r w:rsidRPr="00EC1FA9">
              <w:rPr>
                <w:rFonts w:ascii="Calibri" w:hAnsi="Calibri" w:cs="Calibri"/>
                <w:color w:val="000000"/>
              </w:rPr>
              <w:t>21,953,876 (30%)</w:t>
            </w:r>
          </w:p>
        </w:tc>
      </w:tr>
      <w:tr w:rsidR="004E472A" w:rsidRPr="00EC1FA9" w14:paraId="6C889DF0"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Pr="00EC1FA9" w:rsidRDefault="004E472A" w:rsidP="008B23FD">
            <w:pPr>
              <w:rPr>
                <w:b/>
                <w:bCs/>
              </w:rPr>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Pr="00EC1FA9" w:rsidRDefault="004E472A" w:rsidP="008B23FD">
            <w:pPr>
              <w:jc w:val="right"/>
              <w:rPr>
                <w:b/>
                <w:bCs/>
              </w:rPr>
            </w:pPr>
            <w:r w:rsidRPr="00EC1FA9">
              <w:rPr>
                <w:rFonts w:ascii="Calibri" w:hAnsi="Calibri" w:cs="Calibri"/>
                <w:color w:val="000000"/>
              </w:rPr>
              <w:t>17,763,239 (24%)</w:t>
            </w:r>
          </w:p>
        </w:tc>
      </w:tr>
    </w:tbl>
    <w:p w14:paraId="501FEDBB" w14:textId="77777777" w:rsidR="004E472A" w:rsidRPr="00EC1FA9" w:rsidRDefault="004E472A" w:rsidP="004E472A">
      <w:pPr>
        <w:rPr>
          <w:b/>
          <w:bCs/>
        </w:rPr>
      </w:pPr>
    </w:p>
    <w:p w14:paraId="1DC5DA3A" w14:textId="4969C8BC" w:rsidR="004E4D3F" w:rsidRPr="00EC1FA9" w:rsidRDefault="004E4D3F" w:rsidP="004E4D3F">
      <w:pPr>
        <w:pStyle w:val="Caption"/>
        <w:keepNext/>
      </w:pPr>
      <w:bookmarkStart w:id="230" w:name="_Ref9945253"/>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2</w:t>
      </w:r>
      <w:r w:rsidR="003A36B2">
        <w:rPr>
          <w:noProof/>
        </w:rPr>
        <w:fldChar w:fldCharType="end"/>
      </w:r>
      <w:bookmarkEnd w:id="230"/>
      <w:r w:rsidRPr="00EC1FA9">
        <w:t xml:space="preserve">: </w:t>
      </w:r>
      <w:commentRangeStart w:id="231"/>
      <w:r w:rsidRPr="00EC1FA9">
        <w:t>NO</w:t>
      </w:r>
      <w:r w:rsidRPr="00EC1FA9">
        <w:rPr>
          <w:vertAlign w:val="subscript"/>
        </w:rPr>
        <w:t>2</w:t>
      </w:r>
      <w:r w:rsidRPr="00EC1FA9">
        <w:t xml:space="preserve"> </w:t>
      </w:r>
      <w:commentRangeEnd w:id="231"/>
      <w:r w:rsidR="0067108B">
        <w:rPr>
          <w:rStyle w:val="CommentReference"/>
          <w:i w:val="0"/>
          <w:iCs w:val="0"/>
          <w:color w:val="auto"/>
        </w:rPr>
        <w:commentReference w:id="231"/>
      </w:r>
      <w:r w:rsidRPr="00EC1FA9">
        <w:t>concentration</w:t>
      </w:r>
      <w:ins w:id="232" w:author="Alotaibi, Raed" w:date="2019-06-17T11:45:00Z">
        <w:r w:rsidR="00D070F1">
          <w:t xml:space="preserve"> (ug/m</w:t>
        </w:r>
        <w:r w:rsidR="00D070F1" w:rsidRPr="00D070F1">
          <w:rPr>
            <w:vertAlign w:val="superscript"/>
            <w:rPrChange w:id="233" w:author="Alotaibi, Raed" w:date="2019-06-17T11:45:00Z">
              <w:rPr/>
            </w:rPrChange>
          </w:rPr>
          <w:t>3</w:t>
        </w:r>
        <w:r w:rsidR="00D070F1">
          <w:t>)</w:t>
        </w:r>
      </w:ins>
      <w:r w:rsidRPr="00EC1FA9">
        <w:t xml:space="preserve">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EC1FA9" w14:paraId="242401F4" w14:textId="77777777" w:rsidTr="00376EFA">
        <w:trPr>
          <w:trHeight w:val="118"/>
        </w:trPr>
        <w:tc>
          <w:tcPr>
            <w:tcW w:w="1104" w:type="pct"/>
            <w:shd w:val="clear" w:color="auto" w:fill="auto"/>
            <w:vAlign w:val="center"/>
            <w:hideMark/>
          </w:tcPr>
          <w:p w14:paraId="4A51A887" w14:textId="77777777" w:rsidR="004E4D3F" w:rsidRPr="00EC1FA9" w:rsidRDefault="004E4D3F" w:rsidP="00376EFA">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EC1FA9" w:rsidRDefault="004E4D3F" w:rsidP="00376EFA">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Mean</w:t>
            </w:r>
          </w:p>
        </w:tc>
        <w:tc>
          <w:tcPr>
            <w:tcW w:w="337" w:type="pct"/>
            <w:shd w:val="clear" w:color="auto" w:fill="auto"/>
            <w:vAlign w:val="center"/>
            <w:hideMark/>
          </w:tcPr>
          <w:p w14:paraId="4451BD0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Min</w:t>
            </w:r>
          </w:p>
        </w:tc>
        <w:tc>
          <w:tcPr>
            <w:tcW w:w="406" w:type="pct"/>
            <w:shd w:val="clear" w:color="auto" w:fill="auto"/>
            <w:vAlign w:val="center"/>
            <w:hideMark/>
          </w:tcPr>
          <w:p w14:paraId="0ECC738F"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25%</w:t>
            </w:r>
          </w:p>
        </w:tc>
        <w:tc>
          <w:tcPr>
            <w:tcW w:w="506" w:type="pct"/>
            <w:shd w:val="clear" w:color="auto" w:fill="auto"/>
            <w:vAlign w:val="center"/>
            <w:hideMark/>
          </w:tcPr>
          <w:p w14:paraId="5479DE2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Median</w:t>
            </w:r>
          </w:p>
        </w:tc>
        <w:tc>
          <w:tcPr>
            <w:tcW w:w="335" w:type="pct"/>
            <w:shd w:val="clear" w:color="auto" w:fill="auto"/>
            <w:vAlign w:val="center"/>
            <w:hideMark/>
          </w:tcPr>
          <w:p w14:paraId="624CA0F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75%</w:t>
            </w:r>
          </w:p>
        </w:tc>
        <w:tc>
          <w:tcPr>
            <w:tcW w:w="339" w:type="pct"/>
            <w:shd w:val="clear" w:color="auto" w:fill="auto"/>
            <w:vAlign w:val="center"/>
            <w:hideMark/>
          </w:tcPr>
          <w:p w14:paraId="30C8D87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Max</w:t>
            </w:r>
          </w:p>
        </w:tc>
      </w:tr>
      <w:tr w:rsidR="004E4D3F" w:rsidRPr="00EC1FA9" w14:paraId="600F2C1D" w14:textId="77777777" w:rsidTr="00376EFA">
        <w:trPr>
          <w:trHeight w:val="118"/>
        </w:trPr>
        <w:tc>
          <w:tcPr>
            <w:tcW w:w="1104" w:type="pct"/>
            <w:shd w:val="clear" w:color="auto" w:fill="auto"/>
            <w:vAlign w:val="center"/>
            <w:hideMark/>
          </w:tcPr>
          <w:p w14:paraId="146BA92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Total</w:t>
            </w:r>
          </w:p>
        </w:tc>
        <w:tc>
          <w:tcPr>
            <w:tcW w:w="1444" w:type="pct"/>
            <w:shd w:val="clear" w:color="auto" w:fill="auto"/>
            <w:vAlign w:val="center"/>
            <w:hideMark/>
          </w:tcPr>
          <w:p w14:paraId="01445FBD" w14:textId="77777777" w:rsidR="004E4D3F" w:rsidRPr="00EC1FA9" w:rsidRDefault="004E4D3F" w:rsidP="00376EFA">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66C656E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61FFFA2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w:t>
            </w:r>
          </w:p>
        </w:tc>
        <w:tc>
          <w:tcPr>
            <w:tcW w:w="506" w:type="pct"/>
            <w:shd w:val="clear" w:color="auto" w:fill="auto"/>
            <w:vAlign w:val="center"/>
            <w:hideMark/>
          </w:tcPr>
          <w:p w14:paraId="342BE8F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11.4</w:t>
            </w:r>
          </w:p>
        </w:tc>
        <w:tc>
          <w:tcPr>
            <w:tcW w:w="335" w:type="pct"/>
            <w:shd w:val="clear" w:color="auto" w:fill="auto"/>
            <w:vAlign w:val="center"/>
            <w:hideMark/>
          </w:tcPr>
          <w:p w14:paraId="1395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339" w:type="pct"/>
            <w:shd w:val="clear" w:color="auto" w:fill="auto"/>
            <w:vAlign w:val="center"/>
            <w:hideMark/>
          </w:tcPr>
          <w:p w14:paraId="72A5DC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182DB78F" w14:textId="77777777" w:rsidTr="00376EFA">
        <w:trPr>
          <w:trHeight w:val="118"/>
        </w:trPr>
        <w:tc>
          <w:tcPr>
            <w:tcW w:w="1104" w:type="pct"/>
            <w:vMerge w:val="restart"/>
            <w:shd w:val="clear" w:color="auto" w:fill="auto"/>
            <w:vAlign w:val="center"/>
            <w:hideMark/>
          </w:tcPr>
          <w:p w14:paraId="411C43F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7467C54C"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Rural</w:t>
            </w:r>
          </w:p>
        </w:tc>
        <w:tc>
          <w:tcPr>
            <w:tcW w:w="529" w:type="pct"/>
            <w:shd w:val="clear" w:color="auto" w:fill="auto"/>
            <w:vAlign w:val="center"/>
            <w:hideMark/>
          </w:tcPr>
          <w:p w14:paraId="4C08F6C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w:t>
            </w:r>
          </w:p>
        </w:tc>
        <w:tc>
          <w:tcPr>
            <w:tcW w:w="337" w:type="pct"/>
            <w:shd w:val="clear" w:color="auto" w:fill="auto"/>
            <w:vAlign w:val="center"/>
            <w:hideMark/>
          </w:tcPr>
          <w:p w14:paraId="0EEF5DF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0FF3F53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6.0</w:t>
            </w:r>
          </w:p>
        </w:tc>
        <w:tc>
          <w:tcPr>
            <w:tcW w:w="506" w:type="pct"/>
            <w:shd w:val="clear" w:color="auto" w:fill="auto"/>
            <w:vAlign w:val="center"/>
            <w:hideMark/>
          </w:tcPr>
          <w:p w14:paraId="1D1312D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w:t>
            </w:r>
          </w:p>
        </w:tc>
        <w:tc>
          <w:tcPr>
            <w:tcW w:w="335" w:type="pct"/>
            <w:shd w:val="clear" w:color="auto" w:fill="auto"/>
            <w:vAlign w:val="center"/>
            <w:hideMark/>
          </w:tcPr>
          <w:p w14:paraId="7FC60C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339" w:type="pct"/>
            <w:shd w:val="clear" w:color="auto" w:fill="auto"/>
            <w:vAlign w:val="center"/>
            <w:hideMark/>
          </w:tcPr>
          <w:p w14:paraId="6BD2FC8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37.7</w:t>
            </w:r>
          </w:p>
        </w:tc>
      </w:tr>
      <w:tr w:rsidR="004E4D3F" w:rsidRPr="00EC1FA9" w14:paraId="7A56B865" w14:textId="77777777" w:rsidTr="00376EFA">
        <w:trPr>
          <w:trHeight w:val="236"/>
        </w:trPr>
        <w:tc>
          <w:tcPr>
            <w:tcW w:w="1104" w:type="pct"/>
            <w:vMerge/>
            <w:vAlign w:val="center"/>
            <w:hideMark/>
          </w:tcPr>
          <w:p w14:paraId="2CE7A29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 cluster</w:t>
            </w:r>
          </w:p>
        </w:tc>
        <w:tc>
          <w:tcPr>
            <w:tcW w:w="529" w:type="pct"/>
            <w:shd w:val="clear" w:color="auto" w:fill="auto"/>
            <w:vAlign w:val="center"/>
            <w:hideMark/>
          </w:tcPr>
          <w:p w14:paraId="3F0BC27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w:t>
            </w:r>
          </w:p>
        </w:tc>
        <w:tc>
          <w:tcPr>
            <w:tcW w:w="337" w:type="pct"/>
            <w:shd w:val="clear" w:color="auto" w:fill="auto"/>
            <w:vAlign w:val="center"/>
            <w:hideMark/>
          </w:tcPr>
          <w:p w14:paraId="413122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14FFDA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9.6</w:t>
            </w:r>
          </w:p>
        </w:tc>
        <w:tc>
          <w:tcPr>
            <w:tcW w:w="506" w:type="pct"/>
            <w:shd w:val="clear" w:color="auto" w:fill="auto"/>
            <w:vAlign w:val="center"/>
            <w:hideMark/>
          </w:tcPr>
          <w:p w14:paraId="367F403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11.9</w:t>
            </w:r>
          </w:p>
        </w:tc>
        <w:tc>
          <w:tcPr>
            <w:tcW w:w="335" w:type="pct"/>
            <w:shd w:val="clear" w:color="auto" w:fill="auto"/>
            <w:vAlign w:val="center"/>
            <w:hideMark/>
          </w:tcPr>
          <w:p w14:paraId="4AD06B8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339" w:type="pct"/>
            <w:shd w:val="clear" w:color="auto" w:fill="auto"/>
            <w:vAlign w:val="center"/>
            <w:hideMark/>
          </w:tcPr>
          <w:p w14:paraId="38BB09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35.6</w:t>
            </w:r>
          </w:p>
        </w:tc>
      </w:tr>
      <w:tr w:rsidR="004E4D3F" w:rsidRPr="00EC1FA9" w14:paraId="1C485734" w14:textId="77777777" w:rsidTr="00376EFA">
        <w:trPr>
          <w:trHeight w:val="236"/>
        </w:trPr>
        <w:tc>
          <w:tcPr>
            <w:tcW w:w="1104" w:type="pct"/>
            <w:vMerge/>
            <w:vAlign w:val="center"/>
            <w:hideMark/>
          </w:tcPr>
          <w:p w14:paraId="6BECECE1"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Urbanized area</w:t>
            </w:r>
          </w:p>
        </w:tc>
        <w:tc>
          <w:tcPr>
            <w:tcW w:w="529" w:type="pct"/>
            <w:shd w:val="clear" w:color="auto" w:fill="auto"/>
            <w:vAlign w:val="center"/>
            <w:hideMark/>
          </w:tcPr>
          <w:p w14:paraId="248C423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18.4</w:t>
            </w:r>
          </w:p>
        </w:tc>
        <w:tc>
          <w:tcPr>
            <w:tcW w:w="337" w:type="pct"/>
            <w:shd w:val="clear" w:color="auto" w:fill="auto"/>
            <w:vAlign w:val="center"/>
            <w:hideMark/>
          </w:tcPr>
          <w:p w14:paraId="33D4541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c>
          <w:tcPr>
            <w:tcW w:w="406" w:type="pct"/>
            <w:shd w:val="clear" w:color="auto" w:fill="auto"/>
            <w:vAlign w:val="center"/>
            <w:hideMark/>
          </w:tcPr>
          <w:p w14:paraId="73AB3E6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w:t>
            </w:r>
          </w:p>
        </w:tc>
        <w:tc>
          <w:tcPr>
            <w:tcW w:w="506" w:type="pct"/>
            <w:shd w:val="clear" w:color="auto" w:fill="auto"/>
            <w:vAlign w:val="center"/>
            <w:hideMark/>
          </w:tcPr>
          <w:p w14:paraId="0B86419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17.0</w:t>
            </w:r>
          </w:p>
        </w:tc>
        <w:tc>
          <w:tcPr>
            <w:tcW w:w="335" w:type="pct"/>
            <w:shd w:val="clear" w:color="auto" w:fill="auto"/>
            <w:vAlign w:val="center"/>
            <w:hideMark/>
          </w:tcPr>
          <w:p w14:paraId="388F635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22.1</w:t>
            </w:r>
          </w:p>
        </w:tc>
        <w:tc>
          <w:tcPr>
            <w:tcW w:w="339" w:type="pct"/>
            <w:shd w:val="clear" w:color="auto" w:fill="auto"/>
            <w:vAlign w:val="center"/>
            <w:hideMark/>
          </w:tcPr>
          <w:p w14:paraId="6FE416B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39BB6E30" w14:textId="77777777" w:rsidTr="00376EFA">
        <w:trPr>
          <w:trHeight w:val="118"/>
        </w:trPr>
        <w:tc>
          <w:tcPr>
            <w:tcW w:w="1104" w:type="pct"/>
            <w:vMerge w:val="restart"/>
            <w:shd w:val="clear" w:color="auto" w:fill="auto"/>
            <w:vAlign w:val="center"/>
            <w:hideMark/>
          </w:tcPr>
          <w:p w14:paraId="1E462EF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0583D79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&lt;$20,000</w:t>
            </w:r>
          </w:p>
        </w:tc>
        <w:tc>
          <w:tcPr>
            <w:tcW w:w="529" w:type="pct"/>
            <w:shd w:val="clear" w:color="auto" w:fill="auto"/>
            <w:vAlign w:val="center"/>
            <w:hideMark/>
          </w:tcPr>
          <w:p w14:paraId="2DF1FE3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337" w:type="pct"/>
            <w:shd w:val="clear" w:color="auto" w:fill="auto"/>
            <w:vAlign w:val="center"/>
            <w:hideMark/>
          </w:tcPr>
          <w:p w14:paraId="37B164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c>
          <w:tcPr>
            <w:tcW w:w="406" w:type="pct"/>
            <w:shd w:val="clear" w:color="auto" w:fill="auto"/>
            <w:vAlign w:val="center"/>
            <w:hideMark/>
          </w:tcPr>
          <w:p w14:paraId="2B7620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506" w:type="pct"/>
            <w:shd w:val="clear" w:color="auto" w:fill="auto"/>
            <w:vAlign w:val="center"/>
            <w:hideMark/>
          </w:tcPr>
          <w:p w14:paraId="6DD1BE1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22760EE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20.1</w:t>
            </w:r>
          </w:p>
        </w:tc>
        <w:tc>
          <w:tcPr>
            <w:tcW w:w="339" w:type="pct"/>
            <w:shd w:val="clear" w:color="auto" w:fill="auto"/>
            <w:vAlign w:val="center"/>
            <w:hideMark/>
          </w:tcPr>
          <w:p w14:paraId="2626CE0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56.8</w:t>
            </w:r>
          </w:p>
        </w:tc>
      </w:tr>
      <w:tr w:rsidR="004E4D3F" w:rsidRPr="00EC1FA9" w14:paraId="32D7B875" w14:textId="77777777" w:rsidTr="00376EFA">
        <w:trPr>
          <w:trHeight w:val="355"/>
        </w:trPr>
        <w:tc>
          <w:tcPr>
            <w:tcW w:w="1104" w:type="pct"/>
            <w:vMerge/>
            <w:vAlign w:val="center"/>
            <w:hideMark/>
          </w:tcPr>
          <w:p w14:paraId="667EFA6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$20,000 to &lt;$35,000</w:t>
            </w:r>
          </w:p>
        </w:tc>
        <w:tc>
          <w:tcPr>
            <w:tcW w:w="529" w:type="pct"/>
            <w:shd w:val="clear" w:color="auto" w:fill="auto"/>
            <w:vAlign w:val="center"/>
            <w:hideMark/>
          </w:tcPr>
          <w:p w14:paraId="4928EAA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41BFE7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7A1A84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w:t>
            </w:r>
          </w:p>
        </w:tc>
        <w:tc>
          <w:tcPr>
            <w:tcW w:w="506" w:type="pct"/>
            <w:shd w:val="clear" w:color="auto" w:fill="auto"/>
            <w:vAlign w:val="center"/>
            <w:hideMark/>
          </w:tcPr>
          <w:p w14:paraId="66623C5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11.7</w:t>
            </w:r>
          </w:p>
        </w:tc>
        <w:tc>
          <w:tcPr>
            <w:tcW w:w="335" w:type="pct"/>
            <w:shd w:val="clear" w:color="auto" w:fill="auto"/>
            <w:vAlign w:val="center"/>
            <w:hideMark/>
          </w:tcPr>
          <w:p w14:paraId="61B1CA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w:t>
            </w:r>
          </w:p>
        </w:tc>
        <w:tc>
          <w:tcPr>
            <w:tcW w:w="339" w:type="pct"/>
            <w:shd w:val="clear" w:color="auto" w:fill="auto"/>
            <w:vAlign w:val="center"/>
            <w:hideMark/>
          </w:tcPr>
          <w:p w14:paraId="7CA3CC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215CC27B" w14:textId="77777777" w:rsidTr="00376EFA">
        <w:trPr>
          <w:trHeight w:val="355"/>
        </w:trPr>
        <w:tc>
          <w:tcPr>
            <w:tcW w:w="1104" w:type="pct"/>
            <w:vMerge/>
            <w:vAlign w:val="center"/>
            <w:hideMark/>
          </w:tcPr>
          <w:p w14:paraId="18CC4117"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$35,000 to &lt;$50,000</w:t>
            </w:r>
          </w:p>
        </w:tc>
        <w:tc>
          <w:tcPr>
            <w:tcW w:w="529" w:type="pct"/>
            <w:shd w:val="clear" w:color="auto" w:fill="auto"/>
            <w:vAlign w:val="center"/>
            <w:hideMark/>
          </w:tcPr>
          <w:p w14:paraId="19AA8E2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337" w:type="pct"/>
            <w:shd w:val="clear" w:color="auto" w:fill="auto"/>
            <w:vAlign w:val="center"/>
            <w:hideMark/>
          </w:tcPr>
          <w:p w14:paraId="3F1B51A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1617EFA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w:t>
            </w:r>
          </w:p>
        </w:tc>
        <w:tc>
          <w:tcPr>
            <w:tcW w:w="506" w:type="pct"/>
            <w:shd w:val="clear" w:color="auto" w:fill="auto"/>
            <w:vAlign w:val="center"/>
            <w:hideMark/>
          </w:tcPr>
          <w:p w14:paraId="2F5087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10.0</w:t>
            </w:r>
          </w:p>
        </w:tc>
        <w:tc>
          <w:tcPr>
            <w:tcW w:w="335" w:type="pct"/>
            <w:shd w:val="clear" w:color="auto" w:fill="auto"/>
            <w:vAlign w:val="center"/>
            <w:hideMark/>
          </w:tcPr>
          <w:p w14:paraId="3F7C18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w:t>
            </w:r>
          </w:p>
        </w:tc>
        <w:tc>
          <w:tcPr>
            <w:tcW w:w="339" w:type="pct"/>
            <w:shd w:val="clear" w:color="auto" w:fill="auto"/>
            <w:vAlign w:val="center"/>
            <w:hideMark/>
          </w:tcPr>
          <w:p w14:paraId="16D5C11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58.0</w:t>
            </w:r>
          </w:p>
        </w:tc>
      </w:tr>
      <w:tr w:rsidR="004E4D3F" w:rsidRPr="00EC1FA9" w14:paraId="455C7A95" w14:textId="77777777" w:rsidTr="00376EFA">
        <w:trPr>
          <w:trHeight w:val="355"/>
        </w:trPr>
        <w:tc>
          <w:tcPr>
            <w:tcW w:w="1104" w:type="pct"/>
            <w:vMerge/>
            <w:vAlign w:val="center"/>
            <w:hideMark/>
          </w:tcPr>
          <w:p w14:paraId="7E9DB495"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$50,000 to &lt;$75,000</w:t>
            </w:r>
          </w:p>
        </w:tc>
        <w:tc>
          <w:tcPr>
            <w:tcW w:w="529" w:type="pct"/>
            <w:shd w:val="clear" w:color="auto" w:fill="auto"/>
            <w:vAlign w:val="center"/>
            <w:hideMark/>
          </w:tcPr>
          <w:p w14:paraId="5920466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337" w:type="pct"/>
            <w:shd w:val="clear" w:color="auto" w:fill="auto"/>
            <w:vAlign w:val="center"/>
            <w:hideMark/>
          </w:tcPr>
          <w:p w14:paraId="463A72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4B47A4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w:t>
            </w:r>
          </w:p>
        </w:tc>
        <w:tc>
          <w:tcPr>
            <w:tcW w:w="506" w:type="pct"/>
            <w:shd w:val="clear" w:color="auto" w:fill="auto"/>
            <w:vAlign w:val="center"/>
            <w:hideMark/>
          </w:tcPr>
          <w:p w14:paraId="167D4E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335" w:type="pct"/>
            <w:shd w:val="clear" w:color="auto" w:fill="auto"/>
            <w:vAlign w:val="center"/>
            <w:hideMark/>
          </w:tcPr>
          <w:p w14:paraId="6043470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15.7</w:t>
            </w:r>
          </w:p>
        </w:tc>
        <w:tc>
          <w:tcPr>
            <w:tcW w:w="339" w:type="pct"/>
            <w:shd w:val="clear" w:color="auto" w:fill="auto"/>
            <w:vAlign w:val="center"/>
            <w:hideMark/>
          </w:tcPr>
          <w:p w14:paraId="100906F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55.7</w:t>
            </w:r>
          </w:p>
        </w:tc>
      </w:tr>
      <w:tr w:rsidR="004E4D3F" w:rsidRPr="00EC1FA9" w14:paraId="76AA7563" w14:textId="77777777" w:rsidTr="00376EFA">
        <w:trPr>
          <w:trHeight w:val="118"/>
        </w:trPr>
        <w:tc>
          <w:tcPr>
            <w:tcW w:w="1104" w:type="pct"/>
            <w:vMerge/>
            <w:vAlign w:val="center"/>
            <w:hideMark/>
          </w:tcPr>
          <w:p w14:paraId="07D78BF6"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theme="minorHAnsi"/>
                <w:b/>
                <w:bCs/>
                <w:color w:val="000000"/>
              </w:rPr>
              <w:t>≥$75,000</w:t>
            </w:r>
          </w:p>
        </w:tc>
        <w:tc>
          <w:tcPr>
            <w:tcW w:w="529" w:type="pct"/>
            <w:shd w:val="clear" w:color="auto" w:fill="auto"/>
            <w:vAlign w:val="center"/>
            <w:hideMark/>
          </w:tcPr>
          <w:p w14:paraId="558C4D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337" w:type="pct"/>
            <w:shd w:val="clear" w:color="auto" w:fill="auto"/>
            <w:vAlign w:val="center"/>
            <w:hideMark/>
          </w:tcPr>
          <w:p w14:paraId="02769BF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c>
          <w:tcPr>
            <w:tcW w:w="406" w:type="pct"/>
            <w:shd w:val="clear" w:color="auto" w:fill="auto"/>
            <w:vAlign w:val="center"/>
            <w:hideMark/>
          </w:tcPr>
          <w:p w14:paraId="1B4A0B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10.9</w:t>
            </w:r>
          </w:p>
        </w:tc>
        <w:tc>
          <w:tcPr>
            <w:tcW w:w="506" w:type="pct"/>
            <w:shd w:val="clear" w:color="auto" w:fill="auto"/>
            <w:vAlign w:val="center"/>
            <w:hideMark/>
          </w:tcPr>
          <w:p w14:paraId="0297C88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13F4876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20.6</w:t>
            </w:r>
          </w:p>
        </w:tc>
        <w:tc>
          <w:tcPr>
            <w:tcW w:w="339" w:type="pct"/>
            <w:shd w:val="clear" w:color="auto" w:fill="auto"/>
            <w:vAlign w:val="center"/>
            <w:hideMark/>
          </w:tcPr>
          <w:p w14:paraId="26FA98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w:t>
            </w:r>
          </w:p>
        </w:tc>
      </w:tr>
    </w:tbl>
    <w:p w14:paraId="52E74FE0" w14:textId="72C1BBCC" w:rsidR="004E472A" w:rsidRPr="00EC1FA9" w:rsidRDefault="004E472A">
      <w:pPr>
        <w:rPr>
          <w:b/>
          <w:bCs/>
          <w:i/>
          <w:iCs/>
          <w:u w:val="single"/>
        </w:rPr>
      </w:pPr>
    </w:p>
    <w:p w14:paraId="4F992426" w14:textId="77777777" w:rsidR="00EB260B" w:rsidRPr="00EC1FA9" w:rsidRDefault="00EB260B" w:rsidP="004E4D3F">
      <w:pPr>
        <w:pStyle w:val="Caption"/>
        <w:keepNext/>
      </w:pPr>
      <w:bookmarkStart w:id="234" w:name="_Ref9945967"/>
      <w:r w:rsidRPr="00EC1FA9">
        <w:br w:type="page"/>
      </w:r>
    </w:p>
    <w:p w14:paraId="73AE356E" w14:textId="77777777" w:rsidR="00F02363" w:rsidRPr="00EC1FA9" w:rsidRDefault="00F02363" w:rsidP="004E4D3F">
      <w:pPr>
        <w:pStyle w:val="Caption"/>
        <w:keepNext/>
        <w:sectPr w:rsidR="00F02363" w:rsidRPr="00EC1FA9" w:rsidSect="00510471">
          <w:footerReference w:type="default" r:id="rId10"/>
          <w:pgSz w:w="12240" w:h="15840" w:code="1"/>
          <w:pgMar w:top="1440" w:right="1440" w:bottom="1440" w:left="1440" w:header="720" w:footer="720" w:gutter="0"/>
          <w:lnNumType w:countBy="1" w:restart="continuous"/>
          <w:cols w:space="720"/>
          <w:docGrid w:linePitch="360"/>
          <w:sectPrChange w:id="235" w:author="Khreis, Haneen" w:date="2019-06-12T15:53:00Z">
            <w:sectPr w:rsidR="00F02363" w:rsidRPr="00EC1FA9" w:rsidSect="00510471">
              <w:pgMar w:top="1440" w:right="1440" w:bottom="1440" w:left="1440" w:header="720" w:footer="720" w:gutter="0"/>
              <w:lnNumType w:countBy="0" w:restart="newPage"/>
            </w:sectPr>
          </w:sectPrChange>
        </w:sectPr>
      </w:pPr>
    </w:p>
    <w:p w14:paraId="20F25172" w14:textId="7D23C143" w:rsidR="004E4D3F" w:rsidRPr="00E86628" w:rsidRDefault="004E4D3F" w:rsidP="004E4D3F">
      <w:pPr>
        <w:pStyle w:val="Caption"/>
        <w:keepNext/>
      </w:pPr>
      <w:bookmarkStart w:id="236" w:name="_Ref10027330"/>
      <w:r w:rsidRPr="00E86628">
        <w:lastRenderedPageBreak/>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3</w:t>
      </w:r>
      <w:r w:rsidR="003A36B2">
        <w:rPr>
          <w:noProof/>
        </w:rPr>
        <w:fldChar w:fldCharType="end"/>
      </w:r>
      <w:bookmarkEnd w:id="234"/>
      <w:bookmarkEnd w:id="236"/>
      <w:r w:rsidRPr="00E86628">
        <w:t>: Childhood asthma survey summary</w:t>
      </w:r>
    </w:p>
    <w:tbl>
      <w:tblPr>
        <w:tblStyle w:val="TableGrid"/>
        <w:tblW w:w="5000" w:type="pct"/>
        <w:tblLook w:val="04A0" w:firstRow="1" w:lastRow="0" w:firstColumn="1" w:lastColumn="0" w:noHBand="0" w:noVBand="1"/>
      </w:tblPr>
      <w:tblGrid>
        <w:gridCol w:w="2834"/>
        <w:gridCol w:w="1835"/>
        <w:gridCol w:w="1835"/>
        <w:gridCol w:w="1835"/>
        <w:gridCol w:w="1834"/>
        <w:gridCol w:w="1834"/>
        <w:gridCol w:w="943"/>
      </w:tblGrid>
      <w:tr w:rsidR="00E86628" w:rsidRPr="00E86628" w14:paraId="25094448" w14:textId="77777777" w:rsidTr="00E86628">
        <w:trPr>
          <w:trHeight w:val="133"/>
        </w:trPr>
        <w:tc>
          <w:tcPr>
            <w:tcW w:w="1094" w:type="pct"/>
            <w:tcBorders>
              <w:top w:val="single" w:sz="4" w:space="0" w:color="auto"/>
              <w:left w:val="single" w:sz="4" w:space="0" w:color="auto"/>
              <w:bottom w:val="single" w:sz="4" w:space="0" w:color="auto"/>
              <w:right w:val="single" w:sz="4" w:space="0" w:color="auto"/>
            </w:tcBorders>
          </w:tcPr>
          <w:p w14:paraId="760F6337" w14:textId="77777777" w:rsidR="00E86628" w:rsidRPr="00E86628" w:rsidRDefault="00E86628" w:rsidP="006B42D3">
            <w:pPr>
              <w:rPr>
                <w:b/>
                <w:bCs/>
                <w:sz w:val="18"/>
                <w:szCs w:val="18"/>
              </w:rPr>
            </w:pPr>
          </w:p>
        </w:tc>
        <w:tc>
          <w:tcPr>
            <w:tcW w:w="708" w:type="pct"/>
            <w:tcBorders>
              <w:top w:val="single" w:sz="4" w:space="0" w:color="auto"/>
              <w:left w:val="single" w:sz="4" w:space="0" w:color="auto"/>
              <w:bottom w:val="single" w:sz="4" w:space="0" w:color="auto"/>
              <w:right w:val="single" w:sz="4" w:space="0" w:color="auto"/>
            </w:tcBorders>
            <w:hideMark/>
          </w:tcPr>
          <w:p w14:paraId="475E1D0E" w14:textId="77777777" w:rsidR="00E86628" w:rsidRPr="00E86628" w:rsidRDefault="00E86628" w:rsidP="006B42D3">
            <w:pPr>
              <w:jc w:val="center"/>
              <w:rPr>
                <w:b/>
                <w:bCs/>
                <w:sz w:val="18"/>
                <w:szCs w:val="18"/>
              </w:rPr>
            </w:pPr>
            <w:r w:rsidRPr="00E86628">
              <w:rPr>
                <w:b/>
                <w:bCs/>
                <w:sz w:val="18"/>
                <w:szCs w:val="18"/>
              </w:rPr>
              <w:t>2006</w:t>
            </w:r>
          </w:p>
        </w:tc>
        <w:tc>
          <w:tcPr>
            <w:tcW w:w="708" w:type="pct"/>
            <w:tcBorders>
              <w:top w:val="single" w:sz="4" w:space="0" w:color="auto"/>
              <w:left w:val="single" w:sz="4" w:space="0" w:color="auto"/>
              <w:bottom w:val="single" w:sz="4" w:space="0" w:color="auto"/>
              <w:right w:val="single" w:sz="4" w:space="0" w:color="auto"/>
            </w:tcBorders>
            <w:hideMark/>
          </w:tcPr>
          <w:p w14:paraId="008D8778" w14:textId="77777777" w:rsidR="00E86628" w:rsidRPr="00E86628" w:rsidRDefault="00E86628" w:rsidP="006B42D3">
            <w:pPr>
              <w:jc w:val="center"/>
              <w:rPr>
                <w:b/>
                <w:bCs/>
                <w:sz w:val="18"/>
                <w:szCs w:val="18"/>
              </w:rPr>
            </w:pPr>
            <w:r w:rsidRPr="00E86628">
              <w:rPr>
                <w:b/>
                <w:bCs/>
                <w:sz w:val="18"/>
                <w:szCs w:val="18"/>
              </w:rPr>
              <w:t>2007</w:t>
            </w:r>
          </w:p>
        </w:tc>
        <w:tc>
          <w:tcPr>
            <w:tcW w:w="708" w:type="pct"/>
            <w:tcBorders>
              <w:top w:val="single" w:sz="4" w:space="0" w:color="auto"/>
              <w:left w:val="single" w:sz="4" w:space="0" w:color="auto"/>
              <w:bottom w:val="single" w:sz="4" w:space="0" w:color="auto"/>
              <w:right w:val="single" w:sz="4" w:space="0" w:color="auto"/>
            </w:tcBorders>
            <w:hideMark/>
          </w:tcPr>
          <w:p w14:paraId="5092B0DA" w14:textId="77777777" w:rsidR="00E86628" w:rsidRPr="00E86628" w:rsidRDefault="00E86628" w:rsidP="006B42D3">
            <w:pPr>
              <w:jc w:val="center"/>
              <w:rPr>
                <w:b/>
                <w:bCs/>
                <w:sz w:val="18"/>
                <w:szCs w:val="18"/>
              </w:rPr>
            </w:pPr>
            <w:r w:rsidRPr="00E86628">
              <w:rPr>
                <w:b/>
                <w:bCs/>
                <w:sz w:val="18"/>
                <w:szCs w:val="18"/>
              </w:rPr>
              <w:t>2008</w:t>
            </w:r>
          </w:p>
        </w:tc>
        <w:tc>
          <w:tcPr>
            <w:tcW w:w="708" w:type="pct"/>
            <w:tcBorders>
              <w:top w:val="single" w:sz="4" w:space="0" w:color="auto"/>
              <w:left w:val="single" w:sz="4" w:space="0" w:color="auto"/>
              <w:bottom w:val="single" w:sz="4" w:space="0" w:color="auto"/>
              <w:right w:val="single" w:sz="4" w:space="0" w:color="auto"/>
            </w:tcBorders>
            <w:hideMark/>
          </w:tcPr>
          <w:p w14:paraId="2697861F" w14:textId="77777777" w:rsidR="00E86628" w:rsidRPr="00E86628" w:rsidRDefault="00E86628" w:rsidP="006B42D3">
            <w:pPr>
              <w:jc w:val="center"/>
              <w:rPr>
                <w:b/>
                <w:bCs/>
                <w:sz w:val="18"/>
                <w:szCs w:val="18"/>
              </w:rPr>
            </w:pPr>
            <w:r w:rsidRPr="00E86628">
              <w:rPr>
                <w:b/>
                <w:bCs/>
                <w:sz w:val="18"/>
                <w:szCs w:val="18"/>
              </w:rPr>
              <w:t>2009</w:t>
            </w:r>
          </w:p>
        </w:tc>
        <w:tc>
          <w:tcPr>
            <w:tcW w:w="708" w:type="pct"/>
            <w:tcBorders>
              <w:top w:val="single" w:sz="4" w:space="0" w:color="auto"/>
              <w:left w:val="single" w:sz="4" w:space="0" w:color="auto"/>
              <w:bottom w:val="single" w:sz="4" w:space="0" w:color="auto"/>
              <w:right w:val="single" w:sz="4" w:space="0" w:color="auto"/>
            </w:tcBorders>
            <w:hideMark/>
          </w:tcPr>
          <w:p w14:paraId="1E0119EC" w14:textId="77777777" w:rsidR="00E86628" w:rsidRPr="00E86628" w:rsidRDefault="00E86628" w:rsidP="006B42D3">
            <w:pPr>
              <w:jc w:val="center"/>
              <w:rPr>
                <w:b/>
                <w:bCs/>
                <w:sz w:val="18"/>
                <w:szCs w:val="18"/>
              </w:rPr>
            </w:pPr>
            <w:r w:rsidRPr="00E86628">
              <w:rPr>
                <w:b/>
                <w:bCs/>
                <w:sz w:val="18"/>
                <w:szCs w:val="18"/>
              </w:rPr>
              <w:t>2010</w:t>
            </w:r>
          </w:p>
        </w:tc>
        <w:tc>
          <w:tcPr>
            <w:tcW w:w="364" w:type="pct"/>
            <w:tcBorders>
              <w:top w:val="single" w:sz="4" w:space="0" w:color="auto"/>
              <w:left w:val="single" w:sz="4" w:space="0" w:color="auto"/>
              <w:bottom w:val="single" w:sz="4" w:space="0" w:color="auto"/>
              <w:right w:val="single" w:sz="4" w:space="0" w:color="auto"/>
            </w:tcBorders>
          </w:tcPr>
          <w:p w14:paraId="2B4C313A" w14:textId="77777777" w:rsidR="00E86628" w:rsidRPr="00E86628" w:rsidRDefault="00E86628" w:rsidP="006B42D3">
            <w:pPr>
              <w:jc w:val="center"/>
              <w:rPr>
                <w:b/>
                <w:bCs/>
                <w:sz w:val="18"/>
                <w:szCs w:val="18"/>
              </w:rPr>
            </w:pPr>
            <w:r w:rsidRPr="00E86628">
              <w:rPr>
                <w:b/>
                <w:bCs/>
                <w:sz w:val="18"/>
                <w:szCs w:val="18"/>
              </w:rPr>
              <w:t xml:space="preserve">Total </w:t>
            </w:r>
          </w:p>
        </w:tc>
      </w:tr>
      <w:tr w:rsidR="00E86628" w:rsidRPr="00E86628" w14:paraId="3B6BB9D6"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6F8D3932" w14:textId="77777777" w:rsidR="00E86628" w:rsidRPr="00E86628" w:rsidRDefault="00E86628" w:rsidP="006B42D3">
            <w:pPr>
              <w:rPr>
                <w:sz w:val="18"/>
                <w:szCs w:val="18"/>
              </w:rPr>
            </w:pPr>
            <w:r w:rsidRPr="00E86628">
              <w:rPr>
                <w:b/>
                <w:bCs/>
                <w:sz w:val="18"/>
                <w:szCs w:val="18"/>
              </w:rPr>
              <w:t>BRFSS sample (weighted)</w:t>
            </w:r>
          </w:p>
        </w:tc>
        <w:tc>
          <w:tcPr>
            <w:tcW w:w="708" w:type="pct"/>
            <w:tcBorders>
              <w:top w:val="single" w:sz="4" w:space="0" w:color="auto"/>
              <w:left w:val="single" w:sz="4" w:space="0" w:color="auto"/>
              <w:bottom w:val="single" w:sz="4" w:space="0" w:color="auto"/>
              <w:right w:val="single" w:sz="4" w:space="0" w:color="auto"/>
            </w:tcBorders>
            <w:vAlign w:val="bottom"/>
            <w:hideMark/>
          </w:tcPr>
          <w:p w14:paraId="17D83877" w14:textId="77777777" w:rsidR="00E86628" w:rsidRPr="00E86628" w:rsidRDefault="00E86628" w:rsidP="006B42D3">
            <w:pPr>
              <w:jc w:val="right"/>
              <w:rPr>
                <w:b/>
                <w:bCs/>
                <w:sz w:val="18"/>
                <w:szCs w:val="18"/>
              </w:rPr>
            </w:pPr>
            <w:r w:rsidRPr="00E86628">
              <w:rPr>
                <w:rFonts w:ascii="Calibri" w:hAnsi="Calibri" w:cs="Calibri"/>
                <w:color w:val="000000"/>
                <w:sz w:val="18"/>
                <w:szCs w:val="18"/>
              </w:rPr>
              <w:t>55,094 (50,674,742)</w:t>
            </w:r>
          </w:p>
        </w:tc>
        <w:tc>
          <w:tcPr>
            <w:tcW w:w="708" w:type="pct"/>
            <w:tcBorders>
              <w:top w:val="single" w:sz="4" w:space="0" w:color="auto"/>
              <w:left w:val="single" w:sz="4" w:space="0" w:color="auto"/>
              <w:bottom w:val="single" w:sz="4" w:space="0" w:color="auto"/>
              <w:right w:val="single" w:sz="4" w:space="0" w:color="auto"/>
            </w:tcBorders>
            <w:vAlign w:val="bottom"/>
            <w:hideMark/>
          </w:tcPr>
          <w:p w14:paraId="5CFAE619" w14:textId="77777777" w:rsidR="00E86628" w:rsidRPr="00E86628" w:rsidRDefault="00E86628" w:rsidP="006B42D3">
            <w:pPr>
              <w:jc w:val="right"/>
              <w:rPr>
                <w:b/>
                <w:bCs/>
                <w:sz w:val="18"/>
                <w:szCs w:val="18"/>
              </w:rPr>
            </w:pPr>
            <w:r w:rsidRPr="00E86628">
              <w:rPr>
                <w:rFonts w:ascii="Calibri" w:hAnsi="Calibri" w:cs="Calibri"/>
                <w:color w:val="000000"/>
                <w:sz w:val="18"/>
                <w:szCs w:val="18"/>
              </w:rPr>
              <w:t>59,487 (43,661,381)</w:t>
            </w:r>
          </w:p>
        </w:tc>
        <w:tc>
          <w:tcPr>
            <w:tcW w:w="708" w:type="pct"/>
            <w:tcBorders>
              <w:top w:val="single" w:sz="4" w:space="0" w:color="auto"/>
              <w:left w:val="single" w:sz="4" w:space="0" w:color="auto"/>
              <w:bottom w:val="single" w:sz="4" w:space="0" w:color="auto"/>
              <w:right w:val="single" w:sz="4" w:space="0" w:color="auto"/>
            </w:tcBorders>
            <w:vAlign w:val="bottom"/>
            <w:hideMark/>
          </w:tcPr>
          <w:p w14:paraId="205A481E" w14:textId="77777777" w:rsidR="00E86628" w:rsidRPr="00E86628" w:rsidRDefault="00E86628" w:rsidP="006B42D3">
            <w:pPr>
              <w:jc w:val="right"/>
              <w:rPr>
                <w:b/>
                <w:bCs/>
                <w:sz w:val="18"/>
                <w:szCs w:val="18"/>
              </w:rPr>
            </w:pPr>
            <w:r w:rsidRPr="00E86628">
              <w:rPr>
                <w:rFonts w:ascii="Calibri" w:hAnsi="Calibri" w:cs="Calibri"/>
                <w:color w:val="000000"/>
                <w:sz w:val="18"/>
                <w:szCs w:val="18"/>
              </w:rPr>
              <w:t>61,862 (53,327,550)</w:t>
            </w:r>
          </w:p>
        </w:tc>
        <w:tc>
          <w:tcPr>
            <w:tcW w:w="708" w:type="pct"/>
            <w:tcBorders>
              <w:top w:val="single" w:sz="4" w:space="0" w:color="auto"/>
              <w:left w:val="single" w:sz="4" w:space="0" w:color="auto"/>
              <w:bottom w:val="single" w:sz="4" w:space="0" w:color="auto"/>
              <w:right w:val="single" w:sz="4" w:space="0" w:color="auto"/>
            </w:tcBorders>
            <w:vAlign w:val="bottom"/>
            <w:hideMark/>
          </w:tcPr>
          <w:p w14:paraId="428D641D" w14:textId="77777777" w:rsidR="00E86628" w:rsidRPr="00E86628" w:rsidRDefault="00E86628" w:rsidP="006B42D3">
            <w:pPr>
              <w:jc w:val="right"/>
              <w:rPr>
                <w:b/>
                <w:bCs/>
                <w:sz w:val="18"/>
                <w:szCs w:val="18"/>
              </w:rPr>
            </w:pPr>
            <w:r w:rsidRPr="00E86628">
              <w:rPr>
                <w:rFonts w:ascii="Calibri" w:hAnsi="Calibri" w:cs="Calibri"/>
                <w:color w:val="000000"/>
                <w:sz w:val="18"/>
                <w:szCs w:val="18"/>
              </w:rPr>
              <w:t>59,821 (47,747,373)</w:t>
            </w:r>
          </w:p>
        </w:tc>
        <w:tc>
          <w:tcPr>
            <w:tcW w:w="708" w:type="pct"/>
            <w:tcBorders>
              <w:top w:val="single" w:sz="4" w:space="0" w:color="auto"/>
              <w:left w:val="single" w:sz="4" w:space="0" w:color="auto"/>
              <w:bottom w:val="single" w:sz="4" w:space="0" w:color="auto"/>
              <w:right w:val="single" w:sz="4" w:space="0" w:color="auto"/>
            </w:tcBorders>
            <w:vAlign w:val="bottom"/>
            <w:hideMark/>
          </w:tcPr>
          <w:p w14:paraId="454695BC" w14:textId="77777777" w:rsidR="00E86628" w:rsidRPr="00E86628" w:rsidRDefault="00E86628" w:rsidP="006B42D3">
            <w:pPr>
              <w:jc w:val="right"/>
              <w:rPr>
                <w:b/>
                <w:bCs/>
                <w:sz w:val="18"/>
                <w:szCs w:val="18"/>
              </w:rPr>
            </w:pPr>
            <w:r w:rsidRPr="00E86628">
              <w:rPr>
                <w:rFonts w:ascii="Calibri" w:hAnsi="Calibri" w:cs="Calibri"/>
                <w:color w:val="000000"/>
                <w:sz w:val="18"/>
                <w:szCs w:val="18"/>
              </w:rPr>
              <w:t>57,200 (39,975,264)</w:t>
            </w:r>
          </w:p>
        </w:tc>
        <w:tc>
          <w:tcPr>
            <w:tcW w:w="364" w:type="pct"/>
            <w:tcBorders>
              <w:top w:val="single" w:sz="4" w:space="0" w:color="auto"/>
              <w:left w:val="single" w:sz="4" w:space="0" w:color="auto"/>
              <w:bottom w:val="single" w:sz="4" w:space="0" w:color="auto"/>
              <w:right w:val="single" w:sz="4" w:space="0" w:color="auto"/>
            </w:tcBorders>
          </w:tcPr>
          <w:p w14:paraId="3FEB2809"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293,464</w:t>
            </w:r>
          </w:p>
        </w:tc>
      </w:tr>
      <w:tr w:rsidR="00E86628" w:rsidRPr="00E86628" w14:paraId="0BDA2E9F"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2EC5150B" w14:textId="77777777" w:rsidR="00E86628" w:rsidRPr="00E86628" w:rsidRDefault="00E86628" w:rsidP="006B42D3">
            <w:pPr>
              <w:rPr>
                <w:b/>
                <w:bCs/>
                <w:sz w:val="18"/>
                <w:szCs w:val="18"/>
              </w:rPr>
            </w:pPr>
            <w:r w:rsidRPr="00E86628">
              <w:rPr>
                <w:b/>
                <w:bCs/>
                <w:sz w:val="18"/>
                <w:szCs w:val="18"/>
              </w:rPr>
              <w:t xml:space="preserve">Ever asthma sample (weighted) </w:t>
            </w:r>
          </w:p>
        </w:tc>
        <w:tc>
          <w:tcPr>
            <w:tcW w:w="708" w:type="pct"/>
            <w:tcBorders>
              <w:top w:val="single" w:sz="4" w:space="0" w:color="auto"/>
              <w:left w:val="single" w:sz="4" w:space="0" w:color="auto"/>
              <w:bottom w:val="single" w:sz="4" w:space="0" w:color="auto"/>
              <w:right w:val="single" w:sz="4" w:space="0" w:color="auto"/>
            </w:tcBorders>
            <w:vAlign w:val="bottom"/>
            <w:hideMark/>
          </w:tcPr>
          <w:p w14:paraId="59C519B7" w14:textId="77777777" w:rsidR="00E86628" w:rsidRPr="00E86628" w:rsidRDefault="00E86628" w:rsidP="006B42D3">
            <w:pPr>
              <w:jc w:val="right"/>
              <w:rPr>
                <w:b/>
                <w:bCs/>
                <w:sz w:val="18"/>
                <w:szCs w:val="18"/>
              </w:rPr>
            </w:pPr>
            <w:r w:rsidRPr="00E86628">
              <w:rPr>
                <w:rFonts w:ascii="Calibri" w:hAnsi="Calibri" w:cs="Calibri"/>
                <w:color w:val="000000"/>
                <w:sz w:val="18"/>
                <w:szCs w:val="18"/>
              </w:rPr>
              <w:t>7,168 (6,493,224)</w:t>
            </w:r>
          </w:p>
        </w:tc>
        <w:tc>
          <w:tcPr>
            <w:tcW w:w="708" w:type="pct"/>
            <w:tcBorders>
              <w:top w:val="single" w:sz="4" w:space="0" w:color="auto"/>
              <w:left w:val="single" w:sz="4" w:space="0" w:color="auto"/>
              <w:bottom w:val="single" w:sz="4" w:space="0" w:color="auto"/>
              <w:right w:val="single" w:sz="4" w:space="0" w:color="auto"/>
            </w:tcBorders>
            <w:vAlign w:val="bottom"/>
            <w:hideMark/>
          </w:tcPr>
          <w:p w14:paraId="79786FB2" w14:textId="77777777" w:rsidR="00E86628" w:rsidRPr="00E86628" w:rsidRDefault="00E86628" w:rsidP="006B42D3">
            <w:pPr>
              <w:jc w:val="right"/>
              <w:rPr>
                <w:b/>
                <w:bCs/>
                <w:sz w:val="18"/>
                <w:szCs w:val="18"/>
              </w:rPr>
            </w:pPr>
            <w:r w:rsidRPr="00E86628">
              <w:rPr>
                <w:rFonts w:ascii="Calibri" w:hAnsi="Calibri" w:cs="Calibri"/>
                <w:color w:val="000000"/>
                <w:sz w:val="18"/>
                <w:szCs w:val="18"/>
              </w:rPr>
              <w:t>7,971 (5,763,409)</w:t>
            </w:r>
          </w:p>
        </w:tc>
        <w:tc>
          <w:tcPr>
            <w:tcW w:w="708" w:type="pct"/>
            <w:tcBorders>
              <w:top w:val="single" w:sz="4" w:space="0" w:color="auto"/>
              <w:left w:val="single" w:sz="4" w:space="0" w:color="auto"/>
              <w:bottom w:val="single" w:sz="4" w:space="0" w:color="auto"/>
              <w:right w:val="single" w:sz="4" w:space="0" w:color="auto"/>
            </w:tcBorders>
            <w:vAlign w:val="bottom"/>
            <w:hideMark/>
          </w:tcPr>
          <w:p w14:paraId="1C620749" w14:textId="77777777" w:rsidR="00E86628" w:rsidRPr="00E86628" w:rsidRDefault="00E86628" w:rsidP="006B42D3">
            <w:pPr>
              <w:jc w:val="right"/>
              <w:rPr>
                <w:b/>
                <w:bCs/>
                <w:sz w:val="18"/>
                <w:szCs w:val="18"/>
              </w:rPr>
            </w:pPr>
            <w:r w:rsidRPr="00E86628">
              <w:rPr>
                <w:rFonts w:ascii="Calibri" w:hAnsi="Calibri" w:cs="Calibri"/>
                <w:color w:val="000000"/>
                <w:sz w:val="18"/>
                <w:szCs w:val="18"/>
              </w:rPr>
              <w:t>8,255 (7,218,400)</w:t>
            </w:r>
          </w:p>
        </w:tc>
        <w:tc>
          <w:tcPr>
            <w:tcW w:w="708" w:type="pct"/>
            <w:tcBorders>
              <w:top w:val="single" w:sz="4" w:space="0" w:color="auto"/>
              <w:left w:val="single" w:sz="4" w:space="0" w:color="auto"/>
              <w:bottom w:val="single" w:sz="4" w:space="0" w:color="auto"/>
              <w:right w:val="single" w:sz="4" w:space="0" w:color="auto"/>
            </w:tcBorders>
            <w:vAlign w:val="bottom"/>
            <w:hideMark/>
          </w:tcPr>
          <w:p w14:paraId="77BE4CAA" w14:textId="77777777" w:rsidR="00E86628" w:rsidRPr="00E86628" w:rsidRDefault="00E86628" w:rsidP="006B42D3">
            <w:pPr>
              <w:jc w:val="right"/>
              <w:rPr>
                <w:b/>
                <w:bCs/>
                <w:sz w:val="18"/>
                <w:szCs w:val="18"/>
              </w:rPr>
            </w:pPr>
            <w:r w:rsidRPr="00E86628">
              <w:rPr>
                <w:rFonts w:ascii="Calibri" w:hAnsi="Calibri" w:cs="Calibri"/>
                <w:color w:val="000000"/>
                <w:sz w:val="18"/>
                <w:szCs w:val="18"/>
              </w:rPr>
              <w:t>8,126 (6,279,938)</w:t>
            </w:r>
          </w:p>
        </w:tc>
        <w:tc>
          <w:tcPr>
            <w:tcW w:w="708" w:type="pct"/>
            <w:tcBorders>
              <w:top w:val="single" w:sz="4" w:space="0" w:color="auto"/>
              <w:left w:val="single" w:sz="4" w:space="0" w:color="auto"/>
              <w:bottom w:val="single" w:sz="4" w:space="0" w:color="auto"/>
              <w:right w:val="single" w:sz="4" w:space="0" w:color="auto"/>
            </w:tcBorders>
            <w:vAlign w:val="bottom"/>
            <w:hideMark/>
          </w:tcPr>
          <w:p w14:paraId="5A900B18" w14:textId="77777777" w:rsidR="00E86628" w:rsidRPr="00E86628" w:rsidRDefault="00E86628" w:rsidP="006B42D3">
            <w:pPr>
              <w:jc w:val="right"/>
              <w:rPr>
                <w:b/>
                <w:bCs/>
                <w:sz w:val="18"/>
                <w:szCs w:val="18"/>
              </w:rPr>
            </w:pPr>
            <w:r w:rsidRPr="00E86628">
              <w:rPr>
                <w:rFonts w:ascii="Calibri" w:hAnsi="Calibri" w:cs="Calibri"/>
                <w:color w:val="000000"/>
                <w:sz w:val="18"/>
                <w:szCs w:val="18"/>
              </w:rPr>
              <w:t>7,483 (5,158,455)</w:t>
            </w:r>
          </w:p>
        </w:tc>
        <w:tc>
          <w:tcPr>
            <w:tcW w:w="364" w:type="pct"/>
            <w:tcBorders>
              <w:top w:val="single" w:sz="4" w:space="0" w:color="auto"/>
              <w:left w:val="single" w:sz="4" w:space="0" w:color="auto"/>
              <w:bottom w:val="single" w:sz="4" w:space="0" w:color="auto"/>
              <w:right w:val="single" w:sz="4" w:space="0" w:color="auto"/>
            </w:tcBorders>
          </w:tcPr>
          <w:p w14:paraId="630682F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39,003</w:t>
            </w:r>
          </w:p>
        </w:tc>
      </w:tr>
      <w:tr w:rsidR="00E86628" w:rsidRPr="00E86628" w14:paraId="44DF9E33"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4C3B3FC9" w14:textId="77777777" w:rsidR="00E86628" w:rsidRPr="00E86628" w:rsidRDefault="00E86628" w:rsidP="006B42D3">
            <w:pPr>
              <w:rPr>
                <w:b/>
                <w:bCs/>
                <w:sz w:val="18"/>
                <w:szCs w:val="18"/>
              </w:rPr>
            </w:pPr>
            <w:r w:rsidRPr="00E86628">
              <w:rPr>
                <w:b/>
                <w:bCs/>
                <w:sz w:val="18"/>
                <w:szCs w:val="18"/>
              </w:rPr>
              <w:t>ACBS Sample (weighted)</w:t>
            </w:r>
          </w:p>
        </w:tc>
        <w:tc>
          <w:tcPr>
            <w:tcW w:w="708" w:type="pct"/>
            <w:tcBorders>
              <w:top w:val="single" w:sz="4" w:space="0" w:color="auto"/>
              <w:left w:val="single" w:sz="4" w:space="0" w:color="auto"/>
              <w:bottom w:val="single" w:sz="4" w:space="0" w:color="auto"/>
              <w:right w:val="single" w:sz="4" w:space="0" w:color="auto"/>
            </w:tcBorders>
            <w:vAlign w:val="bottom"/>
          </w:tcPr>
          <w:p w14:paraId="180ADA7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2,017 ()</w:t>
            </w:r>
          </w:p>
        </w:tc>
        <w:tc>
          <w:tcPr>
            <w:tcW w:w="708" w:type="pct"/>
            <w:tcBorders>
              <w:top w:val="single" w:sz="4" w:space="0" w:color="auto"/>
              <w:left w:val="single" w:sz="4" w:space="0" w:color="auto"/>
              <w:bottom w:val="single" w:sz="4" w:space="0" w:color="auto"/>
              <w:right w:val="single" w:sz="4" w:space="0" w:color="auto"/>
            </w:tcBorders>
            <w:vAlign w:val="bottom"/>
          </w:tcPr>
          <w:p w14:paraId="736ABB0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2,797 ()</w:t>
            </w:r>
          </w:p>
        </w:tc>
        <w:tc>
          <w:tcPr>
            <w:tcW w:w="708" w:type="pct"/>
            <w:tcBorders>
              <w:top w:val="single" w:sz="4" w:space="0" w:color="auto"/>
              <w:left w:val="single" w:sz="4" w:space="0" w:color="auto"/>
              <w:bottom w:val="single" w:sz="4" w:space="0" w:color="auto"/>
              <w:right w:val="single" w:sz="4" w:space="0" w:color="auto"/>
            </w:tcBorders>
            <w:vAlign w:val="bottom"/>
          </w:tcPr>
          <w:p w14:paraId="6096BCAF"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3,924 ()</w:t>
            </w:r>
          </w:p>
        </w:tc>
        <w:tc>
          <w:tcPr>
            <w:tcW w:w="708" w:type="pct"/>
            <w:tcBorders>
              <w:top w:val="single" w:sz="4" w:space="0" w:color="auto"/>
              <w:left w:val="single" w:sz="4" w:space="0" w:color="auto"/>
              <w:bottom w:val="single" w:sz="4" w:space="0" w:color="auto"/>
              <w:right w:val="single" w:sz="4" w:space="0" w:color="auto"/>
            </w:tcBorders>
            <w:vAlign w:val="bottom"/>
          </w:tcPr>
          <w:p w14:paraId="11D17333"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4,095 ()</w:t>
            </w:r>
          </w:p>
        </w:tc>
        <w:tc>
          <w:tcPr>
            <w:tcW w:w="708" w:type="pct"/>
            <w:tcBorders>
              <w:top w:val="single" w:sz="4" w:space="0" w:color="auto"/>
              <w:left w:val="single" w:sz="4" w:space="0" w:color="auto"/>
              <w:bottom w:val="single" w:sz="4" w:space="0" w:color="auto"/>
              <w:right w:val="single" w:sz="4" w:space="0" w:color="auto"/>
            </w:tcBorders>
            <w:vAlign w:val="bottom"/>
          </w:tcPr>
          <w:p w14:paraId="2B3D150A"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2,196 ()</w:t>
            </w:r>
          </w:p>
        </w:tc>
        <w:tc>
          <w:tcPr>
            <w:tcW w:w="364" w:type="pct"/>
            <w:tcBorders>
              <w:top w:val="single" w:sz="4" w:space="0" w:color="auto"/>
              <w:left w:val="single" w:sz="4" w:space="0" w:color="auto"/>
              <w:bottom w:val="single" w:sz="4" w:space="0" w:color="auto"/>
              <w:right w:val="single" w:sz="4" w:space="0" w:color="auto"/>
            </w:tcBorders>
          </w:tcPr>
          <w:p w14:paraId="615CEC3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16,156</w:t>
            </w:r>
          </w:p>
        </w:tc>
      </w:tr>
      <w:tr w:rsidR="00E86628" w:rsidRPr="00E86628" w14:paraId="5F13773F"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51C4F3A7" w14:textId="77777777" w:rsidR="00E86628" w:rsidRPr="00E86628" w:rsidRDefault="00E86628" w:rsidP="006B42D3">
            <w:pPr>
              <w:rPr>
                <w:sz w:val="18"/>
                <w:szCs w:val="18"/>
              </w:rPr>
            </w:pPr>
            <w:r w:rsidRPr="00E86628">
              <w:rPr>
                <w:b/>
                <w:bCs/>
                <w:sz w:val="18"/>
                <w:szCs w:val="18"/>
              </w:rPr>
              <w:t xml:space="preserve">Incident case sample (weighted) </w:t>
            </w:r>
          </w:p>
        </w:tc>
        <w:tc>
          <w:tcPr>
            <w:tcW w:w="708" w:type="pct"/>
            <w:tcBorders>
              <w:top w:val="single" w:sz="4" w:space="0" w:color="auto"/>
              <w:left w:val="single" w:sz="4" w:space="0" w:color="auto"/>
              <w:bottom w:val="single" w:sz="4" w:space="0" w:color="auto"/>
              <w:right w:val="single" w:sz="4" w:space="0" w:color="auto"/>
            </w:tcBorders>
            <w:vAlign w:val="bottom"/>
            <w:hideMark/>
          </w:tcPr>
          <w:p w14:paraId="0BC42171" w14:textId="77777777" w:rsidR="00E86628" w:rsidRPr="00E86628" w:rsidRDefault="00E86628" w:rsidP="006B42D3">
            <w:pPr>
              <w:jc w:val="right"/>
              <w:rPr>
                <w:b/>
                <w:bCs/>
                <w:sz w:val="18"/>
                <w:szCs w:val="18"/>
              </w:rPr>
            </w:pPr>
            <w:r w:rsidRPr="00E86628">
              <w:rPr>
                <w:rFonts w:ascii="Calibri" w:hAnsi="Calibri" w:cs="Calibri"/>
                <w:color w:val="000000"/>
                <w:sz w:val="18"/>
                <w:szCs w:val="18"/>
              </w:rPr>
              <w:t>154 (404,276)</w:t>
            </w:r>
          </w:p>
        </w:tc>
        <w:tc>
          <w:tcPr>
            <w:tcW w:w="708" w:type="pct"/>
            <w:tcBorders>
              <w:top w:val="single" w:sz="4" w:space="0" w:color="auto"/>
              <w:left w:val="single" w:sz="4" w:space="0" w:color="auto"/>
              <w:bottom w:val="single" w:sz="4" w:space="0" w:color="auto"/>
              <w:right w:val="single" w:sz="4" w:space="0" w:color="auto"/>
            </w:tcBorders>
            <w:vAlign w:val="bottom"/>
            <w:hideMark/>
          </w:tcPr>
          <w:p w14:paraId="7E43A25F" w14:textId="77777777" w:rsidR="00E86628" w:rsidRPr="00E86628" w:rsidRDefault="00E86628" w:rsidP="006B42D3">
            <w:pPr>
              <w:jc w:val="right"/>
              <w:rPr>
                <w:b/>
                <w:bCs/>
                <w:sz w:val="18"/>
                <w:szCs w:val="18"/>
              </w:rPr>
            </w:pPr>
            <w:r w:rsidRPr="00E86628">
              <w:rPr>
                <w:rFonts w:ascii="Calibri" w:hAnsi="Calibri" w:cs="Calibri"/>
                <w:color w:val="000000"/>
                <w:sz w:val="18"/>
                <w:szCs w:val="18"/>
              </w:rPr>
              <w:t>173 (312,917)</w:t>
            </w:r>
          </w:p>
        </w:tc>
        <w:tc>
          <w:tcPr>
            <w:tcW w:w="708" w:type="pct"/>
            <w:tcBorders>
              <w:top w:val="single" w:sz="4" w:space="0" w:color="auto"/>
              <w:left w:val="single" w:sz="4" w:space="0" w:color="auto"/>
              <w:bottom w:val="single" w:sz="4" w:space="0" w:color="auto"/>
              <w:right w:val="single" w:sz="4" w:space="0" w:color="auto"/>
            </w:tcBorders>
            <w:vAlign w:val="bottom"/>
            <w:hideMark/>
          </w:tcPr>
          <w:p w14:paraId="03B90ACE" w14:textId="77777777" w:rsidR="00E86628" w:rsidRPr="00E86628" w:rsidRDefault="00E86628" w:rsidP="006B42D3">
            <w:pPr>
              <w:jc w:val="right"/>
              <w:rPr>
                <w:b/>
                <w:bCs/>
                <w:sz w:val="18"/>
                <w:szCs w:val="18"/>
              </w:rPr>
            </w:pPr>
            <w:r w:rsidRPr="00E86628">
              <w:rPr>
                <w:rFonts w:ascii="Calibri" w:hAnsi="Calibri" w:cs="Calibri"/>
                <w:color w:val="000000"/>
                <w:sz w:val="18"/>
                <w:szCs w:val="18"/>
              </w:rPr>
              <w:t>169 (385,818)</w:t>
            </w:r>
          </w:p>
        </w:tc>
        <w:tc>
          <w:tcPr>
            <w:tcW w:w="708" w:type="pct"/>
            <w:tcBorders>
              <w:top w:val="single" w:sz="4" w:space="0" w:color="auto"/>
              <w:left w:val="single" w:sz="4" w:space="0" w:color="auto"/>
              <w:bottom w:val="single" w:sz="4" w:space="0" w:color="auto"/>
              <w:right w:val="single" w:sz="4" w:space="0" w:color="auto"/>
            </w:tcBorders>
            <w:vAlign w:val="bottom"/>
            <w:hideMark/>
          </w:tcPr>
          <w:p w14:paraId="6CE030B6" w14:textId="77777777" w:rsidR="00E86628" w:rsidRPr="00E86628" w:rsidRDefault="00E86628" w:rsidP="006B42D3">
            <w:pPr>
              <w:jc w:val="right"/>
              <w:rPr>
                <w:b/>
                <w:bCs/>
                <w:sz w:val="18"/>
                <w:szCs w:val="18"/>
              </w:rPr>
            </w:pPr>
            <w:r w:rsidRPr="00E86628">
              <w:rPr>
                <w:rFonts w:ascii="Calibri" w:hAnsi="Calibri" w:cs="Calibri"/>
                <w:color w:val="000000"/>
                <w:sz w:val="18"/>
                <w:szCs w:val="18"/>
              </w:rPr>
              <w:t>153 (297,546)</w:t>
            </w:r>
          </w:p>
        </w:tc>
        <w:tc>
          <w:tcPr>
            <w:tcW w:w="708" w:type="pct"/>
            <w:tcBorders>
              <w:top w:val="single" w:sz="4" w:space="0" w:color="auto"/>
              <w:left w:val="single" w:sz="4" w:space="0" w:color="auto"/>
              <w:bottom w:val="single" w:sz="4" w:space="0" w:color="auto"/>
              <w:right w:val="single" w:sz="4" w:space="0" w:color="auto"/>
            </w:tcBorders>
            <w:vAlign w:val="bottom"/>
            <w:hideMark/>
          </w:tcPr>
          <w:p w14:paraId="6FB9B8F0" w14:textId="77777777" w:rsidR="00E86628" w:rsidRPr="00E86628" w:rsidRDefault="00E86628" w:rsidP="006B42D3">
            <w:pPr>
              <w:jc w:val="right"/>
              <w:rPr>
                <w:b/>
                <w:bCs/>
                <w:sz w:val="18"/>
                <w:szCs w:val="18"/>
              </w:rPr>
            </w:pPr>
            <w:r w:rsidRPr="00E86628">
              <w:rPr>
                <w:rFonts w:ascii="Calibri" w:hAnsi="Calibri" w:cs="Calibri"/>
                <w:color w:val="000000"/>
                <w:sz w:val="18"/>
                <w:szCs w:val="18"/>
              </w:rPr>
              <w:t>160 (319,743)</w:t>
            </w:r>
          </w:p>
        </w:tc>
        <w:tc>
          <w:tcPr>
            <w:tcW w:w="364" w:type="pct"/>
            <w:tcBorders>
              <w:top w:val="single" w:sz="4" w:space="0" w:color="auto"/>
              <w:left w:val="single" w:sz="4" w:space="0" w:color="auto"/>
              <w:bottom w:val="single" w:sz="4" w:space="0" w:color="auto"/>
              <w:right w:val="single" w:sz="4" w:space="0" w:color="auto"/>
            </w:tcBorders>
          </w:tcPr>
          <w:p w14:paraId="42F8D516"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809</w:t>
            </w:r>
          </w:p>
        </w:tc>
      </w:tr>
      <w:tr w:rsidR="00E86628" w:rsidRPr="00E86628" w14:paraId="6F356636"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08D285F4" w14:textId="77777777" w:rsidR="00E86628" w:rsidRPr="00E86628" w:rsidRDefault="00E86628" w:rsidP="006B42D3">
            <w:pPr>
              <w:tabs>
                <w:tab w:val="left" w:pos="840"/>
              </w:tabs>
              <w:rPr>
                <w:b/>
                <w:bCs/>
                <w:sz w:val="18"/>
                <w:szCs w:val="18"/>
              </w:rPr>
            </w:pPr>
            <w:r w:rsidRPr="00E86628">
              <w:rPr>
                <w:b/>
                <w:bCs/>
                <w:sz w:val="18"/>
                <w:szCs w:val="18"/>
              </w:rPr>
              <w:t>At-risk sample (weighted)</w:t>
            </w:r>
          </w:p>
        </w:tc>
        <w:tc>
          <w:tcPr>
            <w:tcW w:w="708" w:type="pct"/>
            <w:tcBorders>
              <w:top w:val="single" w:sz="4" w:space="0" w:color="auto"/>
              <w:left w:val="single" w:sz="4" w:space="0" w:color="auto"/>
              <w:bottom w:val="single" w:sz="4" w:space="0" w:color="auto"/>
              <w:right w:val="single" w:sz="4" w:space="0" w:color="auto"/>
            </w:tcBorders>
            <w:vAlign w:val="bottom"/>
            <w:hideMark/>
          </w:tcPr>
          <w:p w14:paraId="0F69A1DC" w14:textId="77777777" w:rsidR="00E86628" w:rsidRPr="00E86628" w:rsidRDefault="00E86628" w:rsidP="006B42D3">
            <w:pPr>
              <w:jc w:val="right"/>
              <w:rPr>
                <w:b/>
                <w:bCs/>
                <w:sz w:val="18"/>
                <w:szCs w:val="18"/>
              </w:rPr>
            </w:pPr>
            <w:r w:rsidRPr="00E86628">
              <w:rPr>
                <w:rFonts w:ascii="Calibri" w:hAnsi="Calibri" w:cs="Calibri"/>
                <w:color w:val="000000"/>
                <w:sz w:val="18"/>
                <w:szCs w:val="18"/>
              </w:rPr>
              <w:t>48,080 (30,825,589)</w:t>
            </w:r>
          </w:p>
        </w:tc>
        <w:tc>
          <w:tcPr>
            <w:tcW w:w="708" w:type="pct"/>
            <w:tcBorders>
              <w:top w:val="single" w:sz="4" w:space="0" w:color="auto"/>
              <w:left w:val="single" w:sz="4" w:space="0" w:color="auto"/>
              <w:bottom w:val="single" w:sz="4" w:space="0" w:color="auto"/>
              <w:right w:val="single" w:sz="4" w:space="0" w:color="auto"/>
            </w:tcBorders>
            <w:vAlign w:val="bottom"/>
            <w:hideMark/>
          </w:tcPr>
          <w:p w14:paraId="62731B95" w14:textId="77777777" w:rsidR="00E86628" w:rsidRPr="00E86628" w:rsidRDefault="00E86628" w:rsidP="006B42D3">
            <w:pPr>
              <w:jc w:val="right"/>
              <w:rPr>
                <w:b/>
                <w:bCs/>
                <w:sz w:val="18"/>
                <w:szCs w:val="18"/>
              </w:rPr>
            </w:pPr>
            <w:r w:rsidRPr="00E86628">
              <w:rPr>
                <w:rFonts w:ascii="Calibri" w:hAnsi="Calibri" w:cs="Calibri"/>
                <w:color w:val="000000"/>
                <w:sz w:val="18"/>
                <w:szCs w:val="18"/>
              </w:rPr>
              <w:t>51,689 (36,050,557)</w:t>
            </w:r>
          </w:p>
        </w:tc>
        <w:tc>
          <w:tcPr>
            <w:tcW w:w="708" w:type="pct"/>
            <w:tcBorders>
              <w:top w:val="single" w:sz="4" w:space="0" w:color="auto"/>
              <w:left w:val="single" w:sz="4" w:space="0" w:color="auto"/>
              <w:bottom w:val="single" w:sz="4" w:space="0" w:color="auto"/>
              <w:right w:val="single" w:sz="4" w:space="0" w:color="auto"/>
            </w:tcBorders>
            <w:vAlign w:val="bottom"/>
            <w:hideMark/>
          </w:tcPr>
          <w:p w14:paraId="74F618D7" w14:textId="77777777" w:rsidR="00E86628" w:rsidRPr="00E86628" w:rsidRDefault="00E86628" w:rsidP="006B42D3">
            <w:pPr>
              <w:jc w:val="right"/>
              <w:rPr>
                <w:b/>
                <w:bCs/>
                <w:sz w:val="18"/>
                <w:szCs w:val="18"/>
              </w:rPr>
            </w:pPr>
            <w:r w:rsidRPr="00E86628">
              <w:rPr>
                <w:rFonts w:ascii="Calibri" w:hAnsi="Calibri" w:cs="Calibri"/>
                <w:color w:val="000000"/>
                <w:sz w:val="18"/>
                <w:szCs w:val="18"/>
              </w:rPr>
              <w:t>53,776 (26,491,259)</w:t>
            </w:r>
          </w:p>
        </w:tc>
        <w:tc>
          <w:tcPr>
            <w:tcW w:w="708" w:type="pct"/>
            <w:tcBorders>
              <w:top w:val="single" w:sz="4" w:space="0" w:color="auto"/>
              <w:left w:val="single" w:sz="4" w:space="0" w:color="auto"/>
              <w:bottom w:val="single" w:sz="4" w:space="0" w:color="auto"/>
              <w:right w:val="single" w:sz="4" w:space="0" w:color="auto"/>
            </w:tcBorders>
            <w:vAlign w:val="bottom"/>
            <w:hideMark/>
          </w:tcPr>
          <w:p w14:paraId="2023D7A9" w14:textId="77777777" w:rsidR="00E86628" w:rsidRPr="00E86628" w:rsidRDefault="00E86628" w:rsidP="006B42D3">
            <w:pPr>
              <w:jc w:val="right"/>
              <w:rPr>
                <w:b/>
                <w:bCs/>
                <w:sz w:val="18"/>
                <w:szCs w:val="18"/>
              </w:rPr>
            </w:pPr>
            <w:r w:rsidRPr="00E86628">
              <w:rPr>
                <w:rFonts w:ascii="Calibri" w:hAnsi="Calibri" w:cs="Calibri"/>
                <w:color w:val="000000"/>
                <w:sz w:val="18"/>
                <w:szCs w:val="18"/>
              </w:rPr>
              <w:t>51,848 (25,942,087)</w:t>
            </w:r>
          </w:p>
        </w:tc>
        <w:tc>
          <w:tcPr>
            <w:tcW w:w="708" w:type="pct"/>
            <w:tcBorders>
              <w:top w:val="single" w:sz="4" w:space="0" w:color="auto"/>
              <w:left w:val="single" w:sz="4" w:space="0" w:color="auto"/>
              <w:bottom w:val="single" w:sz="4" w:space="0" w:color="auto"/>
              <w:right w:val="single" w:sz="4" w:space="0" w:color="auto"/>
            </w:tcBorders>
            <w:vAlign w:val="bottom"/>
            <w:hideMark/>
          </w:tcPr>
          <w:p w14:paraId="1A152312" w14:textId="77777777" w:rsidR="00E86628" w:rsidRPr="00E86628" w:rsidRDefault="00E86628" w:rsidP="006B42D3">
            <w:pPr>
              <w:jc w:val="right"/>
              <w:rPr>
                <w:b/>
                <w:bCs/>
                <w:sz w:val="18"/>
                <w:szCs w:val="18"/>
              </w:rPr>
            </w:pPr>
            <w:r w:rsidRPr="00E86628">
              <w:rPr>
                <w:rFonts w:ascii="Calibri" w:hAnsi="Calibri" w:cs="Calibri"/>
                <w:color w:val="000000"/>
                <w:sz w:val="18"/>
                <w:szCs w:val="18"/>
              </w:rPr>
              <w:t>49,877 (22,900,850)</w:t>
            </w:r>
          </w:p>
        </w:tc>
        <w:tc>
          <w:tcPr>
            <w:tcW w:w="364" w:type="pct"/>
            <w:tcBorders>
              <w:top w:val="single" w:sz="4" w:space="0" w:color="auto"/>
              <w:left w:val="single" w:sz="4" w:space="0" w:color="auto"/>
              <w:bottom w:val="single" w:sz="4" w:space="0" w:color="auto"/>
              <w:right w:val="single" w:sz="4" w:space="0" w:color="auto"/>
            </w:tcBorders>
          </w:tcPr>
          <w:p w14:paraId="37EF379D"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255,270</w:t>
            </w:r>
          </w:p>
        </w:tc>
      </w:tr>
      <w:tr w:rsidR="00E86628" w:rsidRPr="00E86628" w14:paraId="5F78AF61"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tcPr>
          <w:p w14:paraId="6E9F2033" w14:textId="77777777" w:rsidR="00E86628" w:rsidRPr="00E86628" w:rsidRDefault="00E86628" w:rsidP="006B42D3">
            <w:pPr>
              <w:rPr>
                <w:b/>
                <w:bCs/>
                <w:sz w:val="18"/>
                <w:szCs w:val="18"/>
              </w:rPr>
            </w:pPr>
            <w:r w:rsidRPr="00E86628">
              <w:rPr>
                <w:b/>
                <w:bCs/>
                <w:sz w:val="18"/>
                <w:szCs w:val="18"/>
              </w:rPr>
              <w:t>Incidence rate</w:t>
            </w:r>
          </w:p>
        </w:tc>
        <w:tc>
          <w:tcPr>
            <w:tcW w:w="708" w:type="pct"/>
            <w:tcBorders>
              <w:top w:val="single" w:sz="4" w:space="0" w:color="auto"/>
              <w:left w:val="single" w:sz="4" w:space="0" w:color="auto"/>
              <w:bottom w:val="single" w:sz="4" w:space="0" w:color="auto"/>
              <w:right w:val="single" w:sz="4" w:space="0" w:color="auto"/>
            </w:tcBorders>
            <w:vAlign w:val="bottom"/>
          </w:tcPr>
          <w:p w14:paraId="69A324A8" w14:textId="77777777" w:rsidR="00E86628" w:rsidRPr="00E86628" w:rsidRDefault="00E86628" w:rsidP="006B42D3">
            <w:pPr>
              <w:jc w:val="right"/>
              <w:rPr>
                <w:b/>
                <w:bCs/>
                <w:sz w:val="18"/>
                <w:szCs w:val="18"/>
              </w:rPr>
            </w:pPr>
            <w:r w:rsidRPr="00E86628">
              <w:rPr>
                <w:rFonts w:ascii="Calibri" w:hAnsi="Calibri" w:cs="Calibri"/>
                <w:color w:val="000000"/>
                <w:sz w:val="18"/>
                <w:szCs w:val="18"/>
              </w:rPr>
              <w:t>13.1</w:t>
            </w:r>
          </w:p>
        </w:tc>
        <w:tc>
          <w:tcPr>
            <w:tcW w:w="708" w:type="pct"/>
            <w:tcBorders>
              <w:top w:val="single" w:sz="4" w:space="0" w:color="auto"/>
              <w:left w:val="single" w:sz="4" w:space="0" w:color="auto"/>
              <w:bottom w:val="single" w:sz="4" w:space="0" w:color="auto"/>
              <w:right w:val="single" w:sz="4" w:space="0" w:color="auto"/>
            </w:tcBorders>
            <w:vAlign w:val="bottom"/>
          </w:tcPr>
          <w:p w14:paraId="32C24308" w14:textId="77777777" w:rsidR="00E86628" w:rsidRPr="00E86628" w:rsidRDefault="00E86628" w:rsidP="006B42D3">
            <w:pPr>
              <w:jc w:val="right"/>
              <w:rPr>
                <w:b/>
                <w:bCs/>
                <w:sz w:val="18"/>
                <w:szCs w:val="18"/>
              </w:rPr>
            </w:pPr>
            <w:r w:rsidRPr="00E86628">
              <w:rPr>
                <w:rFonts w:ascii="Calibri" w:hAnsi="Calibri" w:cs="Calibri"/>
                <w:color w:val="000000"/>
                <w:sz w:val="18"/>
                <w:szCs w:val="18"/>
              </w:rPr>
              <w:t>8.7</w:t>
            </w:r>
          </w:p>
        </w:tc>
        <w:tc>
          <w:tcPr>
            <w:tcW w:w="708" w:type="pct"/>
            <w:tcBorders>
              <w:top w:val="single" w:sz="4" w:space="0" w:color="auto"/>
              <w:left w:val="single" w:sz="4" w:space="0" w:color="auto"/>
              <w:bottom w:val="single" w:sz="4" w:space="0" w:color="auto"/>
              <w:right w:val="single" w:sz="4" w:space="0" w:color="auto"/>
            </w:tcBorders>
            <w:vAlign w:val="bottom"/>
          </w:tcPr>
          <w:p w14:paraId="6192695D" w14:textId="77777777" w:rsidR="00E86628" w:rsidRPr="00E86628" w:rsidRDefault="00E86628" w:rsidP="006B42D3">
            <w:pPr>
              <w:jc w:val="right"/>
              <w:rPr>
                <w:b/>
                <w:bCs/>
                <w:sz w:val="18"/>
                <w:szCs w:val="18"/>
              </w:rPr>
            </w:pPr>
            <w:r w:rsidRPr="00E86628">
              <w:rPr>
                <w:rFonts w:ascii="Calibri" w:hAnsi="Calibri" w:cs="Calibri"/>
                <w:color w:val="000000"/>
                <w:sz w:val="18"/>
                <w:szCs w:val="18"/>
              </w:rPr>
              <w:t>14.6</w:t>
            </w:r>
          </w:p>
        </w:tc>
        <w:tc>
          <w:tcPr>
            <w:tcW w:w="708" w:type="pct"/>
            <w:tcBorders>
              <w:top w:val="single" w:sz="4" w:space="0" w:color="auto"/>
              <w:left w:val="single" w:sz="4" w:space="0" w:color="auto"/>
              <w:bottom w:val="single" w:sz="4" w:space="0" w:color="auto"/>
              <w:right w:val="single" w:sz="4" w:space="0" w:color="auto"/>
            </w:tcBorders>
            <w:vAlign w:val="bottom"/>
          </w:tcPr>
          <w:p w14:paraId="48E0FE5C" w14:textId="77777777" w:rsidR="00E86628" w:rsidRPr="00E86628" w:rsidRDefault="00E86628" w:rsidP="006B42D3">
            <w:pPr>
              <w:jc w:val="right"/>
              <w:rPr>
                <w:b/>
                <w:bCs/>
                <w:sz w:val="18"/>
                <w:szCs w:val="18"/>
              </w:rPr>
            </w:pPr>
            <w:r w:rsidRPr="00E86628">
              <w:rPr>
                <w:rFonts w:ascii="Calibri" w:hAnsi="Calibri" w:cs="Calibri"/>
                <w:color w:val="000000"/>
                <w:sz w:val="18"/>
                <w:szCs w:val="18"/>
              </w:rPr>
              <w:t>11.5</w:t>
            </w:r>
          </w:p>
        </w:tc>
        <w:tc>
          <w:tcPr>
            <w:tcW w:w="708" w:type="pct"/>
            <w:tcBorders>
              <w:top w:val="single" w:sz="4" w:space="0" w:color="auto"/>
              <w:left w:val="single" w:sz="4" w:space="0" w:color="auto"/>
              <w:bottom w:val="single" w:sz="4" w:space="0" w:color="auto"/>
              <w:right w:val="single" w:sz="4" w:space="0" w:color="auto"/>
            </w:tcBorders>
            <w:vAlign w:val="bottom"/>
          </w:tcPr>
          <w:p w14:paraId="7A8AE6A3" w14:textId="77777777" w:rsidR="00E86628" w:rsidRPr="00E86628" w:rsidRDefault="00E86628" w:rsidP="006B42D3">
            <w:pPr>
              <w:jc w:val="right"/>
              <w:rPr>
                <w:b/>
                <w:bCs/>
                <w:sz w:val="18"/>
                <w:szCs w:val="18"/>
              </w:rPr>
            </w:pPr>
            <w:r w:rsidRPr="00E86628">
              <w:rPr>
                <w:rFonts w:ascii="Calibri" w:hAnsi="Calibri" w:cs="Calibri"/>
                <w:color w:val="000000"/>
                <w:sz w:val="18"/>
                <w:szCs w:val="18"/>
              </w:rPr>
              <w:t>14.0</w:t>
            </w:r>
          </w:p>
        </w:tc>
        <w:tc>
          <w:tcPr>
            <w:tcW w:w="364" w:type="pct"/>
            <w:tcBorders>
              <w:top w:val="single" w:sz="4" w:space="0" w:color="auto"/>
              <w:left w:val="single" w:sz="4" w:space="0" w:color="auto"/>
              <w:bottom w:val="single" w:sz="4" w:space="0" w:color="auto"/>
              <w:right w:val="single" w:sz="4" w:space="0" w:color="auto"/>
            </w:tcBorders>
          </w:tcPr>
          <w:p w14:paraId="3DBEE58A"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12.1</w:t>
            </w:r>
          </w:p>
        </w:tc>
      </w:tr>
      <w:tr w:rsidR="00E86628" w:rsidRPr="00E86628" w14:paraId="1F739B1B"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tcPr>
          <w:p w14:paraId="33ED0AAF" w14:textId="77777777" w:rsidR="00E86628" w:rsidRPr="00E86628" w:rsidRDefault="00E86628" w:rsidP="006B42D3">
            <w:pPr>
              <w:rPr>
                <w:b/>
                <w:bCs/>
                <w:sz w:val="18"/>
                <w:szCs w:val="18"/>
              </w:rPr>
            </w:pPr>
            <w:r w:rsidRPr="00E86628">
              <w:rPr>
                <w:b/>
                <w:bCs/>
                <w:sz w:val="18"/>
                <w:szCs w:val="18"/>
              </w:rPr>
              <w:t>Prevalence rate</w:t>
            </w:r>
          </w:p>
        </w:tc>
        <w:tc>
          <w:tcPr>
            <w:tcW w:w="708" w:type="pct"/>
            <w:tcBorders>
              <w:top w:val="single" w:sz="4" w:space="0" w:color="auto"/>
              <w:left w:val="single" w:sz="4" w:space="0" w:color="auto"/>
              <w:bottom w:val="single" w:sz="4" w:space="0" w:color="auto"/>
              <w:right w:val="single" w:sz="4" w:space="0" w:color="auto"/>
            </w:tcBorders>
            <w:vAlign w:val="bottom"/>
          </w:tcPr>
          <w:p w14:paraId="27BFAB60" w14:textId="77777777" w:rsidR="00E86628" w:rsidRPr="00E86628" w:rsidRDefault="00E86628" w:rsidP="006B42D3">
            <w:pPr>
              <w:jc w:val="right"/>
              <w:rPr>
                <w:b/>
                <w:bCs/>
                <w:sz w:val="18"/>
                <w:szCs w:val="18"/>
              </w:rPr>
            </w:pPr>
            <w:r w:rsidRPr="00E86628">
              <w:rPr>
                <w:rFonts w:ascii="Calibri" w:hAnsi="Calibri" w:cs="Calibri"/>
                <w:color w:val="000000"/>
                <w:sz w:val="18"/>
                <w:szCs w:val="18"/>
              </w:rPr>
              <w:t>12.8</w:t>
            </w:r>
          </w:p>
        </w:tc>
        <w:tc>
          <w:tcPr>
            <w:tcW w:w="708" w:type="pct"/>
            <w:tcBorders>
              <w:top w:val="single" w:sz="4" w:space="0" w:color="auto"/>
              <w:left w:val="single" w:sz="4" w:space="0" w:color="auto"/>
              <w:bottom w:val="single" w:sz="4" w:space="0" w:color="auto"/>
              <w:right w:val="single" w:sz="4" w:space="0" w:color="auto"/>
            </w:tcBorders>
            <w:vAlign w:val="bottom"/>
          </w:tcPr>
          <w:p w14:paraId="7F1E4681"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8" w:type="pct"/>
            <w:tcBorders>
              <w:top w:val="single" w:sz="4" w:space="0" w:color="auto"/>
              <w:left w:val="single" w:sz="4" w:space="0" w:color="auto"/>
              <w:bottom w:val="single" w:sz="4" w:space="0" w:color="auto"/>
              <w:right w:val="single" w:sz="4" w:space="0" w:color="auto"/>
            </w:tcBorders>
            <w:vAlign w:val="bottom"/>
          </w:tcPr>
          <w:p w14:paraId="4783D1C0" w14:textId="77777777" w:rsidR="00E86628" w:rsidRPr="00E86628" w:rsidRDefault="00E86628" w:rsidP="006B42D3">
            <w:pPr>
              <w:jc w:val="right"/>
              <w:rPr>
                <w:b/>
                <w:bCs/>
                <w:sz w:val="18"/>
                <w:szCs w:val="18"/>
              </w:rPr>
            </w:pPr>
            <w:r w:rsidRPr="00E86628">
              <w:rPr>
                <w:rFonts w:ascii="Calibri" w:hAnsi="Calibri" w:cs="Calibri"/>
                <w:color w:val="000000"/>
                <w:sz w:val="18"/>
                <w:szCs w:val="18"/>
              </w:rPr>
              <w:t>13.5</w:t>
            </w:r>
          </w:p>
        </w:tc>
        <w:tc>
          <w:tcPr>
            <w:tcW w:w="708" w:type="pct"/>
            <w:tcBorders>
              <w:top w:val="single" w:sz="4" w:space="0" w:color="auto"/>
              <w:left w:val="single" w:sz="4" w:space="0" w:color="auto"/>
              <w:bottom w:val="single" w:sz="4" w:space="0" w:color="auto"/>
              <w:right w:val="single" w:sz="4" w:space="0" w:color="auto"/>
            </w:tcBorders>
            <w:vAlign w:val="bottom"/>
          </w:tcPr>
          <w:p w14:paraId="27129B94"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8" w:type="pct"/>
            <w:tcBorders>
              <w:top w:val="single" w:sz="4" w:space="0" w:color="auto"/>
              <w:left w:val="single" w:sz="4" w:space="0" w:color="auto"/>
              <w:bottom w:val="single" w:sz="4" w:space="0" w:color="auto"/>
              <w:right w:val="single" w:sz="4" w:space="0" w:color="auto"/>
            </w:tcBorders>
            <w:vAlign w:val="bottom"/>
          </w:tcPr>
          <w:p w14:paraId="0FE734AA" w14:textId="77777777" w:rsidR="00E86628" w:rsidRPr="00E86628" w:rsidRDefault="00E86628" w:rsidP="006B42D3">
            <w:pPr>
              <w:jc w:val="right"/>
              <w:rPr>
                <w:b/>
                <w:bCs/>
                <w:sz w:val="18"/>
                <w:szCs w:val="18"/>
              </w:rPr>
            </w:pPr>
            <w:r w:rsidRPr="00E86628">
              <w:rPr>
                <w:rFonts w:ascii="Calibri" w:hAnsi="Calibri" w:cs="Calibri"/>
                <w:color w:val="000000"/>
                <w:sz w:val="18"/>
                <w:szCs w:val="18"/>
              </w:rPr>
              <w:t>12.9</w:t>
            </w:r>
          </w:p>
        </w:tc>
        <w:tc>
          <w:tcPr>
            <w:tcW w:w="364" w:type="pct"/>
            <w:tcBorders>
              <w:top w:val="single" w:sz="4" w:space="0" w:color="auto"/>
              <w:left w:val="single" w:sz="4" w:space="0" w:color="auto"/>
              <w:bottom w:val="single" w:sz="4" w:space="0" w:color="auto"/>
              <w:right w:val="single" w:sz="4" w:space="0" w:color="auto"/>
            </w:tcBorders>
          </w:tcPr>
          <w:p w14:paraId="33DC2491" w14:textId="77777777" w:rsidR="00E86628" w:rsidRPr="00E86628" w:rsidRDefault="00E86628" w:rsidP="006B42D3">
            <w:pPr>
              <w:jc w:val="right"/>
              <w:rPr>
                <w:rFonts w:ascii="Calibri" w:hAnsi="Calibri" w:cs="Calibri"/>
                <w:color w:val="000000"/>
                <w:sz w:val="18"/>
                <w:szCs w:val="18"/>
              </w:rPr>
            </w:pPr>
          </w:p>
        </w:tc>
      </w:tr>
      <w:tr w:rsidR="00E86628" w:rsidRPr="00E86628" w14:paraId="54E671A1"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311218C7" w14:textId="77777777" w:rsidR="00E86628" w:rsidRPr="00E86628" w:rsidRDefault="00E86628" w:rsidP="006B42D3">
            <w:pPr>
              <w:tabs>
                <w:tab w:val="left" w:pos="840"/>
              </w:tabs>
              <w:rPr>
                <w:b/>
                <w:bCs/>
                <w:sz w:val="18"/>
                <w:szCs w:val="18"/>
              </w:rPr>
            </w:pPr>
            <w:commentRangeStart w:id="237"/>
            <w:r w:rsidRPr="00E86628">
              <w:rPr>
                <w:b/>
                <w:bCs/>
                <w:sz w:val="18"/>
                <w:szCs w:val="18"/>
              </w:rPr>
              <w:t>Number of states included</w:t>
            </w:r>
            <w:commentRangeEnd w:id="237"/>
            <w:r w:rsidR="00911454">
              <w:rPr>
                <w:rStyle w:val="CommentReference"/>
              </w:rPr>
              <w:commentReference w:id="237"/>
            </w:r>
          </w:p>
        </w:tc>
        <w:tc>
          <w:tcPr>
            <w:tcW w:w="708" w:type="pct"/>
            <w:tcBorders>
              <w:top w:val="single" w:sz="4" w:space="0" w:color="auto"/>
              <w:left w:val="single" w:sz="4" w:space="0" w:color="auto"/>
              <w:bottom w:val="single" w:sz="4" w:space="0" w:color="auto"/>
              <w:right w:val="single" w:sz="4" w:space="0" w:color="auto"/>
            </w:tcBorders>
            <w:vAlign w:val="bottom"/>
          </w:tcPr>
          <w:p w14:paraId="1E4D4617"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158691E3"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66976769"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59671EF4"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641B617D" w14:textId="77777777" w:rsidR="00E86628" w:rsidRPr="00E86628" w:rsidRDefault="00E86628" w:rsidP="006B42D3">
            <w:pPr>
              <w:jc w:val="right"/>
              <w:rPr>
                <w:rFonts w:ascii="Calibri" w:hAnsi="Calibri" w:cs="Calibri"/>
                <w:color w:val="000000"/>
                <w:sz w:val="18"/>
                <w:szCs w:val="18"/>
              </w:rPr>
            </w:pPr>
          </w:p>
        </w:tc>
        <w:tc>
          <w:tcPr>
            <w:tcW w:w="364" w:type="pct"/>
            <w:tcBorders>
              <w:top w:val="single" w:sz="4" w:space="0" w:color="auto"/>
              <w:left w:val="single" w:sz="4" w:space="0" w:color="auto"/>
              <w:bottom w:val="single" w:sz="4" w:space="0" w:color="auto"/>
              <w:right w:val="single" w:sz="4" w:space="0" w:color="auto"/>
            </w:tcBorders>
          </w:tcPr>
          <w:p w14:paraId="0977D301" w14:textId="77777777" w:rsidR="00E86628" w:rsidRPr="00E86628" w:rsidRDefault="00E86628" w:rsidP="006B42D3">
            <w:pPr>
              <w:jc w:val="right"/>
              <w:rPr>
                <w:rFonts w:ascii="Calibri" w:hAnsi="Calibri" w:cs="Calibri"/>
                <w:color w:val="000000"/>
                <w:sz w:val="18"/>
                <w:szCs w:val="18"/>
              </w:rPr>
            </w:pPr>
            <w:commentRangeStart w:id="238"/>
            <w:r w:rsidRPr="00E86628">
              <w:rPr>
                <w:rFonts w:ascii="Calibri" w:hAnsi="Calibri" w:cs="Calibri"/>
                <w:color w:val="000000"/>
                <w:sz w:val="18"/>
                <w:szCs w:val="18"/>
              </w:rPr>
              <w:t>34</w:t>
            </w:r>
            <w:commentRangeEnd w:id="238"/>
            <w:r w:rsidR="00E56918">
              <w:rPr>
                <w:rStyle w:val="CommentReference"/>
              </w:rPr>
              <w:commentReference w:id="238"/>
            </w:r>
          </w:p>
        </w:tc>
      </w:tr>
    </w:tbl>
    <w:p w14:paraId="4765A185" w14:textId="77777777" w:rsidR="004E4D3F" w:rsidRPr="00EC1FA9" w:rsidRDefault="004E4D3F" w:rsidP="00265584">
      <w:pPr>
        <w:rPr>
          <w:b/>
          <w:bCs/>
          <w:i/>
          <w:iCs/>
          <w:sz w:val="16"/>
          <w:szCs w:val="16"/>
          <w:u w:val="single"/>
        </w:rPr>
      </w:pPr>
    </w:p>
    <w:p w14:paraId="7EEDB09F" w14:textId="605DAEC0" w:rsidR="008269F1" w:rsidRPr="00E86628" w:rsidRDefault="008269F1" w:rsidP="00EB260B">
      <w:pPr>
        <w:pStyle w:val="Caption"/>
        <w:keepNext/>
      </w:pPr>
      <w:bookmarkStart w:id="239" w:name="_Ref9331808"/>
      <w:bookmarkStart w:id="240" w:name="_Toc9943336"/>
      <w:bookmarkStart w:id="241" w:name="_Toc9944391"/>
      <w:r w:rsidRPr="00E86628">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4</w:t>
      </w:r>
      <w:r w:rsidR="003A36B2">
        <w:rPr>
          <w:noProof/>
        </w:rPr>
        <w:fldChar w:fldCharType="end"/>
      </w:r>
      <w:bookmarkEnd w:id="239"/>
      <w:r w:rsidRPr="00E86628">
        <w:t>: Comparing results of the burden of disease using state-specific estimates vs original estimates</w:t>
      </w:r>
      <w:bookmarkEnd w:id="240"/>
      <w:bookmarkEnd w:id="241"/>
    </w:p>
    <w:tbl>
      <w:tblPr>
        <w:tblW w:w="5000" w:type="pct"/>
        <w:tblLook w:val="04A0" w:firstRow="1" w:lastRow="0" w:firstColumn="1" w:lastColumn="0" w:noHBand="0" w:noVBand="1"/>
      </w:tblPr>
      <w:tblGrid>
        <w:gridCol w:w="897"/>
        <w:gridCol w:w="1614"/>
        <w:gridCol w:w="1208"/>
        <w:gridCol w:w="1211"/>
        <w:gridCol w:w="631"/>
        <w:gridCol w:w="9"/>
        <w:gridCol w:w="1214"/>
        <w:gridCol w:w="1211"/>
        <w:gridCol w:w="626"/>
        <w:gridCol w:w="16"/>
        <w:gridCol w:w="916"/>
        <w:gridCol w:w="637"/>
        <w:gridCol w:w="598"/>
        <w:gridCol w:w="16"/>
        <w:gridCol w:w="883"/>
        <w:gridCol w:w="598"/>
        <w:gridCol w:w="655"/>
      </w:tblGrid>
      <w:tr w:rsidR="00E86628" w:rsidRPr="00E86628" w14:paraId="327E486A" w14:textId="77777777" w:rsidTr="00E86628">
        <w:trPr>
          <w:trHeight w:val="32"/>
        </w:trPr>
        <w:tc>
          <w:tcPr>
            <w:tcW w:w="34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1182"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Main results</w:t>
            </w:r>
          </w:p>
        </w:tc>
        <w:tc>
          <w:tcPr>
            <w:tcW w:w="1185"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Original results</w:t>
            </w:r>
          </w:p>
        </w:tc>
        <w:tc>
          <w:tcPr>
            <w:tcW w:w="837"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Difference</w:t>
            </w:r>
          </w:p>
        </w:tc>
        <w:tc>
          <w:tcPr>
            <w:tcW w:w="82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Percentage difference</w:t>
            </w:r>
          </w:p>
        </w:tc>
      </w:tr>
      <w:tr w:rsidR="00E86628" w:rsidRPr="00E86628" w14:paraId="6450398E" w14:textId="77777777" w:rsidTr="00E86628">
        <w:trPr>
          <w:trHeight w:val="99"/>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noWrap/>
            <w:vAlign w:val="center"/>
            <w:hideMark/>
          </w:tcPr>
          <w:p w14:paraId="4E233A23"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467" w:type="pct"/>
            <w:tcBorders>
              <w:top w:val="nil"/>
              <w:left w:val="nil"/>
              <w:bottom w:val="single" w:sz="8" w:space="0" w:color="auto"/>
              <w:right w:val="single" w:sz="8" w:space="0" w:color="auto"/>
            </w:tcBorders>
            <w:shd w:val="clear" w:color="auto" w:fill="auto"/>
            <w:vAlign w:val="center"/>
            <w:hideMark/>
          </w:tcPr>
          <w:p w14:paraId="387A2B3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41D93A1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4" w:type="pct"/>
            <w:tcBorders>
              <w:top w:val="nil"/>
              <w:left w:val="nil"/>
              <w:bottom w:val="single" w:sz="8" w:space="0" w:color="auto"/>
              <w:right w:val="single" w:sz="8" w:space="0" w:color="auto"/>
            </w:tcBorders>
            <w:shd w:val="clear" w:color="auto" w:fill="auto"/>
            <w:vAlign w:val="center"/>
            <w:hideMark/>
          </w:tcPr>
          <w:p w14:paraId="4596856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472" w:type="pct"/>
            <w:gridSpan w:val="2"/>
            <w:tcBorders>
              <w:top w:val="nil"/>
              <w:left w:val="nil"/>
              <w:bottom w:val="single" w:sz="8" w:space="0" w:color="auto"/>
              <w:right w:val="single" w:sz="8" w:space="0" w:color="auto"/>
            </w:tcBorders>
            <w:shd w:val="clear" w:color="auto" w:fill="auto"/>
            <w:vAlign w:val="center"/>
            <w:hideMark/>
          </w:tcPr>
          <w:p w14:paraId="3A87D23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0797C0F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2" w:type="pct"/>
            <w:tcBorders>
              <w:top w:val="nil"/>
              <w:left w:val="nil"/>
              <w:bottom w:val="single" w:sz="8" w:space="0" w:color="auto"/>
              <w:right w:val="single" w:sz="8" w:space="0" w:color="auto"/>
            </w:tcBorders>
            <w:shd w:val="clear" w:color="auto" w:fill="auto"/>
            <w:vAlign w:val="center"/>
            <w:hideMark/>
          </w:tcPr>
          <w:p w14:paraId="63D1FC9F"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60" w:type="pct"/>
            <w:gridSpan w:val="2"/>
            <w:tcBorders>
              <w:top w:val="nil"/>
              <w:left w:val="nil"/>
              <w:bottom w:val="single" w:sz="8" w:space="0" w:color="auto"/>
              <w:right w:val="single" w:sz="8" w:space="0" w:color="auto"/>
            </w:tcBorders>
            <w:shd w:val="clear" w:color="auto" w:fill="auto"/>
            <w:vAlign w:val="center"/>
            <w:hideMark/>
          </w:tcPr>
          <w:p w14:paraId="09D5518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46" w:type="pct"/>
            <w:tcBorders>
              <w:top w:val="nil"/>
              <w:left w:val="nil"/>
              <w:bottom w:val="single" w:sz="8" w:space="0" w:color="auto"/>
              <w:right w:val="single" w:sz="8" w:space="0" w:color="auto"/>
            </w:tcBorders>
            <w:shd w:val="clear" w:color="auto" w:fill="auto"/>
            <w:vAlign w:val="center"/>
            <w:hideMark/>
          </w:tcPr>
          <w:p w14:paraId="57A4915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31" w:type="pct"/>
            <w:tcBorders>
              <w:top w:val="nil"/>
              <w:left w:val="nil"/>
              <w:bottom w:val="single" w:sz="8" w:space="0" w:color="auto"/>
              <w:right w:val="single" w:sz="8" w:space="0" w:color="auto"/>
            </w:tcBorders>
            <w:shd w:val="clear" w:color="auto" w:fill="auto"/>
            <w:vAlign w:val="center"/>
            <w:hideMark/>
          </w:tcPr>
          <w:p w14:paraId="5F696BE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47" w:type="pct"/>
            <w:gridSpan w:val="2"/>
            <w:tcBorders>
              <w:top w:val="nil"/>
              <w:left w:val="nil"/>
              <w:bottom w:val="single" w:sz="8" w:space="0" w:color="auto"/>
              <w:right w:val="single" w:sz="8" w:space="0" w:color="auto"/>
            </w:tcBorders>
            <w:shd w:val="clear" w:color="auto" w:fill="auto"/>
            <w:vAlign w:val="center"/>
            <w:hideMark/>
          </w:tcPr>
          <w:p w14:paraId="6A5D9C4A"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31" w:type="pct"/>
            <w:tcBorders>
              <w:top w:val="nil"/>
              <w:left w:val="nil"/>
              <w:bottom w:val="single" w:sz="8" w:space="0" w:color="auto"/>
              <w:right w:val="single" w:sz="8" w:space="0" w:color="auto"/>
            </w:tcBorders>
            <w:shd w:val="clear" w:color="auto" w:fill="auto"/>
            <w:vAlign w:val="center"/>
            <w:hideMark/>
          </w:tcPr>
          <w:p w14:paraId="2441AA2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53" w:type="pct"/>
            <w:tcBorders>
              <w:top w:val="nil"/>
              <w:left w:val="nil"/>
              <w:bottom w:val="single" w:sz="8" w:space="0" w:color="auto"/>
              <w:right w:val="single" w:sz="8" w:space="0" w:color="auto"/>
            </w:tcBorders>
            <w:shd w:val="clear" w:color="auto" w:fill="auto"/>
            <w:vAlign w:val="center"/>
            <w:hideMark/>
          </w:tcPr>
          <w:p w14:paraId="0628BFB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r>
      <w:tr w:rsidR="00E86628" w:rsidRPr="00E86628" w14:paraId="05124936" w14:textId="77777777" w:rsidTr="00E86628">
        <w:trPr>
          <w:trHeight w:val="32"/>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vAlign w:val="center"/>
            <w:hideMark/>
          </w:tcPr>
          <w:p w14:paraId="0E0A47C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Total</w:t>
            </w:r>
          </w:p>
        </w:tc>
        <w:tc>
          <w:tcPr>
            <w:tcW w:w="467" w:type="pct"/>
            <w:tcBorders>
              <w:top w:val="nil"/>
              <w:left w:val="nil"/>
              <w:bottom w:val="single" w:sz="8" w:space="0" w:color="auto"/>
              <w:right w:val="single" w:sz="8" w:space="0" w:color="auto"/>
            </w:tcBorders>
            <w:shd w:val="clear" w:color="auto" w:fill="auto"/>
            <w:vAlign w:val="center"/>
            <w:hideMark/>
          </w:tcPr>
          <w:p w14:paraId="3B70B0A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754,893</w:t>
            </w:r>
          </w:p>
        </w:tc>
        <w:tc>
          <w:tcPr>
            <w:tcW w:w="468" w:type="pct"/>
            <w:tcBorders>
              <w:top w:val="nil"/>
              <w:left w:val="nil"/>
              <w:bottom w:val="single" w:sz="8" w:space="0" w:color="auto"/>
              <w:right w:val="single" w:sz="8" w:space="0" w:color="auto"/>
            </w:tcBorders>
            <w:shd w:val="clear" w:color="auto" w:fill="auto"/>
            <w:vAlign w:val="center"/>
            <w:hideMark/>
          </w:tcPr>
          <w:p w14:paraId="6D36C1B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132,829</w:t>
            </w:r>
          </w:p>
        </w:tc>
        <w:tc>
          <w:tcPr>
            <w:tcW w:w="244" w:type="pct"/>
            <w:tcBorders>
              <w:top w:val="nil"/>
              <w:left w:val="nil"/>
              <w:bottom w:val="single" w:sz="8" w:space="0" w:color="auto"/>
              <w:right w:val="single" w:sz="8" w:space="0" w:color="auto"/>
            </w:tcBorders>
            <w:shd w:val="clear" w:color="auto" w:fill="auto"/>
            <w:vAlign w:val="center"/>
            <w:hideMark/>
          </w:tcPr>
          <w:p w14:paraId="68B1DC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A68BB1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794,934</w:t>
            </w:r>
          </w:p>
        </w:tc>
        <w:tc>
          <w:tcPr>
            <w:tcW w:w="468" w:type="pct"/>
            <w:tcBorders>
              <w:top w:val="nil"/>
              <w:left w:val="nil"/>
              <w:bottom w:val="single" w:sz="8" w:space="0" w:color="auto"/>
              <w:right w:val="single" w:sz="8" w:space="0" w:color="auto"/>
            </w:tcBorders>
            <w:shd w:val="clear" w:color="auto" w:fill="auto"/>
            <w:vAlign w:val="center"/>
            <w:hideMark/>
          </w:tcPr>
          <w:p w14:paraId="6EDD3AB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141,931</w:t>
            </w:r>
          </w:p>
        </w:tc>
        <w:tc>
          <w:tcPr>
            <w:tcW w:w="242" w:type="pct"/>
            <w:tcBorders>
              <w:top w:val="nil"/>
              <w:left w:val="nil"/>
              <w:bottom w:val="single" w:sz="8" w:space="0" w:color="auto"/>
              <w:right w:val="single" w:sz="8" w:space="0" w:color="auto"/>
            </w:tcBorders>
            <w:shd w:val="clear" w:color="auto" w:fill="auto"/>
            <w:vAlign w:val="center"/>
            <w:hideMark/>
          </w:tcPr>
          <w:p w14:paraId="382259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18D11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-40,041</w:t>
            </w:r>
          </w:p>
        </w:tc>
        <w:tc>
          <w:tcPr>
            <w:tcW w:w="246" w:type="pct"/>
            <w:tcBorders>
              <w:top w:val="nil"/>
              <w:left w:val="nil"/>
              <w:bottom w:val="single" w:sz="8" w:space="0" w:color="auto"/>
              <w:right w:val="single" w:sz="8" w:space="0" w:color="auto"/>
            </w:tcBorders>
            <w:shd w:val="clear" w:color="auto" w:fill="auto"/>
            <w:vAlign w:val="center"/>
            <w:hideMark/>
          </w:tcPr>
          <w:p w14:paraId="2797ED6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-9,103</w:t>
            </w:r>
          </w:p>
        </w:tc>
        <w:tc>
          <w:tcPr>
            <w:tcW w:w="231" w:type="pct"/>
            <w:tcBorders>
              <w:top w:val="nil"/>
              <w:left w:val="nil"/>
              <w:bottom w:val="single" w:sz="8" w:space="0" w:color="auto"/>
              <w:right w:val="single" w:sz="8" w:space="0" w:color="auto"/>
            </w:tcBorders>
            <w:shd w:val="clear" w:color="auto" w:fill="auto"/>
            <w:vAlign w:val="center"/>
            <w:hideMark/>
          </w:tcPr>
          <w:p w14:paraId="0A7A72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16812D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-5.0%</w:t>
            </w:r>
          </w:p>
        </w:tc>
        <w:tc>
          <w:tcPr>
            <w:tcW w:w="231" w:type="pct"/>
            <w:tcBorders>
              <w:top w:val="nil"/>
              <w:left w:val="nil"/>
              <w:bottom w:val="single" w:sz="8" w:space="0" w:color="auto"/>
              <w:right w:val="single" w:sz="8" w:space="0" w:color="auto"/>
            </w:tcBorders>
            <w:shd w:val="clear" w:color="auto" w:fill="auto"/>
            <w:vAlign w:val="center"/>
            <w:hideMark/>
          </w:tcPr>
          <w:p w14:paraId="74C4F6C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-6.4%</w:t>
            </w:r>
          </w:p>
        </w:tc>
        <w:tc>
          <w:tcPr>
            <w:tcW w:w="253" w:type="pct"/>
            <w:tcBorders>
              <w:top w:val="nil"/>
              <w:left w:val="nil"/>
              <w:bottom w:val="single" w:sz="8" w:space="0" w:color="auto"/>
              <w:right w:val="single" w:sz="8" w:space="0" w:color="auto"/>
            </w:tcBorders>
            <w:shd w:val="clear" w:color="auto" w:fill="auto"/>
            <w:vAlign w:val="center"/>
            <w:hideMark/>
          </w:tcPr>
          <w:p w14:paraId="433C8DA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1AD44045" w14:textId="77777777" w:rsidTr="00E86628">
        <w:trPr>
          <w:trHeight w:val="36"/>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living location (% of Total)</w:t>
            </w:r>
          </w:p>
        </w:tc>
        <w:tc>
          <w:tcPr>
            <w:tcW w:w="624" w:type="pct"/>
            <w:tcBorders>
              <w:top w:val="nil"/>
              <w:left w:val="nil"/>
              <w:bottom w:val="single" w:sz="8" w:space="0" w:color="auto"/>
              <w:right w:val="single" w:sz="8" w:space="0" w:color="auto"/>
            </w:tcBorders>
            <w:shd w:val="clear" w:color="auto" w:fill="auto"/>
            <w:vAlign w:val="center"/>
            <w:hideMark/>
          </w:tcPr>
          <w:p w14:paraId="7900A5E6"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Rural</w:t>
            </w:r>
          </w:p>
        </w:tc>
        <w:tc>
          <w:tcPr>
            <w:tcW w:w="467" w:type="pct"/>
            <w:tcBorders>
              <w:top w:val="nil"/>
              <w:left w:val="nil"/>
              <w:bottom w:val="single" w:sz="8" w:space="0" w:color="auto"/>
              <w:right w:val="single" w:sz="8" w:space="0" w:color="auto"/>
            </w:tcBorders>
            <w:shd w:val="clear" w:color="auto" w:fill="auto"/>
            <w:vAlign w:val="center"/>
            <w:hideMark/>
          </w:tcPr>
          <w:p w14:paraId="28E957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142,559 (19%)</w:t>
            </w:r>
          </w:p>
        </w:tc>
        <w:tc>
          <w:tcPr>
            <w:tcW w:w="468" w:type="pct"/>
            <w:tcBorders>
              <w:top w:val="nil"/>
              <w:left w:val="nil"/>
              <w:bottom w:val="single" w:sz="8" w:space="0" w:color="auto"/>
              <w:right w:val="single" w:sz="8" w:space="0" w:color="auto"/>
            </w:tcBorders>
            <w:shd w:val="clear" w:color="auto" w:fill="auto"/>
            <w:vAlign w:val="center"/>
            <w:hideMark/>
          </w:tcPr>
          <w:p w14:paraId="1ACCAA0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13,951 (11%)</w:t>
            </w:r>
          </w:p>
        </w:tc>
        <w:tc>
          <w:tcPr>
            <w:tcW w:w="244" w:type="pct"/>
            <w:tcBorders>
              <w:top w:val="nil"/>
              <w:left w:val="nil"/>
              <w:bottom w:val="single" w:sz="8" w:space="0" w:color="auto"/>
              <w:right w:val="single" w:sz="8" w:space="0" w:color="auto"/>
            </w:tcBorders>
            <w:shd w:val="clear" w:color="auto" w:fill="auto"/>
            <w:vAlign w:val="center"/>
            <w:hideMark/>
          </w:tcPr>
          <w:p w14:paraId="38A37A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29D788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148,470 (19%)</w:t>
            </w:r>
          </w:p>
        </w:tc>
        <w:tc>
          <w:tcPr>
            <w:tcW w:w="468" w:type="pct"/>
            <w:tcBorders>
              <w:top w:val="nil"/>
              <w:left w:val="nil"/>
              <w:bottom w:val="single" w:sz="8" w:space="0" w:color="auto"/>
              <w:right w:val="single" w:sz="8" w:space="0" w:color="auto"/>
            </w:tcBorders>
            <w:shd w:val="clear" w:color="auto" w:fill="auto"/>
            <w:vAlign w:val="center"/>
            <w:hideMark/>
          </w:tcPr>
          <w:p w14:paraId="1E268CD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14,466 (10%)</w:t>
            </w:r>
          </w:p>
        </w:tc>
        <w:tc>
          <w:tcPr>
            <w:tcW w:w="242" w:type="pct"/>
            <w:tcBorders>
              <w:top w:val="nil"/>
              <w:left w:val="nil"/>
              <w:bottom w:val="single" w:sz="8" w:space="0" w:color="auto"/>
              <w:right w:val="single" w:sz="8" w:space="0" w:color="auto"/>
            </w:tcBorders>
            <w:shd w:val="clear" w:color="auto" w:fill="auto"/>
            <w:vAlign w:val="center"/>
            <w:hideMark/>
          </w:tcPr>
          <w:p w14:paraId="47F6093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44CC7F8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-5,911</w:t>
            </w:r>
          </w:p>
        </w:tc>
        <w:tc>
          <w:tcPr>
            <w:tcW w:w="246" w:type="pct"/>
            <w:tcBorders>
              <w:top w:val="nil"/>
              <w:left w:val="nil"/>
              <w:bottom w:val="single" w:sz="8" w:space="0" w:color="auto"/>
              <w:right w:val="single" w:sz="8" w:space="0" w:color="auto"/>
            </w:tcBorders>
            <w:shd w:val="clear" w:color="auto" w:fill="auto"/>
            <w:vAlign w:val="center"/>
            <w:hideMark/>
          </w:tcPr>
          <w:p w14:paraId="74449A1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-514</w:t>
            </w:r>
          </w:p>
        </w:tc>
        <w:tc>
          <w:tcPr>
            <w:tcW w:w="231" w:type="pct"/>
            <w:tcBorders>
              <w:top w:val="nil"/>
              <w:left w:val="nil"/>
              <w:bottom w:val="single" w:sz="8" w:space="0" w:color="auto"/>
              <w:right w:val="single" w:sz="8" w:space="0" w:color="auto"/>
            </w:tcBorders>
            <w:shd w:val="clear" w:color="auto" w:fill="auto"/>
            <w:vAlign w:val="center"/>
            <w:hideMark/>
          </w:tcPr>
          <w:p w14:paraId="06D7FB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6CA299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w:t>
            </w:r>
          </w:p>
        </w:tc>
        <w:tc>
          <w:tcPr>
            <w:tcW w:w="231" w:type="pct"/>
            <w:tcBorders>
              <w:top w:val="nil"/>
              <w:left w:val="nil"/>
              <w:bottom w:val="single" w:sz="8" w:space="0" w:color="auto"/>
              <w:right w:val="single" w:sz="8" w:space="0" w:color="auto"/>
            </w:tcBorders>
            <w:shd w:val="clear" w:color="auto" w:fill="auto"/>
            <w:vAlign w:val="center"/>
            <w:hideMark/>
          </w:tcPr>
          <w:p w14:paraId="34AA17F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-3.6%</w:t>
            </w:r>
          </w:p>
        </w:tc>
        <w:tc>
          <w:tcPr>
            <w:tcW w:w="253" w:type="pct"/>
            <w:tcBorders>
              <w:top w:val="nil"/>
              <w:left w:val="nil"/>
              <w:bottom w:val="single" w:sz="8" w:space="0" w:color="auto"/>
              <w:right w:val="single" w:sz="8" w:space="0" w:color="auto"/>
            </w:tcBorders>
            <w:shd w:val="clear" w:color="auto" w:fill="auto"/>
            <w:vAlign w:val="center"/>
            <w:hideMark/>
          </w:tcPr>
          <w:p w14:paraId="7C671D1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003E5F71"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BB25807"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63E7F0E3"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 cluster</w:t>
            </w:r>
          </w:p>
        </w:tc>
        <w:tc>
          <w:tcPr>
            <w:tcW w:w="467" w:type="pct"/>
            <w:tcBorders>
              <w:top w:val="nil"/>
              <w:left w:val="nil"/>
              <w:bottom w:val="single" w:sz="8" w:space="0" w:color="auto"/>
              <w:right w:val="single" w:sz="8" w:space="0" w:color="auto"/>
            </w:tcBorders>
            <w:shd w:val="clear" w:color="auto" w:fill="auto"/>
            <w:vAlign w:val="center"/>
            <w:hideMark/>
          </w:tcPr>
          <w:p w14:paraId="5411275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71,249 (9%)</w:t>
            </w:r>
          </w:p>
        </w:tc>
        <w:tc>
          <w:tcPr>
            <w:tcW w:w="468" w:type="pct"/>
            <w:tcBorders>
              <w:top w:val="nil"/>
              <w:left w:val="nil"/>
              <w:bottom w:val="single" w:sz="8" w:space="0" w:color="auto"/>
              <w:right w:val="single" w:sz="8" w:space="0" w:color="auto"/>
            </w:tcBorders>
            <w:shd w:val="clear" w:color="auto" w:fill="auto"/>
            <w:vAlign w:val="center"/>
            <w:hideMark/>
          </w:tcPr>
          <w:p w14:paraId="311EACD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9,296 (7%)</w:t>
            </w:r>
          </w:p>
        </w:tc>
        <w:tc>
          <w:tcPr>
            <w:tcW w:w="244" w:type="pct"/>
            <w:tcBorders>
              <w:top w:val="nil"/>
              <w:left w:val="nil"/>
              <w:bottom w:val="single" w:sz="8" w:space="0" w:color="auto"/>
              <w:right w:val="single" w:sz="8" w:space="0" w:color="auto"/>
            </w:tcBorders>
            <w:shd w:val="clear" w:color="auto" w:fill="auto"/>
            <w:vAlign w:val="center"/>
            <w:hideMark/>
          </w:tcPr>
          <w:p w14:paraId="00D8859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D8A16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75,453 (9%)</w:t>
            </w:r>
          </w:p>
        </w:tc>
        <w:tc>
          <w:tcPr>
            <w:tcW w:w="468" w:type="pct"/>
            <w:tcBorders>
              <w:top w:val="nil"/>
              <w:left w:val="nil"/>
              <w:bottom w:val="single" w:sz="8" w:space="0" w:color="auto"/>
              <w:right w:val="single" w:sz="8" w:space="0" w:color="auto"/>
            </w:tcBorders>
            <w:shd w:val="clear" w:color="auto" w:fill="auto"/>
            <w:vAlign w:val="center"/>
            <w:hideMark/>
          </w:tcPr>
          <w:p w14:paraId="059B5B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9,844 (7%)</w:t>
            </w:r>
          </w:p>
        </w:tc>
        <w:tc>
          <w:tcPr>
            <w:tcW w:w="242" w:type="pct"/>
            <w:tcBorders>
              <w:top w:val="nil"/>
              <w:left w:val="nil"/>
              <w:bottom w:val="single" w:sz="8" w:space="0" w:color="auto"/>
              <w:right w:val="single" w:sz="8" w:space="0" w:color="auto"/>
            </w:tcBorders>
            <w:shd w:val="clear" w:color="auto" w:fill="auto"/>
            <w:vAlign w:val="center"/>
            <w:hideMark/>
          </w:tcPr>
          <w:p w14:paraId="3416D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6A6EBD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-4,204</w:t>
            </w:r>
          </w:p>
        </w:tc>
        <w:tc>
          <w:tcPr>
            <w:tcW w:w="246" w:type="pct"/>
            <w:tcBorders>
              <w:top w:val="nil"/>
              <w:left w:val="nil"/>
              <w:bottom w:val="single" w:sz="8" w:space="0" w:color="auto"/>
              <w:right w:val="single" w:sz="8" w:space="0" w:color="auto"/>
            </w:tcBorders>
            <w:shd w:val="clear" w:color="auto" w:fill="auto"/>
            <w:vAlign w:val="center"/>
            <w:hideMark/>
          </w:tcPr>
          <w:p w14:paraId="356C86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-549</w:t>
            </w:r>
          </w:p>
        </w:tc>
        <w:tc>
          <w:tcPr>
            <w:tcW w:w="231" w:type="pct"/>
            <w:tcBorders>
              <w:top w:val="nil"/>
              <w:left w:val="nil"/>
              <w:bottom w:val="single" w:sz="8" w:space="0" w:color="auto"/>
              <w:right w:val="single" w:sz="8" w:space="0" w:color="auto"/>
            </w:tcBorders>
            <w:shd w:val="clear" w:color="auto" w:fill="auto"/>
            <w:vAlign w:val="center"/>
            <w:hideMark/>
          </w:tcPr>
          <w:p w14:paraId="1F6A7B0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52FF1A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1FB23C1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53" w:type="pct"/>
            <w:tcBorders>
              <w:top w:val="nil"/>
              <w:left w:val="nil"/>
              <w:bottom w:val="single" w:sz="8" w:space="0" w:color="auto"/>
              <w:right w:val="single" w:sz="8" w:space="0" w:color="auto"/>
            </w:tcBorders>
            <w:shd w:val="clear" w:color="auto" w:fill="auto"/>
            <w:vAlign w:val="center"/>
            <w:hideMark/>
          </w:tcPr>
          <w:p w14:paraId="13B7763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r>
      <w:tr w:rsidR="00E86628" w:rsidRPr="00E86628" w14:paraId="79359EA0" w14:textId="77777777" w:rsidTr="00E86628">
        <w:trPr>
          <w:trHeight w:val="223"/>
        </w:trPr>
        <w:tc>
          <w:tcPr>
            <w:tcW w:w="347" w:type="pct"/>
            <w:vMerge/>
            <w:tcBorders>
              <w:top w:val="nil"/>
              <w:left w:val="single" w:sz="8" w:space="0" w:color="auto"/>
              <w:bottom w:val="single" w:sz="8" w:space="0" w:color="000000"/>
              <w:right w:val="single" w:sz="8" w:space="0" w:color="auto"/>
            </w:tcBorders>
            <w:vAlign w:val="center"/>
            <w:hideMark/>
          </w:tcPr>
          <w:p w14:paraId="73E02E84"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7A656E32"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Urbanized area</w:t>
            </w:r>
          </w:p>
        </w:tc>
        <w:tc>
          <w:tcPr>
            <w:tcW w:w="467" w:type="pct"/>
            <w:tcBorders>
              <w:top w:val="nil"/>
              <w:left w:val="nil"/>
              <w:bottom w:val="single" w:sz="8" w:space="0" w:color="auto"/>
              <w:right w:val="single" w:sz="8" w:space="0" w:color="auto"/>
            </w:tcBorders>
            <w:shd w:val="clear" w:color="auto" w:fill="auto"/>
            <w:vAlign w:val="center"/>
            <w:hideMark/>
          </w:tcPr>
          <w:p w14:paraId="204160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541,085 (72%)</w:t>
            </w:r>
          </w:p>
        </w:tc>
        <w:tc>
          <w:tcPr>
            <w:tcW w:w="468" w:type="pct"/>
            <w:tcBorders>
              <w:top w:val="nil"/>
              <w:left w:val="nil"/>
              <w:bottom w:val="single" w:sz="8" w:space="0" w:color="auto"/>
              <w:right w:val="single" w:sz="8" w:space="0" w:color="auto"/>
            </w:tcBorders>
            <w:shd w:val="clear" w:color="auto" w:fill="auto"/>
            <w:vAlign w:val="center"/>
            <w:hideMark/>
          </w:tcPr>
          <w:p w14:paraId="0711EE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109,581 (82%)</w:t>
            </w:r>
          </w:p>
        </w:tc>
        <w:tc>
          <w:tcPr>
            <w:tcW w:w="244" w:type="pct"/>
            <w:tcBorders>
              <w:top w:val="nil"/>
              <w:left w:val="nil"/>
              <w:bottom w:val="single" w:sz="8" w:space="0" w:color="auto"/>
              <w:right w:val="single" w:sz="8" w:space="0" w:color="auto"/>
            </w:tcBorders>
            <w:shd w:val="clear" w:color="auto" w:fill="auto"/>
            <w:vAlign w:val="center"/>
            <w:hideMark/>
          </w:tcPr>
          <w:p w14:paraId="5603821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20.3%</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FA1C49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571,011 (72%)</w:t>
            </w:r>
          </w:p>
        </w:tc>
        <w:tc>
          <w:tcPr>
            <w:tcW w:w="468" w:type="pct"/>
            <w:tcBorders>
              <w:top w:val="nil"/>
              <w:left w:val="nil"/>
              <w:bottom w:val="single" w:sz="8" w:space="0" w:color="auto"/>
              <w:right w:val="single" w:sz="8" w:space="0" w:color="auto"/>
            </w:tcBorders>
            <w:shd w:val="clear" w:color="auto" w:fill="auto"/>
            <w:vAlign w:val="center"/>
            <w:hideMark/>
          </w:tcPr>
          <w:p w14:paraId="5BFF4C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117,621 (83%)</w:t>
            </w:r>
          </w:p>
        </w:tc>
        <w:tc>
          <w:tcPr>
            <w:tcW w:w="242" w:type="pct"/>
            <w:tcBorders>
              <w:top w:val="nil"/>
              <w:left w:val="nil"/>
              <w:bottom w:val="single" w:sz="8" w:space="0" w:color="auto"/>
              <w:right w:val="single" w:sz="8" w:space="0" w:color="auto"/>
            </w:tcBorders>
            <w:shd w:val="clear" w:color="auto" w:fill="auto"/>
            <w:vAlign w:val="center"/>
            <w:hideMark/>
          </w:tcPr>
          <w:p w14:paraId="6C13FEA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20.6%</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61D5E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-29,926</w:t>
            </w:r>
          </w:p>
        </w:tc>
        <w:tc>
          <w:tcPr>
            <w:tcW w:w="246" w:type="pct"/>
            <w:tcBorders>
              <w:top w:val="nil"/>
              <w:left w:val="nil"/>
              <w:bottom w:val="single" w:sz="8" w:space="0" w:color="auto"/>
              <w:right w:val="single" w:sz="8" w:space="0" w:color="auto"/>
            </w:tcBorders>
            <w:shd w:val="clear" w:color="auto" w:fill="auto"/>
            <w:vAlign w:val="center"/>
            <w:hideMark/>
          </w:tcPr>
          <w:p w14:paraId="3FC41A0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-8,040</w:t>
            </w:r>
          </w:p>
        </w:tc>
        <w:tc>
          <w:tcPr>
            <w:tcW w:w="231" w:type="pct"/>
            <w:tcBorders>
              <w:top w:val="nil"/>
              <w:left w:val="nil"/>
              <w:bottom w:val="single" w:sz="8" w:space="0" w:color="auto"/>
              <w:right w:val="single" w:sz="8" w:space="0" w:color="auto"/>
            </w:tcBorders>
            <w:shd w:val="clear" w:color="auto" w:fill="auto"/>
            <w:vAlign w:val="center"/>
            <w:hideMark/>
          </w:tcPr>
          <w:p w14:paraId="6127930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64134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-5.2%</w:t>
            </w:r>
          </w:p>
        </w:tc>
        <w:tc>
          <w:tcPr>
            <w:tcW w:w="231" w:type="pct"/>
            <w:tcBorders>
              <w:top w:val="nil"/>
              <w:left w:val="nil"/>
              <w:bottom w:val="single" w:sz="8" w:space="0" w:color="auto"/>
              <w:right w:val="single" w:sz="8" w:space="0" w:color="auto"/>
            </w:tcBorders>
            <w:shd w:val="clear" w:color="auto" w:fill="auto"/>
            <w:vAlign w:val="center"/>
            <w:hideMark/>
          </w:tcPr>
          <w:p w14:paraId="4E752C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53" w:type="pct"/>
            <w:tcBorders>
              <w:top w:val="nil"/>
              <w:left w:val="nil"/>
              <w:bottom w:val="single" w:sz="8" w:space="0" w:color="auto"/>
              <w:right w:val="single" w:sz="8" w:space="0" w:color="auto"/>
            </w:tcBorders>
            <w:shd w:val="clear" w:color="auto" w:fill="auto"/>
            <w:vAlign w:val="center"/>
            <w:hideMark/>
          </w:tcPr>
          <w:p w14:paraId="002DD44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w:t>
            </w:r>
          </w:p>
        </w:tc>
      </w:tr>
      <w:tr w:rsidR="00E86628" w:rsidRPr="00E86628" w14:paraId="55EC0491" w14:textId="77777777" w:rsidTr="00E86628">
        <w:trPr>
          <w:trHeight w:val="32"/>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median household income (% of Total)</w:t>
            </w:r>
          </w:p>
        </w:tc>
        <w:tc>
          <w:tcPr>
            <w:tcW w:w="624" w:type="pct"/>
            <w:tcBorders>
              <w:top w:val="nil"/>
              <w:left w:val="nil"/>
              <w:bottom w:val="single" w:sz="8" w:space="0" w:color="auto"/>
              <w:right w:val="single" w:sz="8" w:space="0" w:color="auto"/>
            </w:tcBorders>
            <w:shd w:val="clear" w:color="auto" w:fill="auto"/>
            <w:vAlign w:val="center"/>
            <w:hideMark/>
          </w:tcPr>
          <w:p w14:paraId="17DC1138"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&lt;$20,000</w:t>
            </w:r>
          </w:p>
        </w:tc>
        <w:tc>
          <w:tcPr>
            <w:tcW w:w="467" w:type="pct"/>
            <w:tcBorders>
              <w:top w:val="nil"/>
              <w:left w:val="nil"/>
              <w:bottom w:val="single" w:sz="8" w:space="0" w:color="auto"/>
              <w:right w:val="single" w:sz="8" w:space="0" w:color="auto"/>
            </w:tcBorders>
            <w:shd w:val="clear" w:color="auto" w:fill="auto"/>
            <w:vAlign w:val="center"/>
            <w:hideMark/>
          </w:tcPr>
          <w:p w14:paraId="708D594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28,039 (4%)</w:t>
            </w:r>
          </w:p>
        </w:tc>
        <w:tc>
          <w:tcPr>
            <w:tcW w:w="468" w:type="pct"/>
            <w:tcBorders>
              <w:top w:val="nil"/>
              <w:left w:val="nil"/>
              <w:bottom w:val="single" w:sz="8" w:space="0" w:color="auto"/>
              <w:right w:val="single" w:sz="8" w:space="0" w:color="auto"/>
            </w:tcBorders>
            <w:shd w:val="clear" w:color="auto" w:fill="auto"/>
            <w:vAlign w:val="center"/>
            <w:hideMark/>
          </w:tcPr>
          <w:p w14:paraId="79A6BAA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5,834 (4%)</w:t>
            </w:r>
          </w:p>
        </w:tc>
        <w:tc>
          <w:tcPr>
            <w:tcW w:w="244" w:type="pct"/>
            <w:tcBorders>
              <w:top w:val="nil"/>
              <w:left w:val="nil"/>
              <w:bottom w:val="single" w:sz="8" w:space="0" w:color="auto"/>
              <w:right w:val="single" w:sz="8" w:space="0" w:color="auto"/>
            </w:tcBorders>
            <w:shd w:val="clear" w:color="auto" w:fill="auto"/>
            <w:vAlign w:val="center"/>
            <w:hideMark/>
          </w:tcPr>
          <w:p w14:paraId="0C538B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C2E0B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28,207 (4%)</w:t>
            </w:r>
          </w:p>
        </w:tc>
        <w:tc>
          <w:tcPr>
            <w:tcW w:w="468" w:type="pct"/>
            <w:tcBorders>
              <w:top w:val="nil"/>
              <w:left w:val="nil"/>
              <w:bottom w:val="single" w:sz="8" w:space="0" w:color="auto"/>
              <w:right w:val="single" w:sz="8" w:space="0" w:color="auto"/>
            </w:tcBorders>
            <w:shd w:val="clear" w:color="auto" w:fill="auto"/>
            <w:vAlign w:val="center"/>
            <w:hideMark/>
          </w:tcPr>
          <w:p w14:paraId="0D68F1A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5,892 (4%)</w:t>
            </w:r>
          </w:p>
        </w:tc>
        <w:tc>
          <w:tcPr>
            <w:tcW w:w="242" w:type="pct"/>
            <w:tcBorders>
              <w:top w:val="nil"/>
              <w:left w:val="nil"/>
              <w:bottom w:val="single" w:sz="8" w:space="0" w:color="auto"/>
              <w:right w:val="single" w:sz="8" w:space="0" w:color="auto"/>
            </w:tcBorders>
            <w:shd w:val="clear" w:color="auto" w:fill="auto"/>
            <w:vAlign w:val="center"/>
            <w:hideMark/>
          </w:tcPr>
          <w:p w14:paraId="0E0AF72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B7323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246" w:type="pct"/>
            <w:tcBorders>
              <w:top w:val="nil"/>
              <w:left w:val="nil"/>
              <w:bottom w:val="single" w:sz="8" w:space="0" w:color="auto"/>
              <w:right w:val="single" w:sz="8" w:space="0" w:color="auto"/>
            </w:tcBorders>
            <w:shd w:val="clear" w:color="auto" w:fill="auto"/>
            <w:vAlign w:val="center"/>
            <w:hideMark/>
          </w:tcPr>
          <w:p w14:paraId="700EF6B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w:t>
            </w:r>
          </w:p>
        </w:tc>
        <w:tc>
          <w:tcPr>
            <w:tcW w:w="231" w:type="pct"/>
            <w:tcBorders>
              <w:top w:val="nil"/>
              <w:left w:val="nil"/>
              <w:bottom w:val="single" w:sz="8" w:space="0" w:color="auto"/>
              <w:right w:val="single" w:sz="8" w:space="0" w:color="auto"/>
            </w:tcBorders>
            <w:shd w:val="clear" w:color="auto" w:fill="auto"/>
            <w:vAlign w:val="center"/>
            <w:hideMark/>
          </w:tcPr>
          <w:p w14:paraId="091AEE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-0.1%</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946C8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-0.6%</w:t>
            </w:r>
          </w:p>
        </w:tc>
        <w:tc>
          <w:tcPr>
            <w:tcW w:w="231" w:type="pct"/>
            <w:tcBorders>
              <w:top w:val="nil"/>
              <w:left w:val="nil"/>
              <w:bottom w:val="single" w:sz="8" w:space="0" w:color="auto"/>
              <w:right w:val="single" w:sz="8" w:space="0" w:color="auto"/>
            </w:tcBorders>
            <w:shd w:val="clear" w:color="auto" w:fill="auto"/>
            <w:vAlign w:val="center"/>
            <w:hideMark/>
          </w:tcPr>
          <w:p w14:paraId="5B92DE2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w:t>
            </w:r>
          </w:p>
        </w:tc>
        <w:tc>
          <w:tcPr>
            <w:tcW w:w="253" w:type="pct"/>
            <w:tcBorders>
              <w:top w:val="nil"/>
              <w:left w:val="nil"/>
              <w:bottom w:val="single" w:sz="8" w:space="0" w:color="auto"/>
              <w:right w:val="single" w:sz="8" w:space="0" w:color="auto"/>
            </w:tcBorders>
            <w:shd w:val="clear" w:color="auto" w:fill="auto"/>
            <w:vAlign w:val="center"/>
            <w:hideMark/>
          </w:tcPr>
          <w:p w14:paraId="2C6265E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38EDF13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A780A9D"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4A3BFE01"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$20,000 to &lt;$35,000</w:t>
            </w:r>
          </w:p>
        </w:tc>
        <w:tc>
          <w:tcPr>
            <w:tcW w:w="467" w:type="pct"/>
            <w:tcBorders>
              <w:top w:val="nil"/>
              <w:left w:val="nil"/>
              <w:bottom w:val="single" w:sz="8" w:space="0" w:color="auto"/>
              <w:right w:val="single" w:sz="8" w:space="0" w:color="auto"/>
            </w:tcBorders>
            <w:shd w:val="clear" w:color="auto" w:fill="auto"/>
            <w:vAlign w:val="center"/>
            <w:hideMark/>
          </w:tcPr>
          <w:p w14:paraId="7A8C45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134,208 (18%)</w:t>
            </w:r>
          </w:p>
        </w:tc>
        <w:tc>
          <w:tcPr>
            <w:tcW w:w="468" w:type="pct"/>
            <w:tcBorders>
              <w:top w:val="nil"/>
              <w:left w:val="nil"/>
              <w:bottom w:val="single" w:sz="8" w:space="0" w:color="auto"/>
              <w:right w:val="single" w:sz="8" w:space="0" w:color="auto"/>
            </w:tcBorders>
            <w:shd w:val="clear" w:color="auto" w:fill="auto"/>
            <w:vAlign w:val="center"/>
            <w:hideMark/>
          </w:tcPr>
          <w:p w14:paraId="72514B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24,906 (19%)</w:t>
            </w:r>
          </w:p>
        </w:tc>
        <w:tc>
          <w:tcPr>
            <w:tcW w:w="244" w:type="pct"/>
            <w:tcBorders>
              <w:top w:val="nil"/>
              <w:left w:val="nil"/>
              <w:bottom w:val="single" w:sz="8" w:space="0" w:color="auto"/>
              <w:right w:val="single" w:sz="8" w:space="0" w:color="auto"/>
            </w:tcBorders>
            <w:shd w:val="clear" w:color="auto" w:fill="auto"/>
            <w:vAlign w:val="center"/>
            <w:hideMark/>
          </w:tcPr>
          <w:p w14:paraId="33D7ECC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DA418A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137,765 (17%)</w:t>
            </w:r>
          </w:p>
        </w:tc>
        <w:tc>
          <w:tcPr>
            <w:tcW w:w="468" w:type="pct"/>
            <w:tcBorders>
              <w:top w:val="nil"/>
              <w:left w:val="nil"/>
              <w:bottom w:val="single" w:sz="8" w:space="0" w:color="auto"/>
              <w:right w:val="single" w:sz="8" w:space="0" w:color="auto"/>
            </w:tcBorders>
            <w:shd w:val="clear" w:color="auto" w:fill="auto"/>
            <w:vAlign w:val="center"/>
            <w:hideMark/>
          </w:tcPr>
          <w:p w14:paraId="1B53015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25,794 (18%)</w:t>
            </w:r>
          </w:p>
        </w:tc>
        <w:tc>
          <w:tcPr>
            <w:tcW w:w="242" w:type="pct"/>
            <w:tcBorders>
              <w:top w:val="nil"/>
              <w:left w:val="nil"/>
              <w:bottom w:val="single" w:sz="8" w:space="0" w:color="auto"/>
              <w:right w:val="single" w:sz="8" w:space="0" w:color="auto"/>
            </w:tcBorders>
            <w:shd w:val="clear" w:color="auto" w:fill="auto"/>
            <w:vAlign w:val="center"/>
            <w:hideMark/>
          </w:tcPr>
          <w:p w14:paraId="5A66F0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3A16B1B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-3,558</w:t>
            </w:r>
          </w:p>
        </w:tc>
        <w:tc>
          <w:tcPr>
            <w:tcW w:w="246" w:type="pct"/>
            <w:tcBorders>
              <w:top w:val="nil"/>
              <w:left w:val="nil"/>
              <w:bottom w:val="single" w:sz="8" w:space="0" w:color="auto"/>
              <w:right w:val="single" w:sz="8" w:space="0" w:color="auto"/>
            </w:tcBorders>
            <w:shd w:val="clear" w:color="auto" w:fill="auto"/>
            <w:vAlign w:val="center"/>
            <w:hideMark/>
          </w:tcPr>
          <w:p w14:paraId="13ACE59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-889</w:t>
            </w:r>
          </w:p>
        </w:tc>
        <w:tc>
          <w:tcPr>
            <w:tcW w:w="231" w:type="pct"/>
            <w:tcBorders>
              <w:top w:val="nil"/>
              <w:left w:val="nil"/>
              <w:bottom w:val="single" w:sz="8" w:space="0" w:color="auto"/>
              <w:right w:val="single" w:sz="8" w:space="0" w:color="auto"/>
            </w:tcBorders>
            <w:shd w:val="clear" w:color="auto" w:fill="auto"/>
            <w:vAlign w:val="center"/>
            <w:hideMark/>
          </w:tcPr>
          <w:p w14:paraId="6AF0B47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F47EE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-2.6%</w:t>
            </w:r>
          </w:p>
        </w:tc>
        <w:tc>
          <w:tcPr>
            <w:tcW w:w="231" w:type="pct"/>
            <w:tcBorders>
              <w:top w:val="nil"/>
              <w:left w:val="nil"/>
              <w:bottom w:val="single" w:sz="8" w:space="0" w:color="auto"/>
              <w:right w:val="single" w:sz="8" w:space="0" w:color="auto"/>
            </w:tcBorders>
            <w:shd w:val="clear" w:color="auto" w:fill="auto"/>
            <w:vAlign w:val="center"/>
            <w:hideMark/>
          </w:tcPr>
          <w:p w14:paraId="758A2AE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w:t>
            </w:r>
          </w:p>
        </w:tc>
        <w:tc>
          <w:tcPr>
            <w:tcW w:w="253" w:type="pct"/>
            <w:tcBorders>
              <w:top w:val="nil"/>
              <w:left w:val="nil"/>
              <w:bottom w:val="single" w:sz="8" w:space="0" w:color="auto"/>
              <w:right w:val="single" w:sz="8" w:space="0" w:color="auto"/>
            </w:tcBorders>
            <w:shd w:val="clear" w:color="auto" w:fill="auto"/>
            <w:vAlign w:val="center"/>
            <w:hideMark/>
          </w:tcPr>
          <w:p w14:paraId="509D2D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-0.9%</w:t>
            </w:r>
          </w:p>
        </w:tc>
      </w:tr>
      <w:tr w:rsidR="00E86628" w:rsidRPr="00E86628" w14:paraId="14230F6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1B4C44CB"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57F7E9D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$35,000 to &lt;$50,000</w:t>
            </w:r>
          </w:p>
        </w:tc>
        <w:tc>
          <w:tcPr>
            <w:tcW w:w="467" w:type="pct"/>
            <w:tcBorders>
              <w:top w:val="nil"/>
              <w:left w:val="nil"/>
              <w:bottom w:val="single" w:sz="8" w:space="0" w:color="auto"/>
              <w:right w:val="single" w:sz="8" w:space="0" w:color="auto"/>
            </w:tcBorders>
            <w:shd w:val="clear" w:color="auto" w:fill="auto"/>
            <w:vAlign w:val="center"/>
            <w:hideMark/>
          </w:tcPr>
          <w:p w14:paraId="5CD31C5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190,481 (25%)</w:t>
            </w:r>
          </w:p>
        </w:tc>
        <w:tc>
          <w:tcPr>
            <w:tcW w:w="468" w:type="pct"/>
            <w:tcBorders>
              <w:top w:val="nil"/>
              <w:left w:val="nil"/>
              <w:bottom w:val="single" w:sz="8" w:space="0" w:color="auto"/>
              <w:right w:val="single" w:sz="8" w:space="0" w:color="auto"/>
            </w:tcBorders>
            <w:shd w:val="clear" w:color="auto" w:fill="auto"/>
            <w:vAlign w:val="center"/>
            <w:hideMark/>
          </w:tcPr>
          <w:p w14:paraId="29F2649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32,369 (24%)</w:t>
            </w:r>
          </w:p>
        </w:tc>
        <w:tc>
          <w:tcPr>
            <w:tcW w:w="244" w:type="pct"/>
            <w:tcBorders>
              <w:top w:val="nil"/>
              <w:left w:val="nil"/>
              <w:bottom w:val="single" w:sz="8" w:space="0" w:color="auto"/>
              <w:right w:val="single" w:sz="8" w:space="0" w:color="auto"/>
            </w:tcBorders>
            <w:shd w:val="clear" w:color="auto" w:fill="auto"/>
            <w:vAlign w:val="center"/>
            <w:hideMark/>
          </w:tcPr>
          <w:p w14:paraId="530A80F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501C0A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200,367 (25%)</w:t>
            </w:r>
          </w:p>
        </w:tc>
        <w:tc>
          <w:tcPr>
            <w:tcW w:w="468" w:type="pct"/>
            <w:tcBorders>
              <w:top w:val="nil"/>
              <w:left w:val="nil"/>
              <w:bottom w:val="single" w:sz="8" w:space="0" w:color="auto"/>
              <w:right w:val="single" w:sz="8" w:space="0" w:color="auto"/>
            </w:tcBorders>
            <w:shd w:val="clear" w:color="auto" w:fill="auto"/>
            <w:vAlign w:val="center"/>
            <w:hideMark/>
          </w:tcPr>
          <w:p w14:paraId="3F494A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34,549 (24%)</w:t>
            </w:r>
          </w:p>
        </w:tc>
        <w:tc>
          <w:tcPr>
            <w:tcW w:w="242" w:type="pct"/>
            <w:tcBorders>
              <w:top w:val="nil"/>
              <w:left w:val="nil"/>
              <w:bottom w:val="single" w:sz="8" w:space="0" w:color="auto"/>
              <w:right w:val="single" w:sz="8" w:space="0" w:color="auto"/>
            </w:tcBorders>
            <w:shd w:val="clear" w:color="auto" w:fill="auto"/>
            <w:vAlign w:val="center"/>
            <w:hideMark/>
          </w:tcPr>
          <w:p w14:paraId="79BCA7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17.2%</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7116D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-9,885</w:t>
            </w:r>
          </w:p>
        </w:tc>
        <w:tc>
          <w:tcPr>
            <w:tcW w:w="246" w:type="pct"/>
            <w:tcBorders>
              <w:top w:val="nil"/>
              <w:left w:val="nil"/>
              <w:bottom w:val="single" w:sz="8" w:space="0" w:color="auto"/>
              <w:right w:val="single" w:sz="8" w:space="0" w:color="auto"/>
            </w:tcBorders>
            <w:shd w:val="clear" w:color="auto" w:fill="auto"/>
            <w:vAlign w:val="center"/>
            <w:hideMark/>
          </w:tcPr>
          <w:p w14:paraId="6E86CA5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-2,180</w:t>
            </w:r>
          </w:p>
        </w:tc>
        <w:tc>
          <w:tcPr>
            <w:tcW w:w="231" w:type="pct"/>
            <w:tcBorders>
              <w:top w:val="nil"/>
              <w:left w:val="nil"/>
              <w:bottom w:val="single" w:sz="8" w:space="0" w:color="auto"/>
              <w:right w:val="single" w:sz="8" w:space="0" w:color="auto"/>
            </w:tcBorders>
            <w:shd w:val="clear" w:color="auto" w:fill="auto"/>
            <w:vAlign w:val="center"/>
            <w:hideMark/>
          </w:tcPr>
          <w:p w14:paraId="440E46D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72BFDC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-4.9%</w:t>
            </w:r>
          </w:p>
        </w:tc>
        <w:tc>
          <w:tcPr>
            <w:tcW w:w="231" w:type="pct"/>
            <w:tcBorders>
              <w:top w:val="nil"/>
              <w:left w:val="nil"/>
              <w:bottom w:val="single" w:sz="8" w:space="0" w:color="auto"/>
              <w:right w:val="single" w:sz="8" w:space="0" w:color="auto"/>
            </w:tcBorders>
            <w:shd w:val="clear" w:color="auto" w:fill="auto"/>
            <w:vAlign w:val="center"/>
            <w:hideMark/>
          </w:tcPr>
          <w:p w14:paraId="4567D38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-6.3%</w:t>
            </w:r>
          </w:p>
        </w:tc>
        <w:tc>
          <w:tcPr>
            <w:tcW w:w="253" w:type="pct"/>
            <w:tcBorders>
              <w:top w:val="nil"/>
              <w:left w:val="nil"/>
              <w:bottom w:val="single" w:sz="8" w:space="0" w:color="auto"/>
              <w:right w:val="single" w:sz="8" w:space="0" w:color="auto"/>
            </w:tcBorders>
            <w:shd w:val="clear" w:color="auto" w:fill="auto"/>
            <w:vAlign w:val="center"/>
            <w:hideMark/>
          </w:tcPr>
          <w:p w14:paraId="3B2BA3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6CAA613C"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201339B0"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1C98E92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$50,000 to &lt;$75,000</w:t>
            </w:r>
          </w:p>
        </w:tc>
        <w:tc>
          <w:tcPr>
            <w:tcW w:w="467" w:type="pct"/>
            <w:tcBorders>
              <w:top w:val="nil"/>
              <w:left w:val="nil"/>
              <w:bottom w:val="single" w:sz="8" w:space="0" w:color="auto"/>
              <w:right w:val="single" w:sz="8" w:space="0" w:color="auto"/>
            </w:tcBorders>
            <w:shd w:val="clear" w:color="auto" w:fill="auto"/>
            <w:vAlign w:val="center"/>
            <w:hideMark/>
          </w:tcPr>
          <w:p w14:paraId="313583A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223,522 (30%)</w:t>
            </w:r>
          </w:p>
        </w:tc>
        <w:tc>
          <w:tcPr>
            <w:tcW w:w="468" w:type="pct"/>
            <w:tcBorders>
              <w:top w:val="nil"/>
              <w:left w:val="nil"/>
              <w:bottom w:val="single" w:sz="8" w:space="0" w:color="auto"/>
              <w:right w:val="single" w:sz="8" w:space="0" w:color="auto"/>
            </w:tcBorders>
            <w:shd w:val="clear" w:color="auto" w:fill="auto"/>
            <w:vAlign w:val="center"/>
            <w:hideMark/>
          </w:tcPr>
          <w:p w14:paraId="6D08EC5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37,559 (28%)</w:t>
            </w:r>
          </w:p>
        </w:tc>
        <w:tc>
          <w:tcPr>
            <w:tcW w:w="244" w:type="pct"/>
            <w:tcBorders>
              <w:top w:val="nil"/>
              <w:left w:val="nil"/>
              <w:bottom w:val="single" w:sz="8" w:space="0" w:color="auto"/>
              <w:right w:val="single" w:sz="8" w:space="0" w:color="auto"/>
            </w:tcBorders>
            <w:shd w:val="clear" w:color="auto" w:fill="auto"/>
            <w:vAlign w:val="center"/>
            <w:hideMark/>
          </w:tcPr>
          <w:p w14:paraId="0A5EDE4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482378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236,827 (30%)</w:t>
            </w:r>
          </w:p>
        </w:tc>
        <w:tc>
          <w:tcPr>
            <w:tcW w:w="468" w:type="pct"/>
            <w:tcBorders>
              <w:top w:val="nil"/>
              <w:left w:val="nil"/>
              <w:bottom w:val="single" w:sz="8" w:space="0" w:color="auto"/>
              <w:right w:val="single" w:sz="8" w:space="0" w:color="auto"/>
            </w:tcBorders>
            <w:shd w:val="clear" w:color="auto" w:fill="auto"/>
            <w:vAlign w:val="center"/>
            <w:hideMark/>
          </w:tcPr>
          <w:p w14:paraId="429A6D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40,540 (29%)</w:t>
            </w:r>
          </w:p>
        </w:tc>
        <w:tc>
          <w:tcPr>
            <w:tcW w:w="242" w:type="pct"/>
            <w:tcBorders>
              <w:top w:val="nil"/>
              <w:left w:val="nil"/>
              <w:bottom w:val="single" w:sz="8" w:space="0" w:color="auto"/>
              <w:right w:val="single" w:sz="8" w:space="0" w:color="auto"/>
            </w:tcBorders>
            <w:shd w:val="clear" w:color="auto" w:fill="auto"/>
            <w:vAlign w:val="center"/>
            <w:hideMark/>
          </w:tcPr>
          <w:p w14:paraId="395927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17.1%</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2C5FD3B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-13,305</w:t>
            </w:r>
          </w:p>
        </w:tc>
        <w:tc>
          <w:tcPr>
            <w:tcW w:w="246" w:type="pct"/>
            <w:tcBorders>
              <w:top w:val="nil"/>
              <w:left w:val="nil"/>
              <w:bottom w:val="single" w:sz="8" w:space="0" w:color="auto"/>
              <w:right w:val="single" w:sz="8" w:space="0" w:color="auto"/>
            </w:tcBorders>
            <w:shd w:val="clear" w:color="auto" w:fill="auto"/>
            <w:vAlign w:val="center"/>
            <w:hideMark/>
          </w:tcPr>
          <w:p w14:paraId="73495C1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-2,981</w:t>
            </w:r>
          </w:p>
        </w:tc>
        <w:tc>
          <w:tcPr>
            <w:tcW w:w="231" w:type="pct"/>
            <w:tcBorders>
              <w:top w:val="nil"/>
              <w:left w:val="nil"/>
              <w:bottom w:val="single" w:sz="8" w:space="0" w:color="auto"/>
              <w:right w:val="single" w:sz="8" w:space="0" w:color="auto"/>
            </w:tcBorders>
            <w:shd w:val="clear" w:color="auto" w:fill="auto"/>
            <w:vAlign w:val="center"/>
            <w:hideMark/>
          </w:tcPr>
          <w:p w14:paraId="605F6F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835CC2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52E5C53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-7.4%</w:t>
            </w:r>
          </w:p>
        </w:tc>
        <w:tc>
          <w:tcPr>
            <w:tcW w:w="253" w:type="pct"/>
            <w:tcBorders>
              <w:top w:val="nil"/>
              <w:left w:val="nil"/>
              <w:bottom w:val="single" w:sz="8" w:space="0" w:color="auto"/>
              <w:right w:val="single" w:sz="8" w:space="0" w:color="auto"/>
            </w:tcBorders>
            <w:shd w:val="clear" w:color="auto" w:fill="auto"/>
            <w:vAlign w:val="center"/>
            <w:hideMark/>
          </w:tcPr>
          <w:p w14:paraId="53CCA38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r w:rsidR="00E86628" w:rsidRPr="00E86628" w14:paraId="53639DD7"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F6129EA"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2D91DE3C"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≥$75,000</w:t>
            </w:r>
          </w:p>
        </w:tc>
        <w:tc>
          <w:tcPr>
            <w:tcW w:w="467" w:type="pct"/>
            <w:tcBorders>
              <w:top w:val="nil"/>
              <w:left w:val="nil"/>
              <w:bottom w:val="single" w:sz="8" w:space="0" w:color="auto"/>
              <w:right w:val="single" w:sz="8" w:space="0" w:color="auto"/>
            </w:tcBorders>
            <w:shd w:val="clear" w:color="auto" w:fill="auto"/>
            <w:vAlign w:val="center"/>
            <w:hideMark/>
          </w:tcPr>
          <w:p w14:paraId="500770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178,497 (24%)</w:t>
            </w:r>
          </w:p>
        </w:tc>
        <w:tc>
          <w:tcPr>
            <w:tcW w:w="468" w:type="pct"/>
            <w:tcBorders>
              <w:top w:val="nil"/>
              <w:left w:val="nil"/>
              <w:bottom w:val="single" w:sz="8" w:space="0" w:color="auto"/>
              <w:right w:val="single" w:sz="8" w:space="0" w:color="auto"/>
            </w:tcBorders>
            <w:shd w:val="clear" w:color="auto" w:fill="auto"/>
            <w:vAlign w:val="center"/>
            <w:hideMark/>
          </w:tcPr>
          <w:p w14:paraId="487A5E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32,133 (24%)</w:t>
            </w:r>
          </w:p>
        </w:tc>
        <w:tc>
          <w:tcPr>
            <w:tcW w:w="244" w:type="pct"/>
            <w:tcBorders>
              <w:top w:val="nil"/>
              <w:left w:val="nil"/>
              <w:bottom w:val="single" w:sz="8" w:space="0" w:color="auto"/>
              <w:right w:val="single" w:sz="8" w:space="0" w:color="auto"/>
            </w:tcBorders>
            <w:shd w:val="clear" w:color="auto" w:fill="auto"/>
            <w:vAlign w:val="center"/>
            <w:hideMark/>
          </w:tcPr>
          <w:p w14:paraId="197EF9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3740D4B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191,621 (24%)</w:t>
            </w:r>
          </w:p>
        </w:tc>
        <w:tc>
          <w:tcPr>
            <w:tcW w:w="468" w:type="pct"/>
            <w:tcBorders>
              <w:top w:val="nil"/>
              <w:left w:val="nil"/>
              <w:bottom w:val="single" w:sz="8" w:space="0" w:color="auto"/>
              <w:right w:val="single" w:sz="8" w:space="0" w:color="auto"/>
            </w:tcBorders>
            <w:shd w:val="clear" w:color="auto" w:fill="auto"/>
            <w:vAlign w:val="center"/>
            <w:hideMark/>
          </w:tcPr>
          <w:p w14:paraId="4D2CEAE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35,128 (25%)</w:t>
            </w:r>
          </w:p>
        </w:tc>
        <w:tc>
          <w:tcPr>
            <w:tcW w:w="242" w:type="pct"/>
            <w:tcBorders>
              <w:top w:val="nil"/>
              <w:left w:val="nil"/>
              <w:bottom w:val="single" w:sz="8" w:space="0" w:color="auto"/>
              <w:right w:val="single" w:sz="8" w:space="0" w:color="auto"/>
            </w:tcBorders>
            <w:shd w:val="clear" w:color="auto" w:fill="auto"/>
            <w:vAlign w:val="center"/>
            <w:hideMark/>
          </w:tcPr>
          <w:p w14:paraId="4F3DC2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18.3%</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0F4BE27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-13,123</w:t>
            </w:r>
          </w:p>
        </w:tc>
        <w:tc>
          <w:tcPr>
            <w:tcW w:w="246" w:type="pct"/>
            <w:tcBorders>
              <w:top w:val="nil"/>
              <w:left w:val="nil"/>
              <w:bottom w:val="single" w:sz="8" w:space="0" w:color="auto"/>
              <w:right w:val="single" w:sz="8" w:space="0" w:color="auto"/>
            </w:tcBorders>
            <w:shd w:val="clear" w:color="auto" w:fill="auto"/>
            <w:vAlign w:val="center"/>
            <w:hideMark/>
          </w:tcPr>
          <w:p w14:paraId="6D3AED1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-2,994</w:t>
            </w:r>
          </w:p>
        </w:tc>
        <w:tc>
          <w:tcPr>
            <w:tcW w:w="231" w:type="pct"/>
            <w:tcBorders>
              <w:top w:val="nil"/>
              <w:left w:val="nil"/>
              <w:bottom w:val="single" w:sz="8" w:space="0" w:color="auto"/>
              <w:right w:val="single" w:sz="8" w:space="0" w:color="auto"/>
            </w:tcBorders>
            <w:shd w:val="clear" w:color="auto" w:fill="auto"/>
            <w:vAlign w:val="center"/>
            <w:hideMark/>
          </w:tcPr>
          <w:p w14:paraId="08A604E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417472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31" w:type="pct"/>
            <w:tcBorders>
              <w:top w:val="nil"/>
              <w:left w:val="nil"/>
              <w:bottom w:val="single" w:sz="8" w:space="0" w:color="auto"/>
              <w:right w:val="single" w:sz="8" w:space="0" w:color="auto"/>
            </w:tcBorders>
            <w:shd w:val="clear" w:color="auto" w:fill="auto"/>
            <w:vAlign w:val="center"/>
            <w:hideMark/>
          </w:tcPr>
          <w:p w14:paraId="6C12255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-8.5%</w:t>
            </w:r>
          </w:p>
        </w:tc>
        <w:tc>
          <w:tcPr>
            <w:tcW w:w="253" w:type="pct"/>
            <w:tcBorders>
              <w:top w:val="nil"/>
              <w:left w:val="nil"/>
              <w:bottom w:val="single" w:sz="8" w:space="0" w:color="auto"/>
              <w:right w:val="single" w:sz="8" w:space="0" w:color="auto"/>
            </w:tcBorders>
            <w:shd w:val="clear" w:color="auto" w:fill="auto"/>
            <w:vAlign w:val="center"/>
            <w:hideMark/>
          </w:tcPr>
          <w:p w14:paraId="0F3084C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bl>
    <w:p w14:paraId="35FADB5B" w14:textId="77777777" w:rsidR="00265584" w:rsidRPr="00EC1FA9" w:rsidRDefault="00265584" w:rsidP="00265584">
      <w:pPr>
        <w:rPr>
          <w:b/>
          <w:bCs/>
          <w:sz w:val="16"/>
          <w:szCs w:val="16"/>
        </w:rPr>
      </w:pPr>
    </w:p>
    <w:p w14:paraId="4BC02C52" w14:textId="4AD3FAA1" w:rsidR="00EB260B" w:rsidRPr="00EC1FA9" w:rsidRDefault="00EB260B" w:rsidP="00E46AA9">
      <w:pPr>
        <w:pStyle w:val="Caption"/>
        <w:keepNext/>
        <w:rPr>
          <w:b/>
          <w:bCs/>
          <w:sz w:val="12"/>
          <w:szCs w:val="12"/>
        </w:rPr>
      </w:pPr>
      <w:r w:rsidRPr="00EC1FA9">
        <w:rPr>
          <w:b/>
          <w:bCs/>
          <w:sz w:val="12"/>
          <w:szCs w:val="12"/>
        </w:rPr>
        <w:br w:type="page"/>
      </w:r>
    </w:p>
    <w:p w14:paraId="4F11946A" w14:textId="77777777" w:rsidR="00F02363" w:rsidRPr="00EC1FA9" w:rsidRDefault="00F02363" w:rsidP="00E46AA9">
      <w:pPr>
        <w:pStyle w:val="Caption"/>
        <w:keepNext/>
        <w:rPr>
          <w:b/>
          <w:bCs/>
        </w:rPr>
        <w:sectPr w:rsidR="00F02363" w:rsidRPr="00EC1FA9" w:rsidSect="00EC1FA9">
          <w:pgSz w:w="15840" w:h="12240" w:orient="landscape" w:code="1"/>
          <w:pgMar w:top="1440" w:right="1440" w:bottom="1440" w:left="1440" w:header="720" w:footer="720" w:gutter="0"/>
          <w:cols w:space="720"/>
          <w:docGrid w:linePitch="360"/>
        </w:sectPr>
      </w:pPr>
    </w:p>
    <w:p w14:paraId="4562B46D" w14:textId="7EC4BDC3" w:rsidR="00E46AA9" w:rsidRPr="00EC1FA9" w:rsidRDefault="00E46AA9" w:rsidP="00E46AA9">
      <w:pPr>
        <w:pStyle w:val="Caption"/>
        <w:keepNext/>
      </w:pPr>
      <w:bookmarkStart w:id="242" w:name="_Ref9422501"/>
      <w:bookmarkStart w:id="243" w:name="_Ref9422494"/>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1</w:t>
      </w:r>
      <w:r w:rsidR="003A36B2">
        <w:rPr>
          <w:noProof/>
        </w:rPr>
        <w:fldChar w:fldCharType="end"/>
      </w:r>
      <w:bookmarkEnd w:id="242"/>
      <w:r w:rsidRPr="00EC1FA9">
        <w:t>: Childhood asthma incidence rate flow chart.</w:t>
      </w:r>
      <w:bookmarkEnd w:id="243"/>
    </w:p>
    <w:p w14:paraId="76B09741" w14:textId="65AC5FC4" w:rsidR="00E46AA9" w:rsidRPr="00EC1FA9" w:rsidRDefault="004675BE" w:rsidP="00E46AA9">
      <w:pPr>
        <w:spacing w:line="256" w:lineRule="auto"/>
        <w:rPr>
          <w:b/>
          <w:bCs/>
        </w:rPr>
      </w:pPr>
      <w:r>
        <w:rPr>
          <w:b/>
          <w:bCs/>
          <w:noProof/>
        </w:rPr>
        <w:pict w14:anchorId="423E5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612.75pt">
            <v:imagedata r:id="rId11" o:title="Asthma Flow Chart-Asthma incidente rate ver2"/>
          </v:shape>
        </w:pict>
      </w:r>
    </w:p>
    <w:p w14:paraId="6FA79AC3" w14:textId="75ECBCCF" w:rsidR="00E46AA9" w:rsidRPr="00EC1FA9" w:rsidRDefault="00E46AA9">
      <w:pPr>
        <w:pStyle w:val="Caption"/>
        <w:keepNext/>
      </w:pPr>
      <w:bookmarkStart w:id="244" w:name="_Ref9948937"/>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2</w:t>
      </w:r>
      <w:r w:rsidR="003A36B2">
        <w:rPr>
          <w:noProof/>
        </w:rPr>
        <w:fldChar w:fldCharType="end"/>
      </w:r>
      <w:bookmarkEnd w:id="244"/>
      <w:r w:rsidRPr="00EC1FA9">
        <w:t xml:space="preserve">: Attributable fraction by median income </w:t>
      </w:r>
      <w:r w:rsidR="008269F1" w:rsidRPr="00EC1FA9">
        <w:t>group</w:t>
      </w:r>
      <w:r w:rsidRPr="00EC1FA9">
        <w:t xml:space="preserve"> stratified into living location</w:t>
      </w:r>
    </w:p>
    <w:p w14:paraId="0BE91850" w14:textId="5B718AC9" w:rsidR="00E46AA9" w:rsidRPr="00EC1FA9" w:rsidRDefault="004675BE" w:rsidP="00E46AA9">
      <w:pPr>
        <w:spacing w:line="256" w:lineRule="auto"/>
        <w:rPr>
          <w:b/>
          <w:bCs/>
        </w:rPr>
      </w:pPr>
      <w:r>
        <w:rPr>
          <w:noProof/>
        </w:rPr>
        <w:pict w14:anchorId="59A29542">
          <v:shape id="_x0000_i1026" type="#_x0000_t75" style="width:468pt;height:295.5pt">
            <v:imagedata r:id="rId12" o:title="p11"/>
          </v:shape>
        </w:pict>
      </w:r>
    </w:p>
    <w:p w14:paraId="08567714" w14:textId="1AFA619F" w:rsidR="00E46AA9" w:rsidRPr="00EC1FA9" w:rsidRDefault="00E46AA9" w:rsidP="00E46AA9">
      <w:pPr>
        <w:pStyle w:val="Caption"/>
        <w:keepNext/>
      </w:pPr>
      <w:bookmarkStart w:id="245" w:name="_Ref9949011"/>
      <w:r w:rsidRPr="00EC1FA9">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3</w:t>
      </w:r>
      <w:r w:rsidR="003A36B2">
        <w:rPr>
          <w:noProof/>
        </w:rPr>
        <w:fldChar w:fldCharType="end"/>
      </w:r>
      <w:bookmarkEnd w:id="245"/>
      <w:r w:rsidRPr="00EC1FA9">
        <w:t>: Attributable fraction by state</w:t>
      </w:r>
    </w:p>
    <w:p w14:paraId="7822EEB6" w14:textId="2CC0F33A" w:rsidR="00E46AA9" w:rsidRPr="00EC1FA9" w:rsidRDefault="004675BE" w:rsidP="00E46AA9">
      <w:pPr>
        <w:spacing w:line="256" w:lineRule="auto"/>
        <w:rPr>
          <w:b/>
          <w:bCs/>
        </w:rPr>
      </w:pPr>
      <w:r>
        <w:rPr>
          <w:noProof/>
        </w:rPr>
        <w:pict w14:anchorId="4982ECFC">
          <v:shape id="_x0000_i1027" type="#_x0000_t75" style="width:468pt;height:295.5pt">
            <v:imagedata r:id="rId13" o:title="p12"/>
          </v:shape>
        </w:pict>
      </w:r>
    </w:p>
    <w:p w14:paraId="6F2CC203" w14:textId="4143F79E" w:rsidR="00E46AA9" w:rsidRPr="00EC1FA9" w:rsidRDefault="00E46AA9" w:rsidP="00E46AA9">
      <w:pPr>
        <w:pStyle w:val="Caption"/>
        <w:keepNext/>
      </w:pPr>
      <w:bookmarkStart w:id="246" w:name="_Ref9949029"/>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4</w:t>
      </w:r>
      <w:r w:rsidR="003A36B2">
        <w:rPr>
          <w:noProof/>
        </w:rPr>
        <w:fldChar w:fldCharType="end"/>
      </w:r>
      <w:bookmarkEnd w:id="246"/>
      <w:r w:rsidRPr="00EC1FA9">
        <w:t>: Attributable fraction by state and living location</w:t>
      </w:r>
    </w:p>
    <w:p w14:paraId="231BDDB6" w14:textId="0D994D0F" w:rsidR="00E46AA9" w:rsidRPr="00EC1FA9" w:rsidRDefault="004675BE" w:rsidP="00E46AA9">
      <w:pPr>
        <w:spacing w:line="256" w:lineRule="auto"/>
        <w:rPr>
          <w:b/>
          <w:bCs/>
        </w:rPr>
      </w:pPr>
      <w:r>
        <w:rPr>
          <w:noProof/>
        </w:rPr>
        <w:pict w14:anchorId="799F7722">
          <v:shape id="_x0000_i1028" type="#_x0000_t75" style="width:468pt;height:591pt">
            <v:imagedata r:id="rId14" o:title="p14"/>
          </v:shape>
        </w:pict>
      </w:r>
    </w:p>
    <w:p w14:paraId="7F1542E4" w14:textId="3CBFB956" w:rsidR="00E46AA9" w:rsidRPr="00EC1FA9" w:rsidRDefault="00E46AA9" w:rsidP="00E46AA9">
      <w:pPr>
        <w:pStyle w:val="Caption"/>
        <w:keepNext/>
      </w:pPr>
      <w:bookmarkStart w:id="247" w:name="_Ref9949031"/>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5</w:t>
      </w:r>
      <w:r w:rsidR="003A36B2">
        <w:rPr>
          <w:noProof/>
        </w:rPr>
        <w:fldChar w:fldCharType="end"/>
      </w:r>
      <w:bookmarkEnd w:id="247"/>
      <w:r w:rsidRPr="00EC1FA9">
        <w:t>: Attributable fraction by state and median income group</w:t>
      </w:r>
    </w:p>
    <w:p w14:paraId="6DB4125F" w14:textId="5B48FF46" w:rsidR="00E46AA9" w:rsidRPr="00EC1FA9" w:rsidRDefault="004675BE" w:rsidP="00E46AA9">
      <w:pPr>
        <w:spacing w:line="256" w:lineRule="auto"/>
        <w:rPr>
          <w:b/>
          <w:bCs/>
        </w:rPr>
      </w:pPr>
      <w:r>
        <w:rPr>
          <w:noProof/>
        </w:rPr>
        <w:pict w14:anchorId="31799526">
          <v:shape id="_x0000_i1029" type="#_x0000_t75" style="width:468pt;height:591pt">
            <v:imagedata r:id="rId15" o:title="p13"/>
          </v:shape>
        </w:pict>
      </w:r>
    </w:p>
    <w:p w14:paraId="698AC1BD" w14:textId="77777777" w:rsidR="00F74496" w:rsidRPr="00EC1FA9" w:rsidRDefault="00F74496" w:rsidP="00265584">
      <w:pPr>
        <w:rPr>
          <w:b/>
          <w:bCs/>
        </w:rPr>
      </w:pPr>
    </w:p>
    <w:p w14:paraId="577E766B" w14:textId="77777777" w:rsidR="00B62EE8" w:rsidRPr="00B62EE8" w:rsidRDefault="00E23ED3" w:rsidP="00B62EE8">
      <w:pPr>
        <w:pStyle w:val="EndNoteBibliography"/>
        <w:spacing w:after="0"/>
        <w:ind w:left="720" w:hanging="720"/>
      </w:pPr>
      <w:r w:rsidRPr="00EC1FA9">
        <w:lastRenderedPageBreak/>
        <w:fldChar w:fldCharType="begin"/>
      </w:r>
      <w:r w:rsidRPr="00EC1FA9">
        <w:instrText xml:space="preserve"> ADDIN EN.REFLIST </w:instrText>
      </w:r>
      <w:r w:rsidRPr="00EC1FA9">
        <w:fldChar w:fldCharType="separate"/>
      </w:r>
      <w:r w:rsidR="00B62EE8" w:rsidRPr="00B62EE8">
        <w:t xml:space="preserve">Achakulwisut, P., Brauer, M., Hystad, P., &amp; Anenberg, S. C. (2019). Global, national, and urban burdens of paediatric asthma incidence attributable to ambient NO2 pollution: estimates from global datasets. </w:t>
      </w:r>
      <w:r w:rsidR="00B62EE8" w:rsidRPr="00B62EE8">
        <w:rPr>
          <w:i/>
        </w:rPr>
        <w:t>The Lancet Planetary Health, 3</w:t>
      </w:r>
      <w:r w:rsidR="00B62EE8" w:rsidRPr="00B62EE8">
        <w:t xml:space="preserve">(4), e166-e178. </w:t>
      </w:r>
    </w:p>
    <w:p w14:paraId="6BA08C4D" w14:textId="77777777" w:rsidR="00B62EE8" w:rsidRPr="00B62EE8" w:rsidRDefault="00B62EE8" w:rsidP="00B62EE8">
      <w:pPr>
        <w:pStyle w:val="EndNoteBibliography"/>
        <w:spacing w:after="0"/>
        <w:ind w:left="720" w:hanging="720"/>
      </w:pPr>
      <w:r w:rsidRPr="00B62EE8">
        <w:t xml:space="preserve">Alotaibi, R., Bechle, M., Marshall, J. D., Ramani, T., Zietsman, J., Nieuwenhuijsen, M. J., &amp; Khreis, H. (2019). Traffic related air pollution and the burden of childhood asthma in the contiguous United States in 2000 and 2010. </w:t>
      </w:r>
      <w:r w:rsidRPr="00B62EE8">
        <w:rPr>
          <w:i/>
        </w:rPr>
        <w:t>Environment international</w:t>
      </w:r>
      <w:r w:rsidRPr="00B62EE8">
        <w:t xml:space="preserve">. </w:t>
      </w:r>
    </w:p>
    <w:p w14:paraId="2CBC3E98" w14:textId="77777777" w:rsidR="00B62EE8" w:rsidRPr="00B62EE8" w:rsidRDefault="00B62EE8" w:rsidP="00B62EE8">
      <w:pPr>
        <w:pStyle w:val="EndNoteBibliography"/>
        <w:spacing w:after="0"/>
        <w:ind w:left="720" w:hanging="720"/>
      </w:pPr>
      <w:r w:rsidRPr="00B62EE8">
        <w:t xml:space="preserve">Bechle, M. J., Millet, D. B., &amp; Marshall, J. D. (2015). National spatiotemporal exposure surface for NO2: monthly scaling of a satellite-derived land-use regression, 2000–2010. </w:t>
      </w:r>
      <w:r w:rsidRPr="00B62EE8">
        <w:rPr>
          <w:i/>
        </w:rPr>
        <w:t>Environmental science &amp; technology, 49</w:t>
      </w:r>
      <w:r w:rsidRPr="00B62EE8">
        <w:t xml:space="preserve">(20), 12297-12305. </w:t>
      </w:r>
    </w:p>
    <w:p w14:paraId="78356B44" w14:textId="77777777" w:rsidR="00B62EE8" w:rsidRPr="00B62EE8" w:rsidRDefault="00B62EE8" w:rsidP="00B62EE8">
      <w:pPr>
        <w:pStyle w:val="EndNoteBibliography"/>
        <w:spacing w:after="0"/>
        <w:ind w:left="720" w:hanging="720"/>
      </w:pPr>
      <w:r w:rsidRPr="00B62EE8">
        <w:t>CDC. (2009). Centers for Disease Control and Prevention. Behavioral Risk Factor Surveillance System Survey Data. Atlanta, Georgia: U.S. Department of Health and Human Services, Centers for Disease Control and Prevention, 2019.</w:t>
      </w:r>
    </w:p>
    <w:p w14:paraId="78DB681C" w14:textId="7CE85568" w:rsidR="00B62EE8" w:rsidRPr="00B62EE8" w:rsidRDefault="00B62EE8" w:rsidP="00B62EE8">
      <w:pPr>
        <w:pStyle w:val="EndNoteBibliography"/>
        <w:spacing w:after="0"/>
        <w:ind w:left="720" w:hanging="720"/>
      </w:pPr>
      <w:r w:rsidRPr="00B62EE8">
        <w:t xml:space="preserve">CDC. (2011). </w:t>
      </w:r>
      <w:r w:rsidRPr="00B62EE8">
        <w:rPr>
          <w:i/>
        </w:rPr>
        <w:t>Centers for Disease Control and Prevention. 2006-2008 ACBS Summary Data Qulaity Report. 2011</w:t>
      </w:r>
      <w:r w:rsidRPr="00B62EE8">
        <w:t xml:space="preserve">. Retrieved from </w:t>
      </w:r>
      <w:hyperlink r:id="rId16" w:history="1">
        <w:r w:rsidRPr="00B62EE8">
          <w:rPr>
            <w:rStyle w:val="Hyperlink"/>
          </w:rPr>
          <w:t>https://www.cdc.gov/brfss/acbs/2008</w:t>
        </w:r>
      </w:hyperlink>
      <w:r w:rsidRPr="00B62EE8">
        <w:t xml:space="preserve"> \_ documentation.htm</w:t>
      </w:r>
    </w:p>
    <w:p w14:paraId="2E236B76" w14:textId="77777777" w:rsidR="00B62EE8" w:rsidRPr="00B62EE8" w:rsidRDefault="00B62EE8" w:rsidP="00B62EE8">
      <w:pPr>
        <w:pStyle w:val="EndNoteBibliography"/>
        <w:spacing w:after="0"/>
        <w:ind w:left="720" w:hanging="720"/>
      </w:pPr>
      <w:r w:rsidRPr="00B62EE8">
        <w:t xml:space="preserve">Clark, L. P., Millet, D. B., &amp; Marshall, J. D. (2017). Changes in transportation-related air pollution exposures by race-ethnicity and socioeconomic status: Outdoor nitrogen dioxide in the United States in 2000 and 2010. </w:t>
      </w:r>
      <w:r w:rsidRPr="00B62EE8">
        <w:rPr>
          <w:i/>
        </w:rPr>
        <w:t>Environmental health perspectives, 125</w:t>
      </w:r>
      <w:r w:rsidRPr="00B62EE8">
        <w:t>(9), 1--10. doi:10.1289/EHP959</w:t>
      </w:r>
    </w:p>
    <w:p w14:paraId="4A5834AA" w14:textId="77777777" w:rsidR="00B62EE8" w:rsidRPr="00B62EE8" w:rsidRDefault="00B62EE8" w:rsidP="00B62EE8">
      <w:pPr>
        <w:pStyle w:val="EndNoteBibliography"/>
        <w:spacing w:after="0"/>
        <w:ind w:left="720" w:hanging="720"/>
      </w:pPr>
      <w:r w:rsidRPr="00B62EE8">
        <w:t xml:space="preserve">Garbe, P., Balluz, L. S., &amp; Chief, B. (2011). Behavioral Risk Factor Surveillance System Asthma Call-Back Survey History And Analysis Guidance. </w:t>
      </w:r>
    </w:p>
    <w:p w14:paraId="703DAED0" w14:textId="77777777" w:rsidR="00B62EE8" w:rsidRPr="00B62EE8" w:rsidRDefault="00B62EE8" w:rsidP="00B62EE8">
      <w:pPr>
        <w:pStyle w:val="EndNoteBibliography"/>
        <w:spacing w:after="0"/>
        <w:ind w:left="720" w:hanging="720"/>
      </w:pPr>
      <w:r w:rsidRPr="00B62EE8">
        <w:t xml:space="preserve">Khreis, H., de Hoogh, K., &amp; Nieuwenhuijsen, M. J. (2018). Full-chain health impact assessment of traffic-related air pollution and childhood asthma. </w:t>
      </w:r>
      <w:r w:rsidRPr="00B62EE8">
        <w:rPr>
          <w:i/>
        </w:rPr>
        <w:t>Environment international, 114</w:t>
      </w:r>
      <w:r w:rsidRPr="00B62EE8">
        <w:t xml:space="preserve">, 365-375. </w:t>
      </w:r>
    </w:p>
    <w:p w14:paraId="21D93DAE" w14:textId="77777777" w:rsidR="00B62EE8" w:rsidRPr="00B62EE8" w:rsidRDefault="00B62EE8" w:rsidP="00B62EE8">
      <w:pPr>
        <w:pStyle w:val="EndNoteBibliography"/>
        <w:spacing w:after="0"/>
        <w:ind w:left="720" w:hanging="720"/>
      </w:pPr>
      <w:r w:rsidRPr="00B62EE8">
        <w:t xml:space="preserve">Khreis, H., Kelly, C., Tate, J., Parslow, R., Lucas, K., &amp; Nieuwenhuijsen, M. (2017). Exposure to traffic-related air pollution and risk of development of childhood asthma: a systematic review and meta-analysis. </w:t>
      </w:r>
      <w:r w:rsidRPr="00B62EE8">
        <w:rPr>
          <w:i/>
        </w:rPr>
        <w:t>Environment international, 100</w:t>
      </w:r>
      <w:r w:rsidRPr="00B62EE8">
        <w:t xml:space="preserve">, 1-31. </w:t>
      </w:r>
    </w:p>
    <w:p w14:paraId="653F3BEB" w14:textId="77777777" w:rsidR="00B62EE8" w:rsidRPr="00B62EE8" w:rsidRDefault="00B62EE8" w:rsidP="00B62EE8">
      <w:pPr>
        <w:pStyle w:val="EndNoteBibliography"/>
        <w:spacing w:after="0"/>
        <w:ind w:left="720" w:hanging="720"/>
      </w:pPr>
      <w:r w:rsidRPr="00B62EE8">
        <w:t xml:space="preserve">Khreis, H., Ramani, T., de Hoogh, K., Mueller, N., Rojas-Rueda, D., Zietsman, J., &amp; Nieuwenhuijsen, M. J. (2018). Traffic-Related Air Pollution and the Local Burden of Childhood Asthma in Bradford, UK. </w:t>
      </w:r>
      <w:r w:rsidRPr="00B62EE8">
        <w:rPr>
          <w:i/>
        </w:rPr>
        <w:t>International Journal of Transportation Science and Technology</w:t>
      </w:r>
      <w:r w:rsidRPr="00B62EE8">
        <w:t xml:space="preserve">. </w:t>
      </w:r>
    </w:p>
    <w:p w14:paraId="0F246577" w14:textId="77777777" w:rsidR="00B62EE8" w:rsidRPr="00B62EE8" w:rsidRDefault="00B62EE8" w:rsidP="00B62EE8">
      <w:pPr>
        <w:pStyle w:val="EndNoteBibliography"/>
        <w:spacing w:after="0"/>
        <w:ind w:left="720" w:hanging="720"/>
      </w:pPr>
      <w:r w:rsidRPr="00B62EE8">
        <w:t xml:space="preserve">Korn, E. L., &amp; Graubard, B. I. (2011). </w:t>
      </w:r>
      <w:r w:rsidRPr="00B62EE8">
        <w:rPr>
          <w:i/>
        </w:rPr>
        <w:t>Analysis of health surveys</w:t>
      </w:r>
      <w:r w:rsidRPr="00B62EE8">
        <w:t xml:space="preserve"> (Vol. 323): John Wiley &amp; Sons.</w:t>
      </w:r>
    </w:p>
    <w:p w14:paraId="27AFD0CD" w14:textId="77777777" w:rsidR="00B62EE8" w:rsidRPr="00B62EE8" w:rsidRDefault="00B62EE8" w:rsidP="00B62EE8">
      <w:pPr>
        <w:pStyle w:val="EndNoteBibliography"/>
        <w:spacing w:after="0"/>
        <w:ind w:left="720" w:hanging="720"/>
      </w:pPr>
      <w:r w:rsidRPr="00B62EE8">
        <w:t xml:space="preserve">Manson, S., Schroeder, J., Van Riper, D., &amp; Ruggles, S. (2018). </w:t>
      </w:r>
      <w:r w:rsidRPr="00B62EE8">
        <w:rPr>
          <w:i/>
        </w:rPr>
        <w:t>IPUMS National Historical Geographic Information System: Version 13.0 [Database]. Minneapolis: University of Minnesota.</w:t>
      </w:r>
      <w:r w:rsidRPr="00B62EE8">
        <w:t xml:space="preserve"> </w:t>
      </w:r>
    </w:p>
    <w:p w14:paraId="12D7DAEA" w14:textId="77777777" w:rsidR="00B62EE8" w:rsidRPr="00B62EE8" w:rsidRDefault="00B62EE8" w:rsidP="00B62EE8">
      <w:pPr>
        <w:pStyle w:val="EndNoteBibliography"/>
        <w:spacing w:after="0"/>
        <w:ind w:left="720" w:hanging="720"/>
      </w:pPr>
      <w:r w:rsidRPr="00B62EE8">
        <w:t xml:space="preserve">Mausner, J., &amp; Kramer, S. (1985). Epidemiology: An Introductory Text. Phila-delphia. </w:t>
      </w:r>
      <w:r w:rsidRPr="00B62EE8">
        <w:rPr>
          <w:i/>
        </w:rPr>
        <w:t>PA: Saunders</w:t>
      </w:r>
      <w:r w:rsidRPr="00B62EE8">
        <w:t xml:space="preserve">. </w:t>
      </w:r>
    </w:p>
    <w:p w14:paraId="778216D6" w14:textId="77777777" w:rsidR="00B62EE8" w:rsidRPr="00B62EE8" w:rsidRDefault="00B62EE8" w:rsidP="00B62EE8">
      <w:pPr>
        <w:pStyle w:val="EndNoteBibliography"/>
        <w:spacing w:after="0"/>
        <w:ind w:left="720" w:hanging="720"/>
      </w:pPr>
      <w:r w:rsidRPr="00B62EE8">
        <w:t xml:space="preserve">Mueller, N., Rojas-Rueda, D., Basagaña, X., Cirach, M., Cole-Hunter, T., Dadvand, P., Donaire-Gonzalez, D., Foraster, M., Gascon, M., &amp; Martinez, D. (2017). Urban and transport planning related exposures and mortality: a health impact assessment for cities. </w:t>
      </w:r>
      <w:r w:rsidRPr="00B62EE8">
        <w:rPr>
          <w:i/>
        </w:rPr>
        <w:t>Environmental health perspectives, 125</w:t>
      </w:r>
      <w:r w:rsidRPr="00B62EE8">
        <w:t xml:space="preserve">(1), 89. </w:t>
      </w:r>
    </w:p>
    <w:p w14:paraId="57FF578B" w14:textId="77777777" w:rsidR="00B62EE8" w:rsidRPr="00B62EE8" w:rsidRDefault="00B62EE8" w:rsidP="00B62EE8">
      <w:pPr>
        <w:pStyle w:val="EndNoteBibliography"/>
        <w:spacing w:after="0"/>
        <w:ind w:left="720" w:hanging="720"/>
      </w:pPr>
      <w:r w:rsidRPr="00B62EE8">
        <w:t xml:space="preserve">Perez, L., Declercq, C., Iñiguez, C., Aguilera, I., Badaloni, C., Ballester, F., Bouland, C., Chanel, O., Cirarda, F. B., &amp; Forastiere, F. (2013). Chronic burden of near-roadway traffic pollution in 10 European cities (APHEKOM network). </w:t>
      </w:r>
      <w:r w:rsidRPr="00B62EE8">
        <w:rPr>
          <w:i/>
        </w:rPr>
        <w:t>European Respiratory Journal</w:t>
      </w:r>
      <w:r w:rsidRPr="00B62EE8">
        <w:t xml:space="preserve">, erj00311-02012. </w:t>
      </w:r>
    </w:p>
    <w:p w14:paraId="58B8E9EF" w14:textId="77777777" w:rsidR="00B62EE8" w:rsidRPr="00B62EE8" w:rsidRDefault="00B62EE8" w:rsidP="00B62EE8">
      <w:pPr>
        <w:pStyle w:val="EndNoteBibliography"/>
        <w:spacing w:after="0"/>
        <w:ind w:left="720" w:hanging="720"/>
      </w:pPr>
      <w:r w:rsidRPr="00B62EE8">
        <w:t xml:space="preserve">Perez, L., Künzli, N., Avol, E., Hricko, A. M., Lurmann, F., Nicholas, E., Gilliland, F., Peters, J., &amp; McConnell, R. (2009). Global goods movement and the local burden of childhood asthma in southern California. </w:t>
      </w:r>
      <w:r w:rsidRPr="00B62EE8">
        <w:rPr>
          <w:i/>
        </w:rPr>
        <w:t>American Journal of Public Health, 99</w:t>
      </w:r>
      <w:r w:rsidRPr="00B62EE8">
        <w:t xml:space="preserve">(S3), S622-S628. </w:t>
      </w:r>
    </w:p>
    <w:p w14:paraId="0BEDF3BD" w14:textId="7A1AEDE2" w:rsidR="00B62EE8" w:rsidRPr="00B62EE8" w:rsidRDefault="00B62EE8" w:rsidP="00B62EE8">
      <w:pPr>
        <w:pStyle w:val="EndNoteBibliography"/>
        <w:spacing w:after="0"/>
        <w:ind w:left="720" w:hanging="720"/>
      </w:pPr>
      <w:r w:rsidRPr="00B62EE8">
        <w:t xml:space="preserve">R Core Team. (2018). R: A Language and Environment for Statistical Computing: R Foundation for Statistical Computing. Retrieved from </w:t>
      </w:r>
      <w:hyperlink r:id="rId17" w:history="1">
        <w:r w:rsidRPr="00B62EE8">
          <w:rPr>
            <w:rStyle w:val="Hyperlink"/>
          </w:rPr>
          <w:t>https://www.R-project.org/</w:t>
        </w:r>
      </w:hyperlink>
    </w:p>
    <w:p w14:paraId="65FB7630" w14:textId="77777777" w:rsidR="00B62EE8" w:rsidRPr="00B62EE8" w:rsidRDefault="00B62EE8" w:rsidP="00B62EE8">
      <w:pPr>
        <w:pStyle w:val="EndNoteBibliography"/>
        <w:spacing w:after="0"/>
        <w:ind w:left="720" w:hanging="720"/>
      </w:pPr>
      <w:r w:rsidRPr="00B62EE8">
        <w:t>US Census Bureau. (2010). American factfinder: US Census Bureau Washington, DC.</w:t>
      </w:r>
    </w:p>
    <w:p w14:paraId="31241136" w14:textId="77777777" w:rsidR="00B62EE8" w:rsidRPr="00B62EE8" w:rsidRDefault="00B62EE8" w:rsidP="00B62EE8">
      <w:pPr>
        <w:pStyle w:val="EndNoteBibliography"/>
        <w:ind w:left="720" w:hanging="720"/>
      </w:pPr>
      <w:r w:rsidRPr="00B62EE8">
        <w:t>US Census Bureau. (2016, 2016, December 8</w:t>
      </w:r>
    </w:p>
    <w:p w14:paraId="79C21B42" w14:textId="501814B9" w:rsidR="00B62EE8" w:rsidRPr="00B62EE8" w:rsidRDefault="00B62EE8" w:rsidP="00B62EE8">
      <w:pPr>
        <w:pStyle w:val="EndNoteBibliography"/>
        <w:spacing w:after="0"/>
        <w:ind w:left="720" w:hanging="720"/>
      </w:pPr>
      <w:r w:rsidRPr="00B62EE8">
        <w:t xml:space="preserve">). Defining rural at the U.S. census bureau.   Retrieved from </w:t>
      </w:r>
      <w:hyperlink r:id="rId18" w:history="1">
        <w:r w:rsidRPr="00B62EE8">
          <w:rPr>
            <w:rStyle w:val="Hyperlink"/>
          </w:rPr>
          <w:t>https://www.census.gov/library/publications/2016/acs/acsgeo-1.html</w:t>
        </w:r>
      </w:hyperlink>
    </w:p>
    <w:p w14:paraId="665EA8C3" w14:textId="12BD851C" w:rsidR="00B62EE8" w:rsidRPr="00B62EE8" w:rsidRDefault="00B62EE8" w:rsidP="00B62EE8">
      <w:pPr>
        <w:pStyle w:val="EndNoteBibliography"/>
        <w:spacing w:after="0"/>
        <w:ind w:left="720" w:hanging="720"/>
      </w:pPr>
      <w:r w:rsidRPr="00B62EE8">
        <w:lastRenderedPageBreak/>
        <w:t xml:space="preserve">WHO. (2005). </w:t>
      </w:r>
      <w:r w:rsidRPr="00B62EE8">
        <w:rPr>
          <w:i/>
        </w:rPr>
        <w:t>Air Quality Guidlines Global Update 2005</w:t>
      </w:r>
      <w:r w:rsidRPr="00B62EE8">
        <w:t xml:space="preserve">. Retrieved from </w:t>
      </w:r>
      <w:hyperlink r:id="rId19" w:history="1">
        <w:r w:rsidRPr="00B62EE8">
          <w:rPr>
            <w:rStyle w:val="Hyperlink"/>
          </w:rPr>
          <w:t>www.euro.who.int</w:t>
        </w:r>
      </w:hyperlink>
    </w:p>
    <w:p w14:paraId="26ED047F" w14:textId="77777777" w:rsidR="00B62EE8" w:rsidRPr="00B62EE8" w:rsidRDefault="00B62EE8" w:rsidP="00B62EE8">
      <w:pPr>
        <w:pStyle w:val="EndNoteBibliography"/>
        <w:ind w:left="720" w:hanging="720"/>
      </w:pPr>
      <w:r w:rsidRPr="00B62EE8">
        <w:t xml:space="preserve">Winer, R. A., Qin, X., Harrington, T., Moorman, J., &amp; Zahran, H. (2012). Asthma incidence among children and adults: findings from the Behavioral Risk Factor Surveillance system asthma call-back survey—United States, 2006–2008. </w:t>
      </w:r>
      <w:r w:rsidRPr="00B62EE8">
        <w:rPr>
          <w:i/>
        </w:rPr>
        <w:t>Journal of Asthma, 49</w:t>
      </w:r>
      <w:r w:rsidRPr="00B62EE8">
        <w:t xml:space="preserve">(1), 16-22. </w:t>
      </w:r>
    </w:p>
    <w:p w14:paraId="6410C1AD" w14:textId="581B35D5" w:rsidR="00996C2C" w:rsidRPr="00EC1FA9" w:rsidRDefault="00E23ED3" w:rsidP="00B62EE8">
      <w:r w:rsidRPr="00EC1FA9">
        <w:fldChar w:fldCharType="end"/>
      </w:r>
    </w:p>
    <w:p w14:paraId="5F571F71" w14:textId="77777777" w:rsidR="00031704" w:rsidRPr="00EC1FA9" w:rsidRDefault="00031704">
      <w:pPr>
        <w:rPr>
          <w:b/>
          <w:bCs/>
        </w:rPr>
        <w:sectPr w:rsidR="00031704" w:rsidRPr="00EC1FA9" w:rsidSect="00EC1FA9">
          <w:pgSz w:w="12240" w:h="15840"/>
          <w:pgMar w:top="1440" w:right="1440" w:bottom="1440" w:left="1440" w:header="720" w:footer="720" w:gutter="0"/>
          <w:cols w:space="720"/>
          <w:docGrid w:linePitch="360"/>
        </w:sectPr>
      </w:pPr>
    </w:p>
    <w:p w14:paraId="52CD4F04" w14:textId="4A4BF732" w:rsidR="00703362" w:rsidRPr="00EC1FA9" w:rsidRDefault="00996C2C">
      <w:pPr>
        <w:rPr>
          <w:b/>
          <w:bCs/>
        </w:rPr>
      </w:pPr>
      <w:r w:rsidRPr="00EC1FA9">
        <w:rPr>
          <w:b/>
          <w:bCs/>
        </w:rPr>
        <w:lastRenderedPageBreak/>
        <w:t>Supplementary Material</w:t>
      </w:r>
      <w:r w:rsidR="00703362" w:rsidRPr="00EC1FA9">
        <w:rPr>
          <w:b/>
          <w:bCs/>
        </w:rPr>
        <w:t xml:space="preserve"> </w:t>
      </w:r>
    </w:p>
    <w:commentRangeStart w:id="248"/>
    <w:p w14:paraId="28AB0763" w14:textId="2C51D97B" w:rsidR="00B62EE8" w:rsidRDefault="004E4D3F">
      <w:pPr>
        <w:pStyle w:val="TableofFigures"/>
        <w:tabs>
          <w:tab w:val="right" w:leader="dot" w:pos="12950"/>
        </w:tabs>
        <w:rPr>
          <w:rFonts w:eastAsiaTheme="minorEastAsia"/>
          <w:noProof/>
        </w:rPr>
      </w:pPr>
      <w:r w:rsidRPr="00EC1FA9">
        <w:fldChar w:fldCharType="begin"/>
      </w:r>
      <w:r w:rsidRPr="00EC1FA9">
        <w:instrText xml:space="preserve"> TOC \h \z \c "Table S" </w:instrText>
      </w:r>
      <w:r w:rsidRPr="00EC1FA9">
        <w:fldChar w:fldCharType="separate"/>
      </w:r>
      <w:hyperlink w:anchor="_Toc11666156" w:history="1">
        <w:r w:rsidR="00B62EE8" w:rsidRPr="003D0746">
          <w:rPr>
            <w:rStyle w:val="Hyperlink"/>
            <w:noProof/>
          </w:rPr>
          <w:t>Table S1: NO</w:t>
        </w:r>
        <w:r w:rsidR="00B62EE8" w:rsidRPr="003D0746">
          <w:rPr>
            <w:rStyle w:val="Hyperlink"/>
            <w:noProof/>
            <w:vertAlign w:val="subscript"/>
          </w:rPr>
          <w:t>2</w:t>
        </w:r>
        <w:r w:rsidR="00B62EE8" w:rsidRPr="003D0746">
          <w:rPr>
            <w:rStyle w:val="Hyperlink"/>
            <w:noProof/>
          </w:rPr>
          <w:t xml:space="preserve"> concentration (ug/m</w:t>
        </w:r>
        <w:r w:rsidR="00B62EE8" w:rsidRPr="003D0746">
          <w:rPr>
            <w:rStyle w:val="Hyperlink"/>
            <w:noProof/>
            <w:vertAlign w:val="superscript"/>
          </w:rPr>
          <w:t>3</w:t>
        </w:r>
        <w:r w:rsidR="00B62EE8" w:rsidRPr="003D0746">
          <w:rPr>
            <w:rStyle w:val="Hyperlink"/>
            <w:noProof/>
          </w:rPr>
          <w:t>) by state</w:t>
        </w:r>
        <w:r w:rsidR="00B62EE8">
          <w:rPr>
            <w:noProof/>
            <w:webHidden/>
          </w:rPr>
          <w:tab/>
        </w:r>
        <w:r w:rsidR="00B62EE8">
          <w:rPr>
            <w:noProof/>
            <w:webHidden/>
          </w:rPr>
          <w:fldChar w:fldCharType="begin"/>
        </w:r>
        <w:r w:rsidR="00B62EE8">
          <w:rPr>
            <w:noProof/>
            <w:webHidden/>
          </w:rPr>
          <w:instrText xml:space="preserve"> PAGEREF _Toc11666156 \h </w:instrText>
        </w:r>
        <w:r w:rsidR="00B62EE8">
          <w:rPr>
            <w:noProof/>
            <w:webHidden/>
          </w:rPr>
        </w:r>
        <w:r w:rsidR="00B62EE8">
          <w:rPr>
            <w:noProof/>
            <w:webHidden/>
          </w:rPr>
          <w:fldChar w:fldCharType="separate"/>
        </w:r>
        <w:r w:rsidR="00B62EE8">
          <w:rPr>
            <w:noProof/>
            <w:webHidden/>
          </w:rPr>
          <w:t>17</w:t>
        </w:r>
        <w:r w:rsidR="00B62EE8">
          <w:rPr>
            <w:noProof/>
            <w:webHidden/>
          </w:rPr>
          <w:fldChar w:fldCharType="end"/>
        </w:r>
      </w:hyperlink>
    </w:p>
    <w:p w14:paraId="4447320A" w14:textId="2B58638C" w:rsidR="00B62EE8" w:rsidRDefault="00B62EE8">
      <w:pPr>
        <w:pStyle w:val="TableofFigures"/>
        <w:tabs>
          <w:tab w:val="right" w:leader="dot" w:pos="12950"/>
        </w:tabs>
        <w:rPr>
          <w:rFonts w:eastAsiaTheme="minorEastAsia"/>
          <w:noProof/>
        </w:rPr>
      </w:pPr>
      <w:hyperlink w:anchor="_Toc11666157" w:history="1">
        <w:r w:rsidRPr="003D0746">
          <w:rPr>
            <w:rStyle w:val="Hyperlink"/>
            <w:noProof/>
          </w:rPr>
          <w:t>Table S2: Childhood asthma survey summary by state (Total of 2006-2010)</w:t>
        </w:r>
        <w:r>
          <w:rPr>
            <w:noProof/>
            <w:webHidden/>
          </w:rPr>
          <w:tab/>
        </w:r>
        <w:r>
          <w:rPr>
            <w:noProof/>
            <w:webHidden/>
          </w:rPr>
          <w:fldChar w:fldCharType="begin"/>
        </w:r>
        <w:r>
          <w:rPr>
            <w:noProof/>
            <w:webHidden/>
          </w:rPr>
          <w:instrText xml:space="preserve"> PAGEREF _Toc11666157 \h </w:instrText>
        </w:r>
        <w:r>
          <w:rPr>
            <w:noProof/>
            <w:webHidden/>
          </w:rPr>
        </w:r>
        <w:r>
          <w:rPr>
            <w:noProof/>
            <w:webHidden/>
          </w:rPr>
          <w:fldChar w:fldCharType="separate"/>
        </w:r>
        <w:r>
          <w:rPr>
            <w:noProof/>
            <w:webHidden/>
          </w:rPr>
          <w:t>19</w:t>
        </w:r>
        <w:r>
          <w:rPr>
            <w:noProof/>
            <w:webHidden/>
          </w:rPr>
          <w:fldChar w:fldCharType="end"/>
        </w:r>
      </w:hyperlink>
    </w:p>
    <w:p w14:paraId="7A5771A3" w14:textId="7D77A8EA" w:rsidR="00B62EE8" w:rsidRDefault="00B62EE8">
      <w:pPr>
        <w:pStyle w:val="TableofFigures"/>
        <w:tabs>
          <w:tab w:val="right" w:leader="dot" w:pos="12950"/>
        </w:tabs>
        <w:rPr>
          <w:rFonts w:eastAsiaTheme="minorEastAsia"/>
          <w:noProof/>
        </w:rPr>
      </w:pPr>
      <w:hyperlink w:anchor="_Toc11666158" w:history="1">
        <w:r w:rsidRPr="003D0746">
          <w:rPr>
            <w:rStyle w:val="Hyperlink"/>
            <w:noProof/>
          </w:rPr>
          <w:t>Table S3: State results and comparison</w:t>
        </w:r>
        <w:r>
          <w:rPr>
            <w:noProof/>
            <w:webHidden/>
          </w:rPr>
          <w:tab/>
        </w:r>
        <w:r>
          <w:rPr>
            <w:noProof/>
            <w:webHidden/>
          </w:rPr>
          <w:fldChar w:fldCharType="begin"/>
        </w:r>
        <w:r>
          <w:rPr>
            <w:noProof/>
            <w:webHidden/>
          </w:rPr>
          <w:instrText xml:space="preserve"> PAGEREF _Toc11666158 \h </w:instrText>
        </w:r>
        <w:r>
          <w:rPr>
            <w:noProof/>
            <w:webHidden/>
          </w:rPr>
        </w:r>
        <w:r>
          <w:rPr>
            <w:noProof/>
            <w:webHidden/>
          </w:rPr>
          <w:fldChar w:fldCharType="separate"/>
        </w:r>
        <w:r>
          <w:rPr>
            <w:noProof/>
            <w:webHidden/>
          </w:rPr>
          <w:t>21</w:t>
        </w:r>
        <w:r>
          <w:rPr>
            <w:noProof/>
            <w:webHidden/>
          </w:rPr>
          <w:fldChar w:fldCharType="end"/>
        </w:r>
      </w:hyperlink>
    </w:p>
    <w:p w14:paraId="07AF696A" w14:textId="4285A757" w:rsidR="00B62EE8" w:rsidRDefault="00B62EE8">
      <w:pPr>
        <w:pStyle w:val="TableofFigures"/>
        <w:tabs>
          <w:tab w:val="right" w:leader="dot" w:pos="12950"/>
        </w:tabs>
        <w:rPr>
          <w:rFonts w:eastAsiaTheme="minorEastAsia"/>
          <w:noProof/>
        </w:rPr>
      </w:pPr>
      <w:hyperlink w:anchor="_Toc11666159" w:history="1">
        <w:r w:rsidRPr="003D0746">
          <w:rPr>
            <w:rStyle w:val="Hyperlink"/>
            <w:noProof/>
          </w:rPr>
          <w:t>Table S4: Comparing results by state</w:t>
        </w:r>
        <w:r>
          <w:rPr>
            <w:noProof/>
            <w:webHidden/>
          </w:rPr>
          <w:tab/>
        </w:r>
        <w:r>
          <w:rPr>
            <w:noProof/>
            <w:webHidden/>
          </w:rPr>
          <w:fldChar w:fldCharType="begin"/>
        </w:r>
        <w:r>
          <w:rPr>
            <w:noProof/>
            <w:webHidden/>
          </w:rPr>
          <w:instrText xml:space="preserve"> PAGEREF _Toc11666159 \h </w:instrText>
        </w:r>
        <w:r>
          <w:rPr>
            <w:noProof/>
            <w:webHidden/>
          </w:rPr>
        </w:r>
        <w:r>
          <w:rPr>
            <w:noProof/>
            <w:webHidden/>
          </w:rPr>
          <w:fldChar w:fldCharType="separate"/>
        </w:r>
        <w:r>
          <w:rPr>
            <w:noProof/>
            <w:webHidden/>
          </w:rPr>
          <w:t>25</w:t>
        </w:r>
        <w:r>
          <w:rPr>
            <w:noProof/>
            <w:webHidden/>
          </w:rPr>
          <w:fldChar w:fldCharType="end"/>
        </w:r>
      </w:hyperlink>
    </w:p>
    <w:p w14:paraId="554D4347" w14:textId="77777777" w:rsidR="00B62EE8" w:rsidRDefault="004E4D3F">
      <w:pPr>
        <w:pStyle w:val="TableofFigures"/>
        <w:tabs>
          <w:tab w:val="right" w:leader="dot" w:pos="12950"/>
        </w:tabs>
        <w:rPr>
          <w:noProof/>
        </w:rPr>
      </w:pPr>
      <w:r w:rsidRPr="00EC1FA9">
        <w:fldChar w:fldCharType="end"/>
      </w:r>
      <w:commentRangeEnd w:id="248"/>
      <w:r w:rsidR="00940645">
        <w:rPr>
          <w:rStyle w:val="CommentReference"/>
        </w:rPr>
        <w:commentReference w:id="248"/>
      </w:r>
      <w:r w:rsidRPr="00EC1FA9">
        <w:fldChar w:fldCharType="begin"/>
      </w:r>
      <w:r w:rsidRPr="00EC1FA9">
        <w:instrText xml:space="preserve"> TOC \h \z \c "Figure S" </w:instrText>
      </w:r>
      <w:r w:rsidRPr="00EC1FA9">
        <w:fldChar w:fldCharType="separate"/>
      </w:r>
    </w:p>
    <w:p w14:paraId="101AD828" w14:textId="352545D9" w:rsidR="00B62EE8" w:rsidRDefault="00B62EE8">
      <w:pPr>
        <w:pStyle w:val="TableofFigures"/>
        <w:tabs>
          <w:tab w:val="right" w:leader="dot" w:pos="12950"/>
        </w:tabs>
        <w:rPr>
          <w:rFonts w:eastAsiaTheme="minorEastAsia"/>
          <w:noProof/>
        </w:rPr>
      </w:pPr>
      <w:hyperlink w:anchor="_Toc11666160" w:history="1">
        <w:r w:rsidRPr="00FB7B8B">
          <w:rPr>
            <w:rStyle w:val="Hyperlink"/>
            <w:noProof/>
          </w:rPr>
          <w:t>Figure S1: NO</w:t>
        </w:r>
        <w:r w:rsidRPr="00FB7B8B">
          <w:rPr>
            <w:rStyle w:val="Hyperlink"/>
            <w:noProof/>
            <w:vertAlign w:val="subscript"/>
          </w:rPr>
          <w:t>2</w:t>
        </w:r>
        <w:r w:rsidRPr="00FB7B8B">
          <w:rPr>
            <w:rStyle w:val="Hyperlink"/>
            <w:noProof/>
          </w:rPr>
          <w:t xml:space="preserve"> concentration (ug/m</w:t>
        </w:r>
        <w:r w:rsidRPr="00FB7B8B">
          <w:rPr>
            <w:rStyle w:val="Hyperlink"/>
            <w:noProof/>
            <w:vertAlign w:val="superscript"/>
          </w:rPr>
          <w:t>3</w:t>
        </w:r>
        <w:r w:rsidRPr="00FB7B8B">
          <w:rPr>
            <w:rStyle w:val="Hyperlink"/>
            <w:noProof/>
          </w:rPr>
          <w:t>) by living location</w:t>
        </w:r>
        <w:r>
          <w:rPr>
            <w:noProof/>
            <w:webHidden/>
          </w:rPr>
          <w:tab/>
        </w:r>
        <w:r>
          <w:rPr>
            <w:noProof/>
            <w:webHidden/>
          </w:rPr>
          <w:fldChar w:fldCharType="begin"/>
        </w:r>
        <w:r>
          <w:rPr>
            <w:noProof/>
            <w:webHidden/>
          </w:rPr>
          <w:instrText xml:space="preserve"> PAGEREF _Toc11666160 \h </w:instrText>
        </w:r>
        <w:r>
          <w:rPr>
            <w:noProof/>
            <w:webHidden/>
          </w:rPr>
        </w:r>
        <w:r>
          <w:rPr>
            <w:noProof/>
            <w:webHidden/>
          </w:rPr>
          <w:fldChar w:fldCharType="separate"/>
        </w:r>
        <w:r>
          <w:rPr>
            <w:noProof/>
            <w:webHidden/>
          </w:rPr>
          <w:t>27</w:t>
        </w:r>
        <w:r>
          <w:rPr>
            <w:noProof/>
            <w:webHidden/>
          </w:rPr>
          <w:fldChar w:fldCharType="end"/>
        </w:r>
      </w:hyperlink>
    </w:p>
    <w:p w14:paraId="70E33671" w14:textId="6571C387" w:rsidR="00B62EE8" w:rsidRDefault="00B62EE8">
      <w:pPr>
        <w:pStyle w:val="TableofFigures"/>
        <w:tabs>
          <w:tab w:val="right" w:leader="dot" w:pos="12950"/>
        </w:tabs>
        <w:rPr>
          <w:rFonts w:eastAsiaTheme="minorEastAsia"/>
          <w:noProof/>
        </w:rPr>
      </w:pPr>
      <w:hyperlink w:anchor="_Toc11666161" w:history="1">
        <w:r w:rsidRPr="00FB7B8B">
          <w:rPr>
            <w:rStyle w:val="Hyperlink"/>
            <w:noProof/>
          </w:rPr>
          <w:t>Figure S2: NO</w:t>
        </w:r>
        <w:r w:rsidRPr="00FB7B8B">
          <w:rPr>
            <w:rStyle w:val="Hyperlink"/>
            <w:noProof/>
            <w:vertAlign w:val="subscript"/>
          </w:rPr>
          <w:t>2</w:t>
        </w:r>
        <w:r w:rsidRPr="00FB7B8B">
          <w:rPr>
            <w:rStyle w:val="Hyperlink"/>
            <w:noProof/>
          </w:rPr>
          <w:t xml:space="preserve"> concentration (ug/m</w:t>
        </w:r>
        <w:r w:rsidRPr="00FB7B8B">
          <w:rPr>
            <w:rStyle w:val="Hyperlink"/>
            <w:noProof/>
            <w:vertAlign w:val="superscript"/>
          </w:rPr>
          <w:t>3</w:t>
        </w:r>
        <w:r w:rsidRPr="00FB7B8B">
          <w:rPr>
            <w:rStyle w:val="Hyperlink"/>
            <w:noProof/>
          </w:rPr>
          <w:t>) by median income group</w:t>
        </w:r>
        <w:r>
          <w:rPr>
            <w:noProof/>
            <w:webHidden/>
          </w:rPr>
          <w:tab/>
        </w:r>
        <w:r>
          <w:rPr>
            <w:noProof/>
            <w:webHidden/>
          </w:rPr>
          <w:fldChar w:fldCharType="begin"/>
        </w:r>
        <w:r>
          <w:rPr>
            <w:noProof/>
            <w:webHidden/>
          </w:rPr>
          <w:instrText xml:space="preserve"> PAGEREF _Toc11666161 \h </w:instrText>
        </w:r>
        <w:r>
          <w:rPr>
            <w:noProof/>
            <w:webHidden/>
          </w:rPr>
        </w:r>
        <w:r>
          <w:rPr>
            <w:noProof/>
            <w:webHidden/>
          </w:rPr>
          <w:fldChar w:fldCharType="separate"/>
        </w:r>
        <w:r>
          <w:rPr>
            <w:noProof/>
            <w:webHidden/>
          </w:rPr>
          <w:t>27</w:t>
        </w:r>
        <w:r>
          <w:rPr>
            <w:noProof/>
            <w:webHidden/>
          </w:rPr>
          <w:fldChar w:fldCharType="end"/>
        </w:r>
      </w:hyperlink>
    </w:p>
    <w:p w14:paraId="57AC8AEE" w14:textId="2CF1D414" w:rsidR="00B62EE8" w:rsidRDefault="00B62EE8">
      <w:pPr>
        <w:pStyle w:val="TableofFigures"/>
        <w:tabs>
          <w:tab w:val="right" w:leader="dot" w:pos="12950"/>
        </w:tabs>
        <w:rPr>
          <w:rFonts w:eastAsiaTheme="minorEastAsia"/>
          <w:noProof/>
        </w:rPr>
      </w:pPr>
      <w:hyperlink w:anchor="_Toc11666162" w:history="1">
        <w:r w:rsidRPr="00FB7B8B">
          <w:rPr>
            <w:rStyle w:val="Hyperlink"/>
            <w:noProof/>
          </w:rPr>
          <w:t>Figure S3: NO</w:t>
        </w:r>
        <w:r w:rsidRPr="00FB7B8B">
          <w:rPr>
            <w:rStyle w:val="Hyperlink"/>
            <w:noProof/>
            <w:vertAlign w:val="subscript"/>
          </w:rPr>
          <w:t>2</w:t>
        </w:r>
        <w:r w:rsidRPr="00FB7B8B">
          <w:rPr>
            <w:rStyle w:val="Hyperlink"/>
            <w:noProof/>
          </w:rPr>
          <w:t xml:space="preserve"> concentration (ug/m</w:t>
        </w:r>
        <w:r w:rsidRPr="00FB7B8B">
          <w:rPr>
            <w:rStyle w:val="Hyperlink"/>
            <w:noProof/>
            <w:vertAlign w:val="superscript"/>
          </w:rPr>
          <w:t>3</w:t>
        </w:r>
        <w:r w:rsidRPr="00FB7B8B">
          <w:rPr>
            <w:rStyle w:val="Hyperlink"/>
            <w:noProof/>
          </w:rPr>
          <w:t>) by living location stratified into median income group</w:t>
        </w:r>
        <w:r>
          <w:rPr>
            <w:noProof/>
            <w:webHidden/>
          </w:rPr>
          <w:tab/>
        </w:r>
        <w:r>
          <w:rPr>
            <w:noProof/>
            <w:webHidden/>
          </w:rPr>
          <w:fldChar w:fldCharType="begin"/>
        </w:r>
        <w:r>
          <w:rPr>
            <w:noProof/>
            <w:webHidden/>
          </w:rPr>
          <w:instrText xml:space="preserve"> PAGEREF _Toc11666162 \h </w:instrText>
        </w:r>
        <w:r>
          <w:rPr>
            <w:noProof/>
            <w:webHidden/>
          </w:rPr>
        </w:r>
        <w:r>
          <w:rPr>
            <w:noProof/>
            <w:webHidden/>
          </w:rPr>
          <w:fldChar w:fldCharType="separate"/>
        </w:r>
        <w:r>
          <w:rPr>
            <w:noProof/>
            <w:webHidden/>
          </w:rPr>
          <w:t>28</w:t>
        </w:r>
        <w:r>
          <w:rPr>
            <w:noProof/>
            <w:webHidden/>
          </w:rPr>
          <w:fldChar w:fldCharType="end"/>
        </w:r>
      </w:hyperlink>
    </w:p>
    <w:p w14:paraId="115AAC4C" w14:textId="3583083B" w:rsidR="00B62EE8" w:rsidRDefault="00B62EE8">
      <w:pPr>
        <w:pStyle w:val="TableofFigures"/>
        <w:tabs>
          <w:tab w:val="right" w:leader="dot" w:pos="12950"/>
        </w:tabs>
        <w:rPr>
          <w:rFonts w:eastAsiaTheme="minorEastAsia"/>
          <w:noProof/>
        </w:rPr>
      </w:pPr>
      <w:hyperlink w:anchor="_Toc11666163" w:history="1">
        <w:r w:rsidRPr="00FB7B8B">
          <w:rPr>
            <w:rStyle w:val="Hyperlink"/>
            <w:noProof/>
          </w:rPr>
          <w:t>Figure S4: NO</w:t>
        </w:r>
        <w:r w:rsidRPr="00FB7B8B">
          <w:rPr>
            <w:rStyle w:val="Hyperlink"/>
            <w:noProof/>
            <w:vertAlign w:val="subscript"/>
          </w:rPr>
          <w:t>2</w:t>
        </w:r>
        <w:r w:rsidRPr="00FB7B8B">
          <w:rPr>
            <w:rStyle w:val="Hyperlink"/>
            <w:noProof/>
          </w:rPr>
          <w:t xml:space="preserve"> concentration (ug/m</w:t>
        </w:r>
        <w:r w:rsidRPr="00FB7B8B">
          <w:rPr>
            <w:rStyle w:val="Hyperlink"/>
            <w:noProof/>
            <w:vertAlign w:val="superscript"/>
          </w:rPr>
          <w:t>3</w:t>
        </w:r>
        <w:r w:rsidRPr="00FB7B8B">
          <w:rPr>
            <w:rStyle w:val="Hyperlink"/>
            <w:noProof/>
          </w:rPr>
          <w:t>) by median income group stratified into living location</w:t>
        </w:r>
        <w:r>
          <w:rPr>
            <w:noProof/>
            <w:webHidden/>
          </w:rPr>
          <w:tab/>
        </w:r>
        <w:r>
          <w:rPr>
            <w:noProof/>
            <w:webHidden/>
          </w:rPr>
          <w:fldChar w:fldCharType="begin"/>
        </w:r>
        <w:r>
          <w:rPr>
            <w:noProof/>
            <w:webHidden/>
          </w:rPr>
          <w:instrText xml:space="preserve"> PAGEREF _Toc11666163 \h </w:instrText>
        </w:r>
        <w:r>
          <w:rPr>
            <w:noProof/>
            <w:webHidden/>
          </w:rPr>
        </w:r>
        <w:r>
          <w:rPr>
            <w:noProof/>
            <w:webHidden/>
          </w:rPr>
          <w:fldChar w:fldCharType="separate"/>
        </w:r>
        <w:r>
          <w:rPr>
            <w:noProof/>
            <w:webHidden/>
          </w:rPr>
          <w:t>28</w:t>
        </w:r>
        <w:r>
          <w:rPr>
            <w:noProof/>
            <w:webHidden/>
          </w:rPr>
          <w:fldChar w:fldCharType="end"/>
        </w:r>
      </w:hyperlink>
    </w:p>
    <w:p w14:paraId="5E909F4C" w14:textId="0D57B1CC" w:rsidR="00B62EE8" w:rsidRDefault="00B62EE8">
      <w:pPr>
        <w:pStyle w:val="TableofFigures"/>
        <w:tabs>
          <w:tab w:val="right" w:leader="dot" w:pos="12950"/>
        </w:tabs>
        <w:rPr>
          <w:rFonts w:eastAsiaTheme="minorEastAsia"/>
          <w:noProof/>
        </w:rPr>
      </w:pPr>
      <w:hyperlink w:anchor="_Toc11666164" w:history="1">
        <w:r w:rsidRPr="00FB7B8B">
          <w:rPr>
            <w:rStyle w:val="Hyperlink"/>
            <w:noProof/>
          </w:rPr>
          <w:t>Figure S5: NO</w:t>
        </w:r>
        <w:r w:rsidRPr="00FB7B8B">
          <w:rPr>
            <w:rStyle w:val="Hyperlink"/>
            <w:noProof/>
            <w:vertAlign w:val="subscript"/>
          </w:rPr>
          <w:t>2</w:t>
        </w:r>
        <w:r w:rsidRPr="00FB7B8B">
          <w:rPr>
            <w:rStyle w:val="Hyperlink"/>
            <w:noProof/>
          </w:rPr>
          <w:t xml:space="preserve"> concentration (ug/m</w:t>
        </w:r>
        <w:r w:rsidRPr="00FB7B8B">
          <w:rPr>
            <w:rStyle w:val="Hyperlink"/>
            <w:noProof/>
            <w:vertAlign w:val="superscript"/>
          </w:rPr>
          <w:t>3</w:t>
        </w:r>
        <w:r w:rsidRPr="00FB7B8B">
          <w:rPr>
            <w:rStyle w:val="Hyperlink"/>
            <w:noProof/>
          </w:rPr>
          <w:t>) by state</w:t>
        </w:r>
        <w:r>
          <w:rPr>
            <w:noProof/>
            <w:webHidden/>
          </w:rPr>
          <w:tab/>
        </w:r>
        <w:r>
          <w:rPr>
            <w:noProof/>
            <w:webHidden/>
          </w:rPr>
          <w:fldChar w:fldCharType="begin"/>
        </w:r>
        <w:r>
          <w:rPr>
            <w:noProof/>
            <w:webHidden/>
          </w:rPr>
          <w:instrText xml:space="preserve"> PAGEREF _Toc11666164 \h </w:instrText>
        </w:r>
        <w:r>
          <w:rPr>
            <w:noProof/>
            <w:webHidden/>
          </w:rPr>
        </w:r>
        <w:r>
          <w:rPr>
            <w:noProof/>
            <w:webHidden/>
          </w:rPr>
          <w:fldChar w:fldCharType="separate"/>
        </w:r>
        <w:r>
          <w:rPr>
            <w:noProof/>
            <w:webHidden/>
          </w:rPr>
          <w:t>29</w:t>
        </w:r>
        <w:r>
          <w:rPr>
            <w:noProof/>
            <w:webHidden/>
          </w:rPr>
          <w:fldChar w:fldCharType="end"/>
        </w:r>
      </w:hyperlink>
    </w:p>
    <w:p w14:paraId="6D3C0F95" w14:textId="2ED7CFBF" w:rsidR="00B62EE8" w:rsidRDefault="00B62EE8">
      <w:pPr>
        <w:pStyle w:val="TableofFigures"/>
        <w:tabs>
          <w:tab w:val="right" w:leader="dot" w:pos="12950"/>
        </w:tabs>
        <w:rPr>
          <w:rFonts w:eastAsiaTheme="minorEastAsia"/>
          <w:noProof/>
        </w:rPr>
      </w:pPr>
      <w:hyperlink w:anchor="_Toc11666165" w:history="1">
        <w:r w:rsidRPr="00FB7B8B">
          <w:rPr>
            <w:rStyle w:val="Hyperlink"/>
            <w:noProof/>
          </w:rPr>
          <w:t>Figure S6: NO</w:t>
        </w:r>
        <w:r w:rsidRPr="00FB7B8B">
          <w:rPr>
            <w:rStyle w:val="Hyperlink"/>
            <w:noProof/>
            <w:vertAlign w:val="subscript"/>
          </w:rPr>
          <w:t>2</w:t>
        </w:r>
        <w:r w:rsidRPr="00FB7B8B">
          <w:rPr>
            <w:rStyle w:val="Hyperlink"/>
            <w:noProof/>
          </w:rPr>
          <w:t xml:space="preserve"> concentration (ug/m</w:t>
        </w:r>
        <w:r w:rsidRPr="00FB7B8B">
          <w:rPr>
            <w:rStyle w:val="Hyperlink"/>
            <w:noProof/>
            <w:vertAlign w:val="superscript"/>
          </w:rPr>
          <w:t>3</w:t>
        </w:r>
        <w:r w:rsidRPr="00FB7B8B">
          <w:rPr>
            <w:rStyle w:val="Hyperlink"/>
            <w:noProof/>
          </w:rPr>
          <w:t>) by state and median income group</w:t>
        </w:r>
        <w:r>
          <w:rPr>
            <w:noProof/>
            <w:webHidden/>
          </w:rPr>
          <w:tab/>
        </w:r>
        <w:r>
          <w:rPr>
            <w:noProof/>
            <w:webHidden/>
          </w:rPr>
          <w:fldChar w:fldCharType="begin"/>
        </w:r>
        <w:r>
          <w:rPr>
            <w:noProof/>
            <w:webHidden/>
          </w:rPr>
          <w:instrText xml:space="preserve"> PAGEREF _Toc11666165 \h </w:instrText>
        </w:r>
        <w:r>
          <w:rPr>
            <w:noProof/>
            <w:webHidden/>
          </w:rPr>
        </w:r>
        <w:r>
          <w:rPr>
            <w:noProof/>
            <w:webHidden/>
          </w:rPr>
          <w:fldChar w:fldCharType="separate"/>
        </w:r>
        <w:r>
          <w:rPr>
            <w:noProof/>
            <w:webHidden/>
          </w:rPr>
          <w:t>30</w:t>
        </w:r>
        <w:r>
          <w:rPr>
            <w:noProof/>
            <w:webHidden/>
          </w:rPr>
          <w:fldChar w:fldCharType="end"/>
        </w:r>
      </w:hyperlink>
    </w:p>
    <w:p w14:paraId="342EB354" w14:textId="2491E691" w:rsidR="00B62EE8" w:rsidRDefault="00B62EE8">
      <w:pPr>
        <w:pStyle w:val="TableofFigures"/>
        <w:tabs>
          <w:tab w:val="right" w:leader="dot" w:pos="12950"/>
        </w:tabs>
        <w:rPr>
          <w:rFonts w:eastAsiaTheme="minorEastAsia"/>
          <w:noProof/>
        </w:rPr>
      </w:pPr>
      <w:hyperlink w:anchor="_Toc11666166" w:history="1">
        <w:r w:rsidRPr="00FB7B8B">
          <w:rPr>
            <w:rStyle w:val="Hyperlink"/>
            <w:noProof/>
          </w:rPr>
          <w:t>Figure S7: NO</w:t>
        </w:r>
        <w:r w:rsidRPr="00FB7B8B">
          <w:rPr>
            <w:rStyle w:val="Hyperlink"/>
            <w:noProof/>
            <w:vertAlign w:val="subscript"/>
          </w:rPr>
          <w:t>2</w:t>
        </w:r>
        <w:r w:rsidRPr="00FB7B8B">
          <w:rPr>
            <w:rStyle w:val="Hyperlink"/>
            <w:noProof/>
          </w:rPr>
          <w:t xml:space="preserve"> concentration (ug/m</w:t>
        </w:r>
        <w:r w:rsidRPr="00FB7B8B">
          <w:rPr>
            <w:rStyle w:val="Hyperlink"/>
            <w:noProof/>
            <w:vertAlign w:val="superscript"/>
          </w:rPr>
          <w:t>3</w:t>
        </w:r>
        <w:r w:rsidRPr="00FB7B8B">
          <w:rPr>
            <w:rStyle w:val="Hyperlink"/>
            <w:noProof/>
          </w:rPr>
          <w:t>) by state and living location</w:t>
        </w:r>
        <w:r>
          <w:rPr>
            <w:noProof/>
            <w:webHidden/>
          </w:rPr>
          <w:tab/>
        </w:r>
        <w:r>
          <w:rPr>
            <w:noProof/>
            <w:webHidden/>
          </w:rPr>
          <w:fldChar w:fldCharType="begin"/>
        </w:r>
        <w:r>
          <w:rPr>
            <w:noProof/>
            <w:webHidden/>
          </w:rPr>
          <w:instrText xml:space="preserve"> PAGEREF _Toc11666166 \h </w:instrText>
        </w:r>
        <w:r>
          <w:rPr>
            <w:noProof/>
            <w:webHidden/>
          </w:rPr>
        </w:r>
        <w:r>
          <w:rPr>
            <w:noProof/>
            <w:webHidden/>
          </w:rPr>
          <w:fldChar w:fldCharType="separate"/>
        </w:r>
        <w:r>
          <w:rPr>
            <w:noProof/>
            <w:webHidden/>
          </w:rPr>
          <w:t>31</w:t>
        </w:r>
        <w:r>
          <w:rPr>
            <w:noProof/>
            <w:webHidden/>
          </w:rPr>
          <w:fldChar w:fldCharType="end"/>
        </w:r>
      </w:hyperlink>
    </w:p>
    <w:p w14:paraId="7EA25C14" w14:textId="5B987E0F" w:rsidR="00B62EE8" w:rsidRDefault="00B62EE8">
      <w:pPr>
        <w:pStyle w:val="TableofFigures"/>
        <w:tabs>
          <w:tab w:val="right" w:leader="dot" w:pos="12950"/>
        </w:tabs>
        <w:rPr>
          <w:rFonts w:eastAsiaTheme="minorEastAsia"/>
          <w:noProof/>
        </w:rPr>
      </w:pPr>
      <w:hyperlink w:anchor="_Toc11666167" w:history="1">
        <w:r w:rsidRPr="00FB7B8B">
          <w:rPr>
            <w:rStyle w:val="Hyperlink"/>
            <w:noProof/>
          </w:rPr>
          <w:t>Figure S8: Attributable Fraction by living location</w:t>
        </w:r>
        <w:r>
          <w:rPr>
            <w:noProof/>
            <w:webHidden/>
          </w:rPr>
          <w:tab/>
        </w:r>
        <w:r>
          <w:rPr>
            <w:noProof/>
            <w:webHidden/>
          </w:rPr>
          <w:fldChar w:fldCharType="begin"/>
        </w:r>
        <w:r>
          <w:rPr>
            <w:noProof/>
            <w:webHidden/>
          </w:rPr>
          <w:instrText xml:space="preserve"> PAGEREF _Toc11666167 \h </w:instrText>
        </w:r>
        <w:r>
          <w:rPr>
            <w:noProof/>
            <w:webHidden/>
          </w:rPr>
        </w:r>
        <w:r>
          <w:rPr>
            <w:noProof/>
            <w:webHidden/>
          </w:rPr>
          <w:fldChar w:fldCharType="separate"/>
        </w:r>
        <w:r>
          <w:rPr>
            <w:noProof/>
            <w:webHidden/>
          </w:rPr>
          <w:t>32</w:t>
        </w:r>
        <w:r>
          <w:rPr>
            <w:noProof/>
            <w:webHidden/>
          </w:rPr>
          <w:fldChar w:fldCharType="end"/>
        </w:r>
      </w:hyperlink>
    </w:p>
    <w:p w14:paraId="35B35ECE" w14:textId="64FC69D1" w:rsidR="00B62EE8" w:rsidRDefault="00B62EE8">
      <w:pPr>
        <w:pStyle w:val="TableofFigures"/>
        <w:tabs>
          <w:tab w:val="right" w:leader="dot" w:pos="12950"/>
        </w:tabs>
        <w:rPr>
          <w:rFonts w:eastAsiaTheme="minorEastAsia"/>
          <w:noProof/>
        </w:rPr>
      </w:pPr>
      <w:hyperlink w:anchor="_Toc11666168" w:history="1">
        <w:r w:rsidRPr="00FB7B8B">
          <w:rPr>
            <w:rStyle w:val="Hyperlink"/>
            <w:noProof/>
          </w:rPr>
          <w:t>Figure S9: Attributable Fraction by median income group</w:t>
        </w:r>
        <w:r>
          <w:rPr>
            <w:noProof/>
            <w:webHidden/>
          </w:rPr>
          <w:tab/>
        </w:r>
        <w:r>
          <w:rPr>
            <w:noProof/>
            <w:webHidden/>
          </w:rPr>
          <w:fldChar w:fldCharType="begin"/>
        </w:r>
        <w:r>
          <w:rPr>
            <w:noProof/>
            <w:webHidden/>
          </w:rPr>
          <w:instrText xml:space="preserve"> PAGEREF _Toc11666168 \h </w:instrText>
        </w:r>
        <w:r>
          <w:rPr>
            <w:noProof/>
            <w:webHidden/>
          </w:rPr>
        </w:r>
        <w:r>
          <w:rPr>
            <w:noProof/>
            <w:webHidden/>
          </w:rPr>
          <w:fldChar w:fldCharType="separate"/>
        </w:r>
        <w:r>
          <w:rPr>
            <w:noProof/>
            <w:webHidden/>
          </w:rPr>
          <w:t>32</w:t>
        </w:r>
        <w:r>
          <w:rPr>
            <w:noProof/>
            <w:webHidden/>
          </w:rPr>
          <w:fldChar w:fldCharType="end"/>
        </w:r>
      </w:hyperlink>
    </w:p>
    <w:p w14:paraId="3D48E246" w14:textId="77582F8C" w:rsidR="00B62EE8" w:rsidRDefault="00B62EE8">
      <w:pPr>
        <w:pStyle w:val="TableofFigures"/>
        <w:tabs>
          <w:tab w:val="right" w:leader="dot" w:pos="12950"/>
        </w:tabs>
        <w:rPr>
          <w:rFonts w:eastAsiaTheme="minorEastAsia"/>
          <w:noProof/>
        </w:rPr>
      </w:pPr>
      <w:hyperlink w:anchor="_Toc11666169" w:history="1">
        <w:r w:rsidRPr="00FB7B8B">
          <w:rPr>
            <w:rStyle w:val="Hyperlink"/>
            <w:noProof/>
          </w:rPr>
          <w:t>Figure S10: Attributable Fraction by living location stratified into median income group</w:t>
        </w:r>
        <w:r>
          <w:rPr>
            <w:noProof/>
            <w:webHidden/>
          </w:rPr>
          <w:tab/>
        </w:r>
        <w:r>
          <w:rPr>
            <w:noProof/>
            <w:webHidden/>
          </w:rPr>
          <w:fldChar w:fldCharType="begin"/>
        </w:r>
        <w:r>
          <w:rPr>
            <w:noProof/>
            <w:webHidden/>
          </w:rPr>
          <w:instrText xml:space="preserve"> PAGEREF _Toc11666169 \h </w:instrText>
        </w:r>
        <w:r>
          <w:rPr>
            <w:noProof/>
            <w:webHidden/>
          </w:rPr>
        </w:r>
        <w:r>
          <w:rPr>
            <w:noProof/>
            <w:webHidden/>
          </w:rPr>
          <w:fldChar w:fldCharType="separate"/>
        </w:r>
        <w:r>
          <w:rPr>
            <w:noProof/>
            <w:webHidden/>
          </w:rPr>
          <w:t>33</w:t>
        </w:r>
        <w:r>
          <w:rPr>
            <w:noProof/>
            <w:webHidden/>
          </w:rPr>
          <w:fldChar w:fldCharType="end"/>
        </w:r>
      </w:hyperlink>
    </w:p>
    <w:p w14:paraId="425F20A5" w14:textId="77777777" w:rsidR="004E4D3F" w:rsidRPr="00EC1FA9" w:rsidRDefault="004E4D3F" w:rsidP="004E4D3F">
      <w:pPr>
        <w:pStyle w:val="Caption"/>
        <w:keepNext/>
      </w:pPr>
      <w:r w:rsidRPr="00EC1FA9">
        <w:fldChar w:fldCharType="end"/>
      </w:r>
    </w:p>
    <w:p w14:paraId="56743760" w14:textId="77777777" w:rsidR="004E4D3F" w:rsidRPr="00EC1FA9" w:rsidRDefault="004E4D3F" w:rsidP="004E4D3F">
      <w:pPr>
        <w:rPr>
          <w:i/>
          <w:iCs/>
          <w:color w:val="44546A" w:themeColor="text2"/>
          <w:sz w:val="18"/>
          <w:szCs w:val="18"/>
        </w:rPr>
      </w:pPr>
      <w:r w:rsidRPr="00EC1FA9">
        <w:br w:type="page"/>
      </w:r>
    </w:p>
    <w:p w14:paraId="437D4B1F" w14:textId="25200D50" w:rsidR="004E4D3F" w:rsidRPr="00EC1FA9" w:rsidRDefault="004E4D3F" w:rsidP="004E4D3F">
      <w:pPr>
        <w:pStyle w:val="Caption"/>
        <w:keepNext/>
      </w:pPr>
      <w:bookmarkStart w:id="249" w:name="_Ref9945401"/>
      <w:bookmarkStart w:id="250" w:name="_Toc9940846"/>
      <w:bookmarkStart w:id="251" w:name="_Toc11666156"/>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FA345C">
        <w:rPr>
          <w:noProof/>
        </w:rPr>
        <w:t>1</w:t>
      </w:r>
      <w:r w:rsidR="003A36B2">
        <w:rPr>
          <w:noProof/>
        </w:rPr>
        <w:fldChar w:fldCharType="end"/>
      </w:r>
      <w:bookmarkEnd w:id="249"/>
      <w:r w:rsidRPr="00EC1FA9">
        <w:t xml:space="preserve">: </w:t>
      </w:r>
      <w:commentRangeStart w:id="252"/>
      <w:r w:rsidRPr="00EC1FA9">
        <w:t>NO</w:t>
      </w:r>
      <w:r w:rsidRPr="00FA345C">
        <w:rPr>
          <w:vertAlign w:val="subscript"/>
          <w:rPrChange w:id="253" w:author="Alotaibi, Raed" w:date="2019-06-17T11:38:00Z">
            <w:rPr/>
          </w:rPrChange>
        </w:rPr>
        <w:t>2</w:t>
      </w:r>
      <w:r w:rsidRPr="00EC1FA9">
        <w:t xml:space="preserve"> </w:t>
      </w:r>
      <w:commentRangeEnd w:id="252"/>
      <w:r w:rsidR="00FB320A">
        <w:rPr>
          <w:rStyle w:val="CommentReference"/>
          <w:i w:val="0"/>
          <w:iCs w:val="0"/>
          <w:color w:val="auto"/>
        </w:rPr>
        <w:commentReference w:id="252"/>
      </w:r>
      <w:r w:rsidRPr="00EC1FA9">
        <w:t xml:space="preserve">concentration </w:t>
      </w:r>
      <w:ins w:id="254" w:author="Alotaibi, Raed" w:date="2019-06-17T11:38:00Z">
        <w:r w:rsidR="00FA345C">
          <w:t>(ug/m</w:t>
        </w:r>
        <w:r w:rsidR="00FA345C" w:rsidRPr="00FA345C">
          <w:rPr>
            <w:vertAlign w:val="superscript"/>
            <w:rPrChange w:id="255" w:author="Alotaibi, Raed" w:date="2019-06-17T11:38:00Z">
              <w:rPr/>
            </w:rPrChange>
          </w:rPr>
          <w:t>3</w:t>
        </w:r>
        <w:r w:rsidR="00FA345C">
          <w:t xml:space="preserve">) </w:t>
        </w:r>
      </w:ins>
      <w:r w:rsidRPr="00EC1FA9">
        <w:t>by state</w:t>
      </w:r>
      <w:bookmarkEnd w:id="250"/>
      <w:bookmarkEnd w:id="251"/>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EC1FA9" w14:paraId="3B098B85" w14:textId="77777777" w:rsidTr="00376EFA">
        <w:trPr>
          <w:trHeight w:val="300"/>
        </w:trPr>
        <w:tc>
          <w:tcPr>
            <w:tcW w:w="1288" w:type="pct"/>
            <w:noWrap/>
            <w:hideMark/>
          </w:tcPr>
          <w:p w14:paraId="38B7B7A8" w14:textId="77777777" w:rsidR="004E4D3F" w:rsidRPr="00EC1FA9" w:rsidRDefault="004E4D3F" w:rsidP="00376EFA">
            <w:pPr>
              <w:rPr>
                <w:b/>
                <w:bCs/>
              </w:rPr>
            </w:pPr>
            <w:r w:rsidRPr="00EC1FA9">
              <w:rPr>
                <w:b/>
                <w:bCs/>
              </w:rPr>
              <w:t>State</w:t>
            </w:r>
          </w:p>
        </w:tc>
        <w:tc>
          <w:tcPr>
            <w:tcW w:w="619" w:type="pct"/>
            <w:noWrap/>
            <w:hideMark/>
          </w:tcPr>
          <w:p w14:paraId="7B0D883C" w14:textId="77777777" w:rsidR="004E4D3F" w:rsidRPr="00EC1FA9" w:rsidRDefault="004E4D3F" w:rsidP="00376EFA">
            <w:pPr>
              <w:rPr>
                <w:b/>
                <w:bCs/>
              </w:rPr>
            </w:pPr>
            <w:r w:rsidRPr="00EC1FA9">
              <w:rPr>
                <w:b/>
                <w:bCs/>
              </w:rPr>
              <w:t>Mean</w:t>
            </w:r>
          </w:p>
        </w:tc>
        <w:tc>
          <w:tcPr>
            <w:tcW w:w="619" w:type="pct"/>
            <w:noWrap/>
            <w:hideMark/>
          </w:tcPr>
          <w:p w14:paraId="51306EB1" w14:textId="77777777" w:rsidR="004E4D3F" w:rsidRPr="00EC1FA9" w:rsidRDefault="004E4D3F" w:rsidP="00376EFA">
            <w:pPr>
              <w:rPr>
                <w:b/>
                <w:bCs/>
              </w:rPr>
            </w:pPr>
            <w:r w:rsidRPr="00EC1FA9">
              <w:rPr>
                <w:b/>
                <w:bCs/>
              </w:rPr>
              <w:t>Min</w:t>
            </w:r>
          </w:p>
        </w:tc>
        <w:tc>
          <w:tcPr>
            <w:tcW w:w="619" w:type="pct"/>
            <w:noWrap/>
            <w:hideMark/>
          </w:tcPr>
          <w:p w14:paraId="4A1350BF" w14:textId="77777777" w:rsidR="004E4D3F" w:rsidRPr="00EC1FA9" w:rsidRDefault="004E4D3F" w:rsidP="00376EFA">
            <w:pPr>
              <w:rPr>
                <w:b/>
                <w:bCs/>
              </w:rPr>
            </w:pPr>
            <w:r w:rsidRPr="00EC1FA9">
              <w:rPr>
                <w:b/>
                <w:bCs/>
              </w:rPr>
              <w:t>25%</w:t>
            </w:r>
          </w:p>
        </w:tc>
        <w:tc>
          <w:tcPr>
            <w:tcW w:w="619" w:type="pct"/>
            <w:noWrap/>
            <w:hideMark/>
          </w:tcPr>
          <w:p w14:paraId="620D7E0F" w14:textId="77777777" w:rsidR="004E4D3F" w:rsidRPr="00EC1FA9" w:rsidRDefault="004E4D3F" w:rsidP="00376EFA">
            <w:pPr>
              <w:rPr>
                <w:b/>
                <w:bCs/>
              </w:rPr>
            </w:pPr>
            <w:r w:rsidRPr="00EC1FA9">
              <w:rPr>
                <w:b/>
                <w:bCs/>
              </w:rPr>
              <w:t>Median</w:t>
            </w:r>
          </w:p>
        </w:tc>
        <w:tc>
          <w:tcPr>
            <w:tcW w:w="619" w:type="pct"/>
            <w:noWrap/>
            <w:hideMark/>
          </w:tcPr>
          <w:p w14:paraId="3AA9FB03" w14:textId="77777777" w:rsidR="004E4D3F" w:rsidRPr="00EC1FA9" w:rsidRDefault="004E4D3F" w:rsidP="00376EFA">
            <w:pPr>
              <w:rPr>
                <w:b/>
                <w:bCs/>
              </w:rPr>
            </w:pPr>
            <w:r w:rsidRPr="00EC1FA9">
              <w:rPr>
                <w:b/>
                <w:bCs/>
              </w:rPr>
              <w:t>75%</w:t>
            </w:r>
          </w:p>
        </w:tc>
        <w:tc>
          <w:tcPr>
            <w:tcW w:w="616" w:type="pct"/>
            <w:noWrap/>
            <w:hideMark/>
          </w:tcPr>
          <w:p w14:paraId="260F7BB5" w14:textId="77777777" w:rsidR="004E4D3F" w:rsidRPr="00EC1FA9" w:rsidRDefault="004E4D3F" w:rsidP="00376EFA">
            <w:pPr>
              <w:rPr>
                <w:b/>
                <w:bCs/>
              </w:rPr>
            </w:pPr>
            <w:r w:rsidRPr="00EC1FA9">
              <w:rPr>
                <w:b/>
                <w:bCs/>
              </w:rPr>
              <w:t>Max</w:t>
            </w:r>
          </w:p>
        </w:tc>
      </w:tr>
      <w:tr w:rsidR="004E4D3F" w:rsidRPr="00EC1FA9" w14:paraId="1C73BC9C" w14:textId="77777777" w:rsidTr="00376EFA">
        <w:trPr>
          <w:trHeight w:val="300"/>
        </w:trPr>
        <w:tc>
          <w:tcPr>
            <w:tcW w:w="1288" w:type="pct"/>
            <w:noWrap/>
            <w:hideMark/>
          </w:tcPr>
          <w:p w14:paraId="783A5311" w14:textId="77777777" w:rsidR="004E4D3F" w:rsidRPr="00EC1FA9" w:rsidRDefault="004E4D3F" w:rsidP="00376EFA">
            <w:r w:rsidRPr="00EC1FA9">
              <w:t>Alabama</w:t>
            </w:r>
          </w:p>
        </w:tc>
        <w:tc>
          <w:tcPr>
            <w:tcW w:w="619" w:type="pct"/>
            <w:noWrap/>
            <w:hideMark/>
          </w:tcPr>
          <w:p w14:paraId="7091A6A3" w14:textId="77777777" w:rsidR="004E4D3F" w:rsidRPr="00EC1FA9" w:rsidRDefault="004E4D3F" w:rsidP="00376EFA">
            <w:r w:rsidRPr="00EC1FA9">
              <w:t>10.3</w:t>
            </w:r>
          </w:p>
        </w:tc>
        <w:tc>
          <w:tcPr>
            <w:tcW w:w="619" w:type="pct"/>
            <w:noWrap/>
            <w:hideMark/>
          </w:tcPr>
          <w:p w14:paraId="1EB2B7F9" w14:textId="77777777" w:rsidR="004E4D3F" w:rsidRPr="00EC1FA9" w:rsidRDefault="004E4D3F" w:rsidP="00376EFA">
            <w:r w:rsidRPr="00EC1FA9">
              <w:t>3.0</w:t>
            </w:r>
          </w:p>
        </w:tc>
        <w:tc>
          <w:tcPr>
            <w:tcW w:w="619" w:type="pct"/>
            <w:noWrap/>
            <w:hideMark/>
          </w:tcPr>
          <w:p w14:paraId="49488F91" w14:textId="77777777" w:rsidR="004E4D3F" w:rsidRPr="00EC1FA9" w:rsidRDefault="004E4D3F" w:rsidP="00376EFA">
            <w:r w:rsidRPr="00EC1FA9">
              <w:t>7.1</w:t>
            </w:r>
          </w:p>
        </w:tc>
        <w:tc>
          <w:tcPr>
            <w:tcW w:w="619" w:type="pct"/>
            <w:noWrap/>
            <w:hideMark/>
          </w:tcPr>
          <w:p w14:paraId="7FB88BC8" w14:textId="77777777" w:rsidR="004E4D3F" w:rsidRPr="00EC1FA9" w:rsidRDefault="004E4D3F" w:rsidP="00376EFA">
            <w:r w:rsidRPr="00EC1FA9">
              <w:t>9.3</w:t>
            </w:r>
          </w:p>
        </w:tc>
        <w:tc>
          <w:tcPr>
            <w:tcW w:w="619" w:type="pct"/>
            <w:noWrap/>
            <w:hideMark/>
          </w:tcPr>
          <w:p w14:paraId="65D77D40" w14:textId="77777777" w:rsidR="004E4D3F" w:rsidRPr="00EC1FA9" w:rsidRDefault="004E4D3F" w:rsidP="00376EFA">
            <w:r w:rsidRPr="00EC1FA9">
              <w:t>12.5</w:t>
            </w:r>
          </w:p>
        </w:tc>
        <w:tc>
          <w:tcPr>
            <w:tcW w:w="616" w:type="pct"/>
            <w:noWrap/>
            <w:hideMark/>
          </w:tcPr>
          <w:p w14:paraId="16ECFB5C" w14:textId="77777777" w:rsidR="004E4D3F" w:rsidRPr="00EC1FA9" w:rsidRDefault="004E4D3F" w:rsidP="00376EFA">
            <w:r w:rsidRPr="00EC1FA9">
              <w:t>33.8</w:t>
            </w:r>
          </w:p>
        </w:tc>
      </w:tr>
      <w:tr w:rsidR="004E4D3F" w:rsidRPr="00EC1FA9" w14:paraId="41B61CFD" w14:textId="77777777" w:rsidTr="00376EFA">
        <w:trPr>
          <w:trHeight w:val="300"/>
        </w:trPr>
        <w:tc>
          <w:tcPr>
            <w:tcW w:w="1288" w:type="pct"/>
            <w:noWrap/>
            <w:hideMark/>
          </w:tcPr>
          <w:p w14:paraId="1F176B64" w14:textId="77777777" w:rsidR="004E4D3F" w:rsidRPr="00EC1FA9" w:rsidRDefault="004E4D3F" w:rsidP="00376EFA">
            <w:r w:rsidRPr="00EC1FA9">
              <w:t>Arizona</w:t>
            </w:r>
          </w:p>
        </w:tc>
        <w:tc>
          <w:tcPr>
            <w:tcW w:w="619" w:type="pct"/>
            <w:noWrap/>
            <w:hideMark/>
          </w:tcPr>
          <w:p w14:paraId="607F9013" w14:textId="77777777" w:rsidR="004E4D3F" w:rsidRPr="00EC1FA9" w:rsidRDefault="004E4D3F" w:rsidP="00376EFA">
            <w:r w:rsidRPr="00EC1FA9">
              <w:t>17.0</w:t>
            </w:r>
          </w:p>
        </w:tc>
        <w:tc>
          <w:tcPr>
            <w:tcW w:w="619" w:type="pct"/>
            <w:noWrap/>
            <w:hideMark/>
          </w:tcPr>
          <w:p w14:paraId="18C72450" w14:textId="77777777" w:rsidR="004E4D3F" w:rsidRPr="00EC1FA9" w:rsidRDefault="004E4D3F" w:rsidP="00376EFA">
            <w:r w:rsidRPr="00EC1FA9">
              <w:t>4.6</w:t>
            </w:r>
          </w:p>
        </w:tc>
        <w:tc>
          <w:tcPr>
            <w:tcW w:w="619" w:type="pct"/>
            <w:noWrap/>
            <w:hideMark/>
          </w:tcPr>
          <w:p w14:paraId="2AC8CAC2" w14:textId="77777777" w:rsidR="004E4D3F" w:rsidRPr="00EC1FA9" w:rsidRDefault="004E4D3F" w:rsidP="00376EFA">
            <w:r w:rsidRPr="00EC1FA9">
              <w:t>10.1</w:t>
            </w:r>
          </w:p>
        </w:tc>
        <w:tc>
          <w:tcPr>
            <w:tcW w:w="619" w:type="pct"/>
            <w:noWrap/>
            <w:hideMark/>
          </w:tcPr>
          <w:p w14:paraId="74174911" w14:textId="77777777" w:rsidR="004E4D3F" w:rsidRPr="00EC1FA9" w:rsidRDefault="004E4D3F" w:rsidP="00376EFA">
            <w:r w:rsidRPr="00EC1FA9">
              <w:t>15.1</w:t>
            </w:r>
          </w:p>
        </w:tc>
        <w:tc>
          <w:tcPr>
            <w:tcW w:w="619" w:type="pct"/>
            <w:noWrap/>
            <w:hideMark/>
          </w:tcPr>
          <w:p w14:paraId="3C5B1427" w14:textId="77777777" w:rsidR="004E4D3F" w:rsidRPr="00EC1FA9" w:rsidRDefault="004E4D3F" w:rsidP="00376EFA">
            <w:r w:rsidRPr="00EC1FA9">
              <w:t>23.4</w:t>
            </w:r>
          </w:p>
        </w:tc>
        <w:tc>
          <w:tcPr>
            <w:tcW w:w="616" w:type="pct"/>
            <w:noWrap/>
            <w:hideMark/>
          </w:tcPr>
          <w:p w14:paraId="0D20E321" w14:textId="77777777" w:rsidR="004E4D3F" w:rsidRPr="00EC1FA9" w:rsidRDefault="004E4D3F" w:rsidP="00376EFA">
            <w:r w:rsidRPr="00EC1FA9">
              <w:t>45.9</w:t>
            </w:r>
          </w:p>
        </w:tc>
      </w:tr>
      <w:tr w:rsidR="004E4D3F" w:rsidRPr="00EC1FA9" w14:paraId="55658200" w14:textId="77777777" w:rsidTr="00376EFA">
        <w:trPr>
          <w:trHeight w:val="300"/>
        </w:trPr>
        <w:tc>
          <w:tcPr>
            <w:tcW w:w="1288" w:type="pct"/>
            <w:noWrap/>
            <w:hideMark/>
          </w:tcPr>
          <w:p w14:paraId="0282F200" w14:textId="77777777" w:rsidR="004E4D3F" w:rsidRPr="00EC1FA9" w:rsidRDefault="004E4D3F" w:rsidP="00376EFA">
            <w:r w:rsidRPr="00EC1FA9">
              <w:t>Arkansas</w:t>
            </w:r>
          </w:p>
        </w:tc>
        <w:tc>
          <w:tcPr>
            <w:tcW w:w="619" w:type="pct"/>
            <w:noWrap/>
            <w:hideMark/>
          </w:tcPr>
          <w:p w14:paraId="748AA68A" w14:textId="77777777" w:rsidR="004E4D3F" w:rsidRPr="00EC1FA9" w:rsidRDefault="004E4D3F" w:rsidP="00376EFA">
            <w:r w:rsidRPr="00EC1FA9">
              <w:t>9.3</w:t>
            </w:r>
          </w:p>
        </w:tc>
        <w:tc>
          <w:tcPr>
            <w:tcW w:w="619" w:type="pct"/>
            <w:noWrap/>
            <w:hideMark/>
          </w:tcPr>
          <w:p w14:paraId="0623F35A" w14:textId="77777777" w:rsidR="004E4D3F" w:rsidRPr="00EC1FA9" w:rsidRDefault="004E4D3F" w:rsidP="00376EFA">
            <w:r w:rsidRPr="00EC1FA9">
              <w:t>3.2</w:t>
            </w:r>
          </w:p>
        </w:tc>
        <w:tc>
          <w:tcPr>
            <w:tcW w:w="619" w:type="pct"/>
            <w:noWrap/>
            <w:hideMark/>
          </w:tcPr>
          <w:p w14:paraId="2C3B6770" w14:textId="77777777" w:rsidR="004E4D3F" w:rsidRPr="00EC1FA9" w:rsidRDefault="004E4D3F" w:rsidP="00376EFA">
            <w:r w:rsidRPr="00EC1FA9">
              <w:t>6.2</w:t>
            </w:r>
          </w:p>
        </w:tc>
        <w:tc>
          <w:tcPr>
            <w:tcW w:w="619" w:type="pct"/>
            <w:noWrap/>
            <w:hideMark/>
          </w:tcPr>
          <w:p w14:paraId="7DFBFFD0" w14:textId="77777777" w:rsidR="004E4D3F" w:rsidRPr="00EC1FA9" w:rsidRDefault="004E4D3F" w:rsidP="00376EFA">
            <w:r w:rsidRPr="00EC1FA9">
              <w:t>8.1</w:t>
            </w:r>
          </w:p>
        </w:tc>
        <w:tc>
          <w:tcPr>
            <w:tcW w:w="619" w:type="pct"/>
            <w:noWrap/>
            <w:hideMark/>
          </w:tcPr>
          <w:p w14:paraId="4791BD62" w14:textId="77777777" w:rsidR="004E4D3F" w:rsidRPr="00EC1FA9" w:rsidRDefault="004E4D3F" w:rsidP="00376EFA">
            <w:r w:rsidRPr="00EC1FA9">
              <w:t>11.6</w:t>
            </w:r>
          </w:p>
        </w:tc>
        <w:tc>
          <w:tcPr>
            <w:tcW w:w="616" w:type="pct"/>
            <w:noWrap/>
            <w:hideMark/>
          </w:tcPr>
          <w:p w14:paraId="3D1B24F4" w14:textId="77777777" w:rsidR="004E4D3F" w:rsidRPr="00EC1FA9" w:rsidRDefault="004E4D3F" w:rsidP="00376EFA">
            <w:r w:rsidRPr="00EC1FA9">
              <w:t>28.0</w:t>
            </w:r>
          </w:p>
        </w:tc>
      </w:tr>
      <w:tr w:rsidR="004E4D3F" w:rsidRPr="00EC1FA9" w14:paraId="0AB1920B" w14:textId="77777777" w:rsidTr="00376EFA">
        <w:trPr>
          <w:trHeight w:val="300"/>
        </w:trPr>
        <w:tc>
          <w:tcPr>
            <w:tcW w:w="1288" w:type="pct"/>
            <w:noWrap/>
            <w:hideMark/>
          </w:tcPr>
          <w:p w14:paraId="32392047" w14:textId="77777777" w:rsidR="004E4D3F" w:rsidRPr="00EC1FA9" w:rsidRDefault="004E4D3F" w:rsidP="00376EFA">
            <w:r w:rsidRPr="00EC1FA9">
              <w:t>California</w:t>
            </w:r>
          </w:p>
        </w:tc>
        <w:tc>
          <w:tcPr>
            <w:tcW w:w="619" w:type="pct"/>
            <w:noWrap/>
            <w:hideMark/>
          </w:tcPr>
          <w:p w14:paraId="54981B4F" w14:textId="77777777" w:rsidR="004E4D3F" w:rsidRPr="00EC1FA9" w:rsidRDefault="004E4D3F" w:rsidP="00376EFA">
            <w:r w:rsidRPr="00EC1FA9">
              <w:t>21.1</w:t>
            </w:r>
          </w:p>
        </w:tc>
        <w:tc>
          <w:tcPr>
            <w:tcW w:w="619" w:type="pct"/>
            <w:noWrap/>
            <w:hideMark/>
          </w:tcPr>
          <w:p w14:paraId="6A5C8588" w14:textId="77777777" w:rsidR="004E4D3F" w:rsidRPr="00EC1FA9" w:rsidRDefault="004E4D3F" w:rsidP="00376EFA">
            <w:r w:rsidRPr="00EC1FA9">
              <w:t>1.6</w:t>
            </w:r>
          </w:p>
        </w:tc>
        <w:tc>
          <w:tcPr>
            <w:tcW w:w="619" w:type="pct"/>
            <w:noWrap/>
            <w:hideMark/>
          </w:tcPr>
          <w:p w14:paraId="7A7B9875" w14:textId="77777777" w:rsidR="004E4D3F" w:rsidRPr="00EC1FA9" w:rsidRDefault="004E4D3F" w:rsidP="00376EFA">
            <w:r w:rsidRPr="00EC1FA9">
              <w:t>12.7</w:t>
            </w:r>
          </w:p>
        </w:tc>
        <w:tc>
          <w:tcPr>
            <w:tcW w:w="619" w:type="pct"/>
            <w:noWrap/>
            <w:hideMark/>
          </w:tcPr>
          <w:p w14:paraId="7294A97A" w14:textId="77777777" w:rsidR="004E4D3F" w:rsidRPr="00EC1FA9" w:rsidRDefault="004E4D3F" w:rsidP="00376EFA">
            <w:r w:rsidRPr="00EC1FA9">
              <w:t>19.3</w:t>
            </w:r>
          </w:p>
        </w:tc>
        <w:tc>
          <w:tcPr>
            <w:tcW w:w="619" w:type="pct"/>
            <w:noWrap/>
            <w:hideMark/>
          </w:tcPr>
          <w:p w14:paraId="4C369997" w14:textId="77777777" w:rsidR="004E4D3F" w:rsidRPr="00EC1FA9" w:rsidRDefault="004E4D3F" w:rsidP="00376EFA">
            <w:r w:rsidRPr="00EC1FA9">
              <w:t>27.9</w:t>
            </w:r>
          </w:p>
        </w:tc>
        <w:tc>
          <w:tcPr>
            <w:tcW w:w="616" w:type="pct"/>
            <w:noWrap/>
            <w:hideMark/>
          </w:tcPr>
          <w:p w14:paraId="65AF21D3" w14:textId="77777777" w:rsidR="004E4D3F" w:rsidRPr="00EC1FA9" w:rsidRDefault="004E4D3F" w:rsidP="00376EFA">
            <w:r w:rsidRPr="00EC1FA9">
              <w:t>58.3</w:t>
            </w:r>
          </w:p>
        </w:tc>
      </w:tr>
      <w:tr w:rsidR="004E4D3F" w:rsidRPr="00EC1FA9" w14:paraId="4678D128" w14:textId="77777777" w:rsidTr="00376EFA">
        <w:trPr>
          <w:trHeight w:val="300"/>
        </w:trPr>
        <w:tc>
          <w:tcPr>
            <w:tcW w:w="1288" w:type="pct"/>
            <w:noWrap/>
            <w:hideMark/>
          </w:tcPr>
          <w:p w14:paraId="593C632C" w14:textId="77777777" w:rsidR="004E4D3F" w:rsidRPr="00EC1FA9" w:rsidRDefault="004E4D3F" w:rsidP="00376EFA">
            <w:r w:rsidRPr="00EC1FA9">
              <w:t>Colorado</w:t>
            </w:r>
          </w:p>
        </w:tc>
        <w:tc>
          <w:tcPr>
            <w:tcW w:w="619" w:type="pct"/>
            <w:noWrap/>
            <w:hideMark/>
          </w:tcPr>
          <w:p w14:paraId="7CB56B25" w14:textId="77777777" w:rsidR="004E4D3F" w:rsidRPr="00EC1FA9" w:rsidRDefault="004E4D3F" w:rsidP="00376EFA">
            <w:r w:rsidRPr="00EC1FA9">
              <w:t>18.1</w:t>
            </w:r>
          </w:p>
        </w:tc>
        <w:tc>
          <w:tcPr>
            <w:tcW w:w="619" w:type="pct"/>
            <w:noWrap/>
            <w:hideMark/>
          </w:tcPr>
          <w:p w14:paraId="56DC5450" w14:textId="77777777" w:rsidR="004E4D3F" w:rsidRPr="00EC1FA9" w:rsidRDefault="004E4D3F" w:rsidP="00376EFA">
            <w:r w:rsidRPr="00EC1FA9">
              <w:t>3.4</w:t>
            </w:r>
          </w:p>
        </w:tc>
        <w:tc>
          <w:tcPr>
            <w:tcW w:w="619" w:type="pct"/>
            <w:noWrap/>
            <w:hideMark/>
          </w:tcPr>
          <w:p w14:paraId="5D9B743A" w14:textId="77777777" w:rsidR="004E4D3F" w:rsidRPr="00EC1FA9" w:rsidRDefault="004E4D3F" w:rsidP="00376EFA">
            <w:r w:rsidRPr="00EC1FA9">
              <w:t>9.3</w:t>
            </w:r>
          </w:p>
        </w:tc>
        <w:tc>
          <w:tcPr>
            <w:tcW w:w="619" w:type="pct"/>
            <w:noWrap/>
            <w:hideMark/>
          </w:tcPr>
          <w:p w14:paraId="2FC6B5E1" w14:textId="77777777" w:rsidR="004E4D3F" w:rsidRPr="00EC1FA9" w:rsidRDefault="004E4D3F" w:rsidP="00376EFA">
            <w:r w:rsidRPr="00EC1FA9">
              <w:t>15.2</w:t>
            </w:r>
          </w:p>
        </w:tc>
        <w:tc>
          <w:tcPr>
            <w:tcW w:w="619" w:type="pct"/>
            <w:noWrap/>
            <w:hideMark/>
          </w:tcPr>
          <w:p w14:paraId="753C4649" w14:textId="77777777" w:rsidR="004E4D3F" w:rsidRPr="00EC1FA9" w:rsidRDefault="004E4D3F" w:rsidP="00376EFA">
            <w:r w:rsidRPr="00EC1FA9">
              <w:t>24.8</w:t>
            </w:r>
          </w:p>
        </w:tc>
        <w:tc>
          <w:tcPr>
            <w:tcW w:w="616" w:type="pct"/>
            <w:noWrap/>
            <w:hideMark/>
          </w:tcPr>
          <w:p w14:paraId="24615EA6" w14:textId="77777777" w:rsidR="004E4D3F" w:rsidRPr="00EC1FA9" w:rsidRDefault="004E4D3F" w:rsidP="00376EFA">
            <w:r w:rsidRPr="00EC1FA9">
              <w:t>56.9</w:t>
            </w:r>
          </w:p>
        </w:tc>
      </w:tr>
      <w:tr w:rsidR="004E4D3F" w:rsidRPr="00EC1FA9" w14:paraId="1C786C21" w14:textId="77777777" w:rsidTr="00376EFA">
        <w:trPr>
          <w:trHeight w:val="300"/>
        </w:trPr>
        <w:tc>
          <w:tcPr>
            <w:tcW w:w="1288" w:type="pct"/>
            <w:noWrap/>
            <w:hideMark/>
          </w:tcPr>
          <w:p w14:paraId="23FCD6FB" w14:textId="77777777" w:rsidR="004E4D3F" w:rsidRPr="00EC1FA9" w:rsidRDefault="004E4D3F" w:rsidP="00376EFA">
            <w:r w:rsidRPr="00EC1FA9">
              <w:t>Connecticut</w:t>
            </w:r>
          </w:p>
        </w:tc>
        <w:tc>
          <w:tcPr>
            <w:tcW w:w="619" w:type="pct"/>
            <w:noWrap/>
            <w:hideMark/>
          </w:tcPr>
          <w:p w14:paraId="35D020CB" w14:textId="77777777" w:rsidR="004E4D3F" w:rsidRPr="00EC1FA9" w:rsidRDefault="004E4D3F" w:rsidP="00376EFA">
            <w:r w:rsidRPr="00EC1FA9">
              <w:t>15.6</w:t>
            </w:r>
          </w:p>
        </w:tc>
        <w:tc>
          <w:tcPr>
            <w:tcW w:w="619" w:type="pct"/>
            <w:noWrap/>
            <w:hideMark/>
          </w:tcPr>
          <w:p w14:paraId="0C86DBC6" w14:textId="77777777" w:rsidR="004E4D3F" w:rsidRPr="00EC1FA9" w:rsidRDefault="004E4D3F" w:rsidP="00376EFA">
            <w:r w:rsidRPr="00EC1FA9">
              <w:t>7.3</w:t>
            </w:r>
          </w:p>
        </w:tc>
        <w:tc>
          <w:tcPr>
            <w:tcW w:w="619" w:type="pct"/>
            <w:noWrap/>
            <w:hideMark/>
          </w:tcPr>
          <w:p w14:paraId="2CA9EE1B" w14:textId="77777777" w:rsidR="004E4D3F" w:rsidRPr="00EC1FA9" w:rsidRDefault="004E4D3F" w:rsidP="00376EFA">
            <w:r w:rsidRPr="00EC1FA9">
              <w:t>11.9</w:t>
            </w:r>
          </w:p>
        </w:tc>
        <w:tc>
          <w:tcPr>
            <w:tcW w:w="619" w:type="pct"/>
            <w:noWrap/>
            <w:hideMark/>
          </w:tcPr>
          <w:p w14:paraId="0E205DF9" w14:textId="77777777" w:rsidR="004E4D3F" w:rsidRPr="00EC1FA9" w:rsidRDefault="004E4D3F" w:rsidP="00376EFA">
            <w:r w:rsidRPr="00EC1FA9">
              <w:t>15.0</w:t>
            </w:r>
          </w:p>
        </w:tc>
        <w:tc>
          <w:tcPr>
            <w:tcW w:w="619" w:type="pct"/>
            <w:noWrap/>
            <w:hideMark/>
          </w:tcPr>
          <w:p w14:paraId="0AC1DCF9" w14:textId="77777777" w:rsidR="004E4D3F" w:rsidRPr="00EC1FA9" w:rsidRDefault="004E4D3F" w:rsidP="00376EFA">
            <w:r w:rsidRPr="00EC1FA9">
              <w:t>18.6</w:t>
            </w:r>
          </w:p>
        </w:tc>
        <w:tc>
          <w:tcPr>
            <w:tcW w:w="616" w:type="pct"/>
            <w:noWrap/>
            <w:hideMark/>
          </w:tcPr>
          <w:p w14:paraId="4A46E2D2" w14:textId="77777777" w:rsidR="004E4D3F" w:rsidRPr="00EC1FA9" w:rsidRDefault="004E4D3F" w:rsidP="00376EFA">
            <w:r w:rsidRPr="00EC1FA9">
              <w:t>36.2</w:t>
            </w:r>
          </w:p>
        </w:tc>
      </w:tr>
      <w:tr w:rsidR="004E4D3F" w:rsidRPr="00EC1FA9" w14:paraId="640870F5" w14:textId="77777777" w:rsidTr="00376EFA">
        <w:trPr>
          <w:trHeight w:val="300"/>
        </w:trPr>
        <w:tc>
          <w:tcPr>
            <w:tcW w:w="1288" w:type="pct"/>
            <w:noWrap/>
            <w:hideMark/>
          </w:tcPr>
          <w:p w14:paraId="52D8FFA9" w14:textId="77777777" w:rsidR="004E4D3F" w:rsidRPr="00EC1FA9" w:rsidRDefault="004E4D3F" w:rsidP="00376EFA">
            <w:r w:rsidRPr="00EC1FA9">
              <w:t>Delaware</w:t>
            </w:r>
          </w:p>
        </w:tc>
        <w:tc>
          <w:tcPr>
            <w:tcW w:w="619" w:type="pct"/>
            <w:noWrap/>
            <w:hideMark/>
          </w:tcPr>
          <w:p w14:paraId="69D4CFC8" w14:textId="77777777" w:rsidR="004E4D3F" w:rsidRPr="00EC1FA9" w:rsidRDefault="004E4D3F" w:rsidP="00376EFA">
            <w:r w:rsidRPr="00EC1FA9">
              <w:t>13.2</w:t>
            </w:r>
          </w:p>
        </w:tc>
        <w:tc>
          <w:tcPr>
            <w:tcW w:w="619" w:type="pct"/>
            <w:noWrap/>
            <w:hideMark/>
          </w:tcPr>
          <w:p w14:paraId="2434203F" w14:textId="77777777" w:rsidR="004E4D3F" w:rsidRPr="00EC1FA9" w:rsidRDefault="004E4D3F" w:rsidP="00376EFA">
            <w:r w:rsidRPr="00EC1FA9">
              <w:t>7.1</w:t>
            </w:r>
          </w:p>
        </w:tc>
        <w:tc>
          <w:tcPr>
            <w:tcW w:w="619" w:type="pct"/>
            <w:noWrap/>
            <w:hideMark/>
          </w:tcPr>
          <w:p w14:paraId="7EC5DCA3" w14:textId="77777777" w:rsidR="004E4D3F" w:rsidRPr="00EC1FA9" w:rsidRDefault="004E4D3F" w:rsidP="00376EFA">
            <w:r w:rsidRPr="00EC1FA9">
              <w:t>9.3</w:t>
            </w:r>
          </w:p>
        </w:tc>
        <w:tc>
          <w:tcPr>
            <w:tcW w:w="619" w:type="pct"/>
            <w:noWrap/>
            <w:hideMark/>
          </w:tcPr>
          <w:p w14:paraId="07AE4B8F" w14:textId="77777777" w:rsidR="004E4D3F" w:rsidRPr="00EC1FA9" w:rsidRDefault="004E4D3F" w:rsidP="00376EFA">
            <w:r w:rsidRPr="00EC1FA9">
              <w:t>11.6</w:t>
            </w:r>
          </w:p>
        </w:tc>
        <w:tc>
          <w:tcPr>
            <w:tcW w:w="619" w:type="pct"/>
            <w:noWrap/>
            <w:hideMark/>
          </w:tcPr>
          <w:p w14:paraId="4495679E" w14:textId="77777777" w:rsidR="004E4D3F" w:rsidRPr="00EC1FA9" w:rsidRDefault="004E4D3F" w:rsidP="00376EFA">
            <w:r w:rsidRPr="00EC1FA9">
              <w:t>16.7</w:t>
            </w:r>
          </w:p>
        </w:tc>
        <w:tc>
          <w:tcPr>
            <w:tcW w:w="616" w:type="pct"/>
            <w:noWrap/>
            <w:hideMark/>
          </w:tcPr>
          <w:p w14:paraId="32B4FADB" w14:textId="77777777" w:rsidR="004E4D3F" w:rsidRPr="00EC1FA9" w:rsidRDefault="004E4D3F" w:rsidP="00376EFA">
            <w:r w:rsidRPr="00EC1FA9">
              <w:t>28.7</w:t>
            </w:r>
          </w:p>
        </w:tc>
      </w:tr>
      <w:tr w:rsidR="004E4D3F" w:rsidRPr="00EC1FA9" w14:paraId="2AB4FF6A" w14:textId="77777777" w:rsidTr="00376EFA">
        <w:trPr>
          <w:trHeight w:val="300"/>
        </w:trPr>
        <w:tc>
          <w:tcPr>
            <w:tcW w:w="1288" w:type="pct"/>
            <w:noWrap/>
            <w:hideMark/>
          </w:tcPr>
          <w:p w14:paraId="32E25932" w14:textId="6AD5E114" w:rsidR="004E4D3F" w:rsidRPr="00EC1FA9" w:rsidRDefault="004E4D3F" w:rsidP="00376EFA">
            <w:r w:rsidRPr="00EC1FA9">
              <w:t xml:space="preserve">District </w:t>
            </w:r>
            <w:del w:id="256" w:author="Khreis, Haneen" w:date="2019-06-16T10:31:00Z">
              <w:r w:rsidRPr="00EC1FA9" w:rsidDel="007413B1">
                <w:delText>Of</w:delText>
              </w:r>
            </w:del>
            <w:ins w:id="257" w:author="Khreis, Haneen" w:date="2019-06-16T10:31:00Z">
              <w:r w:rsidR="007413B1" w:rsidRPr="00EC1FA9">
                <w:t>of</w:t>
              </w:r>
            </w:ins>
            <w:r w:rsidRPr="00EC1FA9">
              <w:t xml:space="preserve"> Columbia</w:t>
            </w:r>
          </w:p>
        </w:tc>
        <w:tc>
          <w:tcPr>
            <w:tcW w:w="619" w:type="pct"/>
            <w:noWrap/>
            <w:hideMark/>
          </w:tcPr>
          <w:p w14:paraId="3084A61C" w14:textId="77777777" w:rsidR="004E4D3F" w:rsidRPr="00EC1FA9" w:rsidRDefault="004E4D3F" w:rsidP="00376EFA">
            <w:r w:rsidRPr="00EC1FA9">
              <w:t>26.3</w:t>
            </w:r>
          </w:p>
        </w:tc>
        <w:tc>
          <w:tcPr>
            <w:tcW w:w="619" w:type="pct"/>
            <w:noWrap/>
            <w:hideMark/>
          </w:tcPr>
          <w:p w14:paraId="6BE55CEE" w14:textId="77777777" w:rsidR="004E4D3F" w:rsidRPr="00EC1FA9" w:rsidRDefault="004E4D3F" w:rsidP="00376EFA">
            <w:r w:rsidRPr="00EC1FA9">
              <w:t>20.2</w:t>
            </w:r>
          </w:p>
        </w:tc>
        <w:tc>
          <w:tcPr>
            <w:tcW w:w="619" w:type="pct"/>
            <w:noWrap/>
            <w:hideMark/>
          </w:tcPr>
          <w:p w14:paraId="592B11B7" w14:textId="77777777" w:rsidR="004E4D3F" w:rsidRPr="00EC1FA9" w:rsidRDefault="004E4D3F" w:rsidP="00376EFA">
            <w:r w:rsidRPr="00EC1FA9">
              <w:t>24.2</w:t>
            </w:r>
          </w:p>
        </w:tc>
        <w:tc>
          <w:tcPr>
            <w:tcW w:w="619" w:type="pct"/>
            <w:noWrap/>
            <w:hideMark/>
          </w:tcPr>
          <w:p w14:paraId="6453920A" w14:textId="77777777" w:rsidR="004E4D3F" w:rsidRPr="00EC1FA9" w:rsidRDefault="004E4D3F" w:rsidP="00376EFA">
            <w:r w:rsidRPr="00EC1FA9">
              <w:t>25.4</w:t>
            </w:r>
          </w:p>
        </w:tc>
        <w:tc>
          <w:tcPr>
            <w:tcW w:w="619" w:type="pct"/>
            <w:noWrap/>
            <w:hideMark/>
          </w:tcPr>
          <w:p w14:paraId="75166D6F" w14:textId="77777777" w:rsidR="004E4D3F" w:rsidRPr="00EC1FA9" w:rsidRDefault="004E4D3F" w:rsidP="00376EFA">
            <w:r w:rsidRPr="00EC1FA9">
              <w:t>28.5</w:t>
            </w:r>
          </w:p>
        </w:tc>
        <w:tc>
          <w:tcPr>
            <w:tcW w:w="616" w:type="pct"/>
            <w:noWrap/>
            <w:hideMark/>
          </w:tcPr>
          <w:p w14:paraId="7871396D" w14:textId="77777777" w:rsidR="004E4D3F" w:rsidRPr="00EC1FA9" w:rsidRDefault="004E4D3F" w:rsidP="00376EFA">
            <w:r w:rsidRPr="00EC1FA9">
              <w:t>36.1</w:t>
            </w:r>
          </w:p>
        </w:tc>
      </w:tr>
      <w:tr w:rsidR="004E4D3F" w:rsidRPr="00EC1FA9" w14:paraId="03FC48D2" w14:textId="77777777" w:rsidTr="00376EFA">
        <w:trPr>
          <w:trHeight w:val="300"/>
        </w:trPr>
        <w:tc>
          <w:tcPr>
            <w:tcW w:w="1288" w:type="pct"/>
            <w:noWrap/>
            <w:hideMark/>
          </w:tcPr>
          <w:p w14:paraId="7CB73FE0" w14:textId="77777777" w:rsidR="004E4D3F" w:rsidRPr="00EC1FA9" w:rsidRDefault="004E4D3F" w:rsidP="00376EFA">
            <w:r w:rsidRPr="00EC1FA9">
              <w:t>Florida</w:t>
            </w:r>
          </w:p>
        </w:tc>
        <w:tc>
          <w:tcPr>
            <w:tcW w:w="619" w:type="pct"/>
            <w:noWrap/>
            <w:hideMark/>
          </w:tcPr>
          <w:p w14:paraId="1D1A6153" w14:textId="77777777" w:rsidR="004E4D3F" w:rsidRPr="00EC1FA9" w:rsidRDefault="004E4D3F" w:rsidP="00376EFA">
            <w:r w:rsidRPr="00EC1FA9">
              <w:t>10.7</w:t>
            </w:r>
          </w:p>
        </w:tc>
        <w:tc>
          <w:tcPr>
            <w:tcW w:w="619" w:type="pct"/>
            <w:noWrap/>
            <w:hideMark/>
          </w:tcPr>
          <w:p w14:paraId="181464D4" w14:textId="77777777" w:rsidR="004E4D3F" w:rsidRPr="00EC1FA9" w:rsidRDefault="004E4D3F" w:rsidP="00376EFA">
            <w:r w:rsidRPr="00EC1FA9">
              <w:t>1.8</w:t>
            </w:r>
          </w:p>
        </w:tc>
        <w:tc>
          <w:tcPr>
            <w:tcW w:w="619" w:type="pct"/>
            <w:noWrap/>
            <w:hideMark/>
          </w:tcPr>
          <w:p w14:paraId="616CCAEB" w14:textId="77777777" w:rsidR="004E4D3F" w:rsidRPr="00EC1FA9" w:rsidRDefault="004E4D3F" w:rsidP="00376EFA">
            <w:r w:rsidRPr="00EC1FA9">
              <w:t>7.4</w:t>
            </w:r>
          </w:p>
        </w:tc>
        <w:tc>
          <w:tcPr>
            <w:tcW w:w="619" w:type="pct"/>
            <w:noWrap/>
            <w:hideMark/>
          </w:tcPr>
          <w:p w14:paraId="25B1722A" w14:textId="77777777" w:rsidR="004E4D3F" w:rsidRPr="00EC1FA9" w:rsidRDefault="004E4D3F" w:rsidP="00376EFA">
            <w:r w:rsidRPr="00EC1FA9">
              <w:t>10.2</w:t>
            </w:r>
          </w:p>
        </w:tc>
        <w:tc>
          <w:tcPr>
            <w:tcW w:w="619" w:type="pct"/>
            <w:noWrap/>
            <w:hideMark/>
          </w:tcPr>
          <w:p w14:paraId="2375721A" w14:textId="77777777" w:rsidR="004E4D3F" w:rsidRPr="00EC1FA9" w:rsidRDefault="004E4D3F" w:rsidP="00376EFA">
            <w:r w:rsidRPr="00EC1FA9">
              <w:t>13.7</w:t>
            </w:r>
          </w:p>
        </w:tc>
        <w:tc>
          <w:tcPr>
            <w:tcW w:w="616" w:type="pct"/>
            <w:noWrap/>
            <w:hideMark/>
          </w:tcPr>
          <w:p w14:paraId="6BA715CD" w14:textId="77777777" w:rsidR="004E4D3F" w:rsidRPr="00EC1FA9" w:rsidRDefault="004E4D3F" w:rsidP="00376EFA">
            <w:r w:rsidRPr="00EC1FA9">
              <w:t>29.2</w:t>
            </w:r>
          </w:p>
        </w:tc>
      </w:tr>
      <w:tr w:rsidR="004E4D3F" w:rsidRPr="00EC1FA9" w14:paraId="589BDBA5" w14:textId="77777777" w:rsidTr="00376EFA">
        <w:trPr>
          <w:trHeight w:val="300"/>
        </w:trPr>
        <w:tc>
          <w:tcPr>
            <w:tcW w:w="1288" w:type="pct"/>
            <w:noWrap/>
            <w:hideMark/>
          </w:tcPr>
          <w:p w14:paraId="008250C6" w14:textId="77777777" w:rsidR="004E4D3F" w:rsidRPr="00EC1FA9" w:rsidRDefault="004E4D3F" w:rsidP="00376EFA">
            <w:r w:rsidRPr="00EC1FA9">
              <w:t>Georgia</w:t>
            </w:r>
          </w:p>
        </w:tc>
        <w:tc>
          <w:tcPr>
            <w:tcW w:w="619" w:type="pct"/>
            <w:noWrap/>
            <w:hideMark/>
          </w:tcPr>
          <w:p w14:paraId="22615D0D" w14:textId="77777777" w:rsidR="004E4D3F" w:rsidRPr="00EC1FA9" w:rsidRDefault="004E4D3F" w:rsidP="00376EFA">
            <w:r w:rsidRPr="00EC1FA9">
              <w:t>10.8</w:t>
            </w:r>
          </w:p>
        </w:tc>
        <w:tc>
          <w:tcPr>
            <w:tcW w:w="619" w:type="pct"/>
            <w:noWrap/>
            <w:hideMark/>
          </w:tcPr>
          <w:p w14:paraId="0C3B7A25" w14:textId="77777777" w:rsidR="004E4D3F" w:rsidRPr="00EC1FA9" w:rsidRDefault="004E4D3F" w:rsidP="00376EFA">
            <w:r w:rsidRPr="00EC1FA9">
              <w:t>3.0</w:t>
            </w:r>
          </w:p>
        </w:tc>
        <w:tc>
          <w:tcPr>
            <w:tcW w:w="619" w:type="pct"/>
            <w:noWrap/>
            <w:hideMark/>
          </w:tcPr>
          <w:p w14:paraId="60C981D1" w14:textId="77777777" w:rsidR="004E4D3F" w:rsidRPr="00EC1FA9" w:rsidRDefault="004E4D3F" w:rsidP="00376EFA">
            <w:r w:rsidRPr="00EC1FA9">
              <w:t>6.8</w:t>
            </w:r>
          </w:p>
        </w:tc>
        <w:tc>
          <w:tcPr>
            <w:tcW w:w="619" w:type="pct"/>
            <w:noWrap/>
            <w:hideMark/>
          </w:tcPr>
          <w:p w14:paraId="2D86231B" w14:textId="77777777" w:rsidR="004E4D3F" w:rsidRPr="00EC1FA9" w:rsidRDefault="004E4D3F" w:rsidP="00376EFA">
            <w:r w:rsidRPr="00EC1FA9">
              <w:t>9.8</w:t>
            </w:r>
          </w:p>
        </w:tc>
        <w:tc>
          <w:tcPr>
            <w:tcW w:w="619" w:type="pct"/>
            <w:noWrap/>
            <w:hideMark/>
          </w:tcPr>
          <w:p w14:paraId="0DFD7B75" w14:textId="77777777" w:rsidR="004E4D3F" w:rsidRPr="00EC1FA9" w:rsidRDefault="004E4D3F" w:rsidP="00376EFA">
            <w:r w:rsidRPr="00EC1FA9">
              <w:t>13.6</w:t>
            </w:r>
          </w:p>
        </w:tc>
        <w:tc>
          <w:tcPr>
            <w:tcW w:w="616" w:type="pct"/>
            <w:noWrap/>
            <w:hideMark/>
          </w:tcPr>
          <w:p w14:paraId="5075F744" w14:textId="77777777" w:rsidR="004E4D3F" w:rsidRPr="00EC1FA9" w:rsidRDefault="004E4D3F" w:rsidP="00376EFA">
            <w:r w:rsidRPr="00EC1FA9">
              <w:t>41.4</w:t>
            </w:r>
          </w:p>
        </w:tc>
      </w:tr>
      <w:tr w:rsidR="004E4D3F" w:rsidRPr="00EC1FA9" w14:paraId="2C0F1734" w14:textId="77777777" w:rsidTr="00376EFA">
        <w:trPr>
          <w:trHeight w:val="300"/>
        </w:trPr>
        <w:tc>
          <w:tcPr>
            <w:tcW w:w="1288" w:type="pct"/>
            <w:noWrap/>
            <w:hideMark/>
          </w:tcPr>
          <w:p w14:paraId="6E463104" w14:textId="77777777" w:rsidR="004E4D3F" w:rsidRPr="00EC1FA9" w:rsidRDefault="004E4D3F" w:rsidP="00376EFA">
            <w:r w:rsidRPr="00EC1FA9">
              <w:t>Idaho</w:t>
            </w:r>
          </w:p>
        </w:tc>
        <w:tc>
          <w:tcPr>
            <w:tcW w:w="619" w:type="pct"/>
            <w:noWrap/>
            <w:hideMark/>
          </w:tcPr>
          <w:p w14:paraId="15D34BC2" w14:textId="77777777" w:rsidR="004E4D3F" w:rsidRPr="00EC1FA9" w:rsidRDefault="004E4D3F" w:rsidP="00376EFA">
            <w:r w:rsidRPr="00EC1FA9">
              <w:t>9.8</w:t>
            </w:r>
          </w:p>
        </w:tc>
        <w:tc>
          <w:tcPr>
            <w:tcW w:w="619" w:type="pct"/>
            <w:noWrap/>
            <w:hideMark/>
          </w:tcPr>
          <w:p w14:paraId="660E1B21" w14:textId="77777777" w:rsidR="004E4D3F" w:rsidRPr="00EC1FA9" w:rsidRDefault="004E4D3F" w:rsidP="00376EFA">
            <w:r w:rsidRPr="00EC1FA9">
              <w:t>3.1</w:t>
            </w:r>
          </w:p>
        </w:tc>
        <w:tc>
          <w:tcPr>
            <w:tcW w:w="619" w:type="pct"/>
            <w:noWrap/>
            <w:hideMark/>
          </w:tcPr>
          <w:p w14:paraId="4633B008" w14:textId="77777777" w:rsidR="004E4D3F" w:rsidRPr="00EC1FA9" w:rsidRDefault="004E4D3F" w:rsidP="00376EFA">
            <w:r w:rsidRPr="00EC1FA9">
              <w:t>6.4</w:t>
            </w:r>
          </w:p>
        </w:tc>
        <w:tc>
          <w:tcPr>
            <w:tcW w:w="619" w:type="pct"/>
            <w:noWrap/>
            <w:hideMark/>
          </w:tcPr>
          <w:p w14:paraId="47F50417" w14:textId="77777777" w:rsidR="004E4D3F" w:rsidRPr="00EC1FA9" w:rsidRDefault="004E4D3F" w:rsidP="00376EFA">
            <w:r w:rsidRPr="00EC1FA9">
              <w:t>8.8</w:t>
            </w:r>
          </w:p>
        </w:tc>
        <w:tc>
          <w:tcPr>
            <w:tcW w:w="619" w:type="pct"/>
            <w:noWrap/>
            <w:hideMark/>
          </w:tcPr>
          <w:p w14:paraId="1DAAB063" w14:textId="77777777" w:rsidR="004E4D3F" w:rsidRPr="00EC1FA9" w:rsidRDefault="004E4D3F" w:rsidP="00376EFA">
            <w:r w:rsidRPr="00EC1FA9">
              <w:t>12.6</w:t>
            </w:r>
          </w:p>
        </w:tc>
        <w:tc>
          <w:tcPr>
            <w:tcW w:w="616" w:type="pct"/>
            <w:noWrap/>
            <w:hideMark/>
          </w:tcPr>
          <w:p w14:paraId="383D8B20" w14:textId="77777777" w:rsidR="004E4D3F" w:rsidRPr="00EC1FA9" w:rsidRDefault="004E4D3F" w:rsidP="00376EFA">
            <w:r w:rsidRPr="00EC1FA9">
              <w:t>26.9</w:t>
            </w:r>
          </w:p>
        </w:tc>
      </w:tr>
      <w:tr w:rsidR="004E4D3F" w:rsidRPr="00EC1FA9" w14:paraId="28793920" w14:textId="77777777" w:rsidTr="00376EFA">
        <w:trPr>
          <w:trHeight w:val="300"/>
        </w:trPr>
        <w:tc>
          <w:tcPr>
            <w:tcW w:w="1288" w:type="pct"/>
            <w:noWrap/>
            <w:hideMark/>
          </w:tcPr>
          <w:p w14:paraId="59F9F1CB" w14:textId="77777777" w:rsidR="004E4D3F" w:rsidRPr="00EC1FA9" w:rsidRDefault="004E4D3F" w:rsidP="00376EFA">
            <w:r w:rsidRPr="00EC1FA9">
              <w:t>Illinois</w:t>
            </w:r>
          </w:p>
        </w:tc>
        <w:tc>
          <w:tcPr>
            <w:tcW w:w="619" w:type="pct"/>
            <w:noWrap/>
            <w:hideMark/>
          </w:tcPr>
          <w:p w14:paraId="64BDD2A8" w14:textId="77777777" w:rsidR="004E4D3F" w:rsidRPr="00EC1FA9" w:rsidRDefault="004E4D3F" w:rsidP="00376EFA">
            <w:r w:rsidRPr="00EC1FA9">
              <w:t>19.0</w:t>
            </w:r>
          </w:p>
        </w:tc>
        <w:tc>
          <w:tcPr>
            <w:tcW w:w="619" w:type="pct"/>
            <w:noWrap/>
            <w:hideMark/>
          </w:tcPr>
          <w:p w14:paraId="61477608" w14:textId="77777777" w:rsidR="004E4D3F" w:rsidRPr="00EC1FA9" w:rsidRDefault="004E4D3F" w:rsidP="00376EFA">
            <w:r w:rsidRPr="00EC1FA9">
              <w:t>4.4</w:t>
            </w:r>
          </w:p>
        </w:tc>
        <w:tc>
          <w:tcPr>
            <w:tcW w:w="619" w:type="pct"/>
            <w:noWrap/>
            <w:hideMark/>
          </w:tcPr>
          <w:p w14:paraId="0D880C8B" w14:textId="77777777" w:rsidR="004E4D3F" w:rsidRPr="00EC1FA9" w:rsidRDefault="004E4D3F" w:rsidP="00376EFA">
            <w:r w:rsidRPr="00EC1FA9">
              <w:t>10.1</w:t>
            </w:r>
          </w:p>
        </w:tc>
        <w:tc>
          <w:tcPr>
            <w:tcW w:w="619" w:type="pct"/>
            <w:noWrap/>
            <w:hideMark/>
          </w:tcPr>
          <w:p w14:paraId="3755D8BC" w14:textId="77777777" w:rsidR="004E4D3F" w:rsidRPr="00EC1FA9" w:rsidRDefault="004E4D3F" w:rsidP="00376EFA">
            <w:r w:rsidRPr="00EC1FA9">
              <w:t>15.5</w:t>
            </w:r>
          </w:p>
        </w:tc>
        <w:tc>
          <w:tcPr>
            <w:tcW w:w="619" w:type="pct"/>
            <w:noWrap/>
            <w:hideMark/>
          </w:tcPr>
          <w:p w14:paraId="73686C86" w14:textId="77777777" w:rsidR="004E4D3F" w:rsidRPr="00EC1FA9" w:rsidRDefault="004E4D3F" w:rsidP="00376EFA">
            <w:r w:rsidRPr="00EC1FA9">
              <w:t>26.9</w:t>
            </w:r>
          </w:p>
        </w:tc>
        <w:tc>
          <w:tcPr>
            <w:tcW w:w="616" w:type="pct"/>
            <w:noWrap/>
            <w:hideMark/>
          </w:tcPr>
          <w:p w14:paraId="081854C8" w14:textId="77777777" w:rsidR="004E4D3F" w:rsidRPr="00EC1FA9" w:rsidRDefault="004E4D3F" w:rsidP="00376EFA">
            <w:r w:rsidRPr="00EC1FA9">
              <w:t>55.7</w:t>
            </w:r>
          </w:p>
        </w:tc>
      </w:tr>
      <w:tr w:rsidR="004E4D3F" w:rsidRPr="00EC1FA9" w14:paraId="683C718B" w14:textId="77777777" w:rsidTr="00376EFA">
        <w:trPr>
          <w:trHeight w:val="300"/>
        </w:trPr>
        <w:tc>
          <w:tcPr>
            <w:tcW w:w="1288" w:type="pct"/>
            <w:noWrap/>
            <w:hideMark/>
          </w:tcPr>
          <w:p w14:paraId="4D914A81" w14:textId="77777777" w:rsidR="004E4D3F" w:rsidRPr="00EC1FA9" w:rsidRDefault="004E4D3F" w:rsidP="00376EFA">
            <w:r w:rsidRPr="00EC1FA9">
              <w:t>Indiana</w:t>
            </w:r>
          </w:p>
        </w:tc>
        <w:tc>
          <w:tcPr>
            <w:tcW w:w="619" w:type="pct"/>
            <w:noWrap/>
            <w:hideMark/>
          </w:tcPr>
          <w:p w14:paraId="59E41473" w14:textId="77777777" w:rsidR="004E4D3F" w:rsidRPr="00EC1FA9" w:rsidRDefault="004E4D3F" w:rsidP="00376EFA">
            <w:r w:rsidRPr="00EC1FA9">
              <w:t>15.4</w:t>
            </w:r>
          </w:p>
        </w:tc>
        <w:tc>
          <w:tcPr>
            <w:tcW w:w="619" w:type="pct"/>
            <w:noWrap/>
            <w:hideMark/>
          </w:tcPr>
          <w:p w14:paraId="1DF15499" w14:textId="77777777" w:rsidR="004E4D3F" w:rsidRPr="00EC1FA9" w:rsidRDefault="004E4D3F" w:rsidP="00376EFA">
            <w:r w:rsidRPr="00EC1FA9">
              <w:t>6.7</w:t>
            </w:r>
          </w:p>
        </w:tc>
        <w:tc>
          <w:tcPr>
            <w:tcW w:w="619" w:type="pct"/>
            <w:noWrap/>
            <w:hideMark/>
          </w:tcPr>
          <w:p w14:paraId="4E473CBC" w14:textId="77777777" w:rsidR="004E4D3F" w:rsidRPr="00EC1FA9" w:rsidRDefault="004E4D3F" w:rsidP="00376EFA">
            <w:r w:rsidRPr="00EC1FA9">
              <w:t>10.7</w:t>
            </w:r>
          </w:p>
        </w:tc>
        <w:tc>
          <w:tcPr>
            <w:tcW w:w="619" w:type="pct"/>
            <w:noWrap/>
            <w:hideMark/>
          </w:tcPr>
          <w:p w14:paraId="1DF1D942" w14:textId="77777777" w:rsidR="004E4D3F" w:rsidRPr="00EC1FA9" w:rsidRDefault="004E4D3F" w:rsidP="00376EFA">
            <w:r w:rsidRPr="00EC1FA9">
              <w:t>14.4</w:t>
            </w:r>
          </w:p>
        </w:tc>
        <w:tc>
          <w:tcPr>
            <w:tcW w:w="619" w:type="pct"/>
            <w:noWrap/>
            <w:hideMark/>
          </w:tcPr>
          <w:p w14:paraId="62286E19" w14:textId="77777777" w:rsidR="004E4D3F" w:rsidRPr="00EC1FA9" w:rsidRDefault="004E4D3F" w:rsidP="00376EFA">
            <w:r w:rsidRPr="00EC1FA9">
              <w:t>18.7</w:t>
            </w:r>
          </w:p>
        </w:tc>
        <w:tc>
          <w:tcPr>
            <w:tcW w:w="616" w:type="pct"/>
            <w:noWrap/>
            <w:hideMark/>
          </w:tcPr>
          <w:p w14:paraId="4414ACF8" w14:textId="77777777" w:rsidR="004E4D3F" w:rsidRPr="00EC1FA9" w:rsidRDefault="004E4D3F" w:rsidP="00376EFA">
            <w:r w:rsidRPr="00EC1FA9">
              <w:t>38.9</w:t>
            </w:r>
          </w:p>
        </w:tc>
      </w:tr>
      <w:tr w:rsidR="004E4D3F" w:rsidRPr="00EC1FA9" w14:paraId="64203558" w14:textId="77777777" w:rsidTr="00376EFA">
        <w:trPr>
          <w:trHeight w:val="300"/>
        </w:trPr>
        <w:tc>
          <w:tcPr>
            <w:tcW w:w="1288" w:type="pct"/>
            <w:noWrap/>
            <w:hideMark/>
          </w:tcPr>
          <w:p w14:paraId="71DCDE53" w14:textId="77777777" w:rsidR="004E4D3F" w:rsidRPr="00EC1FA9" w:rsidRDefault="004E4D3F" w:rsidP="00376EFA">
            <w:r w:rsidRPr="00EC1FA9">
              <w:t>Iowa</w:t>
            </w:r>
          </w:p>
        </w:tc>
        <w:tc>
          <w:tcPr>
            <w:tcW w:w="619" w:type="pct"/>
            <w:noWrap/>
            <w:hideMark/>
          </w:tcPr>
          <w:p w14:paraId="414A0785" w14:textId="77777777" w:rsidR="004E4D3F" w:rsidRPr="00EC1FA9" w:rsidRDefault="004E4D3F" w:rsidP="00376EFA">
            <w:r w:rsidRPr="00EC1FA9">
              <w:t>9.1</w:t>
            </w:r>
          </w:p>
        </w:tc>
        <w:tc>
          <w:tcPr>
            <w:tcW w:w="619" w:type="pct"/>
            <w:noWrap/>
            <w:hideMark/>
          </w:tcPr>
          <w:p w14:paraId="500F4C69" w14:textId="77777777" w:rsidR="004E4D3F" w:rsidRPr="00EC1FA9" w:rsidRDefault="004E4D3F" w:rsidP="00376EFA">
            <w:r w:rsidRPr="00EC1FA9">
              <w:t>4.3</w:t>
            </w:r>
          </w:p>
        </w:tc>
        <w:tc>
          <w:tcPr>
            <w:tcW w:w="619" w:type="pct"/>
            <w:noWrap/>
            <w:hideMark/>
          </w:tcPr>
          <w:p w14:paraId="75F342D7" w14:textId="77777777" w:rsidR="004E4D3F" w:rsidRPr="00EC1FA9" w:rsidRDefault="004E4D3F" w:rsidP="00376EFA">
            <w:r w:rsidRPr="00EC1FA9">
              <w:t>6.1</w:t>
            </w:r>
          </w:p>
        </w:tc>
        <w:tc>
          <w:tcPr>
            <w:tcW w:w="619" w:type="pct"/>
            <w:noWrap/>
            <w:hideMark/>
          </w:tcPr>
          <w:p w14:paraId="10582520" w14:textId="77777777" w:rsidR="004E4D3F" w:rsidRPr="00EC1FA9" w:rsidRDefault="004E4D3F" w:rsidP="00376EFA">
            <w:r w:rsidRPr="00EC1FA9">
              <w:t>8.0</w:t>
            </w:r>
          </w:p>
        </w:tc>
        <w:tc>
          <w:tcPr>
            <w:tcW w:w="619" w:type="pct"/>
            <w:noWrap/>
            <w:hideMark/>
          </w:tcPr>
          <w:p w14:paraId="2094E936" w14:textId="77777777" w:rsidR="004E4D3F" w:rsidRPr="00EC1FA9" w:rsidRDefault="004E4D3F" w:rsidP="00376EFA">
            <w:r w:rsidRPr="00EC1FA9">
              <w:t>11.7</w:t>
            </w:r>
          </w:p>
        </w:tc>
        <w:tc>
          <w:tcPr>
            <w:tcW w:w="616" w:type="pct"/>
            <w:noWrap/>
            <w:hideMark/>
          </w:tcPr>
          <w:p w14:paraId="0BC37305" w14:textId="77777777" w:rsidR="004E4D3F" w:rsidRPr="00EC1FA9" w:rsidRDefault="004E4D3F" w:rsidP="00376EFA">
            <w:r w:rsidRPr="00EC1FA9">
              <w:t>22.6</w:t>
            </w:r>
          </w:p>
        </w:tc>
      </w:tr>
      <w:tr w:rsidR="004E4D3F" w:rsidRPr="00EC1FA9" w14:paraId="289E7716" w14:textId="77777777" w:rsidTr="00376EFA">
        <w:trPr>
          <w:trHeight w:val="300"/>
        </w:trPr>
        <w:tc>
          <w:tcPr>
            <w:tcW w:w="1288" w:type="pct"/>
            <w:noWrap/>
            <w:hideMark/>
          </w:tcPr>
          <w:p w14:paraId="42AB6974" w14:textId="77777777" w:rsidR="004E4D3F" w:rsidRPr="00EC1FA9" w:rsidRDefault="004E4D3F" w:rsidP="00376EFA">
            <w:r w:rsidRPr="00EC1FA9">
              <w:t>Kansas</w:t>
            </w:r>
          </w:p>
        </w:tc>
        <w:tc>
          <w:tcPr>
            <w:tcW w:w="619" w:type="pct"/>
            <w:noWrap/>
            <w:hideMark/>
          </w:tcPr>
          <w:p w14:paraId="44F963FA" w14:textId="77777777" w:rsidR="004E4D3F" w:rsidRPr="00EC1FA9" w:rsidRDefault="004E4D3F" w:rsidP="00376EFA">
            <w:r w:rsidRPr="00EC1FA9">
              <w:t>9.7</w:t>
            </w:r>
          </w:p>
        </w:tc>
        <w:tc>
          <w:tcPr>
            <w:tcW w:w="619" w:type="pct"/>
            <w:noWrap/>
            <w:hideMark/>
          </w:tcPr>
          <w:p w14:paraId="2E7D49AF" w14:textId="77777777" w:rsidR="004E4D3F" w:rsidRPr="00EC1FA9" w:rsidRDefault="004E4D3F" w:rsidP="00376EFA">
            <w:r w:rsidRPr="00EC1FA9">
              <w:t>4.5</w:t>
            </w:r>
          </w:p>
        </w:tc>
        <w:tc>
          <w:tcPr>
            <w:tcW w:w="619" w:type="pct"/>
            <w:noWrap/>
            <w:hideMark/>
          </w:tcPr>
          <w:p w14:paraId="17808C94" w14:textId="77777777" w:rsidR="004E4D3F" w:rsidRPr="00EC1FA9" w:rsidRDefault="004E4D3F" w:rsidP="00376EFA">
            <w:r w:rsidRPr="00EC1FA9">
              <w:t>6.3</w:t>
            </w:r>
          </w:p>
        </w:tc>
        <w:tc>
          <w:tcPr>
            <w:tcW w:w="619" w:type="pct"/>
            <w:noWrap/>
            <w:hideMark/>
          </w:tcPr>
          <w:p w14:paraId="399DC09D" w14:textId="77777777" w:rsidR="004E4D3F" w:rsidRPr="00EC1FA9" w:rsidRDefault="004E4D3F" w:rsidP="00376EFA">
            <w:r w:rsidRPr="00EC1FA9">
              <w:t>8.8</w:t>
            </w:r>
          </w:p>
        </w:tc>
        <w:tc>
          <w:tcPr>
            <w:tcW w:w="619" w:type="pct"/>
            <w:noWrap/>
            <w:hideMark/>
          </w:tcPr>
          <w:p w14:paraId="73F31F5F" w14:textId="77777777" w:rsidR="004E4D3F" w:rsidRPr="00EC1FA9" w:rsidRDefault="004E4D3F" w:rsidP="00376EFA">
            <w:r w:rsidRPr="00EC1FA9">
              <w:t>12.4</w:t>
            </w:r>
          </w:p>
        </w:tc>
        <w:tc>
          <w:tcPr>
            <w:tcW w:w="616" w:type="pct"/>
            <w:noWrap/>
            <w:hideMark/>
          </w:tcPr>
          <w:p w14:paraId="510785A2" w14:textId="77777777" w:rsidR="004E4D3F" w:rsidRPr="00EC1FA9" w:rsidRDefault="004E4D3F" w:rsidP="00376EFA">
            <w:r w:rsidRPr="00EC1FA9">
              <w:t>28.7</w:t>
            </w:r>
          </w:p>
        </w:tc>
      </w:tr>
      <w:tr w:rsidR="004E4D3F" w:rsidRPr="00EC1FA9" w14:paraId="51884316" w14:textId="77777777" w:rsidTr="00376EFA">
        <w:trPr>
          <w:trHeight w:val="300"/>
        </w:trPr>
        <w:tc>
          <w:tcPr>
            <w:tcW w:w="1288" w:type="pct"/>
            <w:noWrap/>
            <w:hideMark/>
          </w:tcPr>
          <w:p w14:paraId="624B5BA9" w14:textId="77777777" w:rsidR="004E4D3F" w:rsidRPr="00EC1FA9" w:rsidRDefault="004E4D3F" w:rsidP="00376EFA">
            <w:r w:rsidRPr="00EC1FA9">
              <w:t>Kentucky</w:t>
            </w:r>
          </w:p>
        </w:tc>
        <w:tc>
          <w:tcPr>
            <w:tcW w:w="619" w:type="pct"/>
            <w:noWrap/>
            <w:hideMark/>
          </w:tcPr>
          <w:p w14:paraId="000845FA" w14:textId="77777777" w:rsidR="004E4D3F" w:rsidRPr="00EC1FA9" w:rsidRDefault="004E4D3F" w:rsidP="00376EFA">
            <w:r w:rsidRPr="00EC1FA9">
              <w:t>12.4</w:t>
            </w:r>
          </w:p>
        </w:tc>
        <w:tc>
          <w:tcPr>
            <w:tcW w:w="619" w:type="pct"/>
            <w:noWrap/>
            <w:hideMark/>
          </w:tcPr>
          <w:p w14:paraId="58714AA8" w14:textId="77777777" w:rsidR="004E4D3F" w:rsidRPr="00EC1FA9" w:rsidRDefault="004E4D3F" w:rsidP="00376EFA">
            <w:r w:rsidRPr="00EC1FA9">
              <w:t>6.1</w:t>
            </w:r>
          </w:p>
        </w:tc>
        <w:tc>
          <w:tcPr>
            <w:tcW w:w="619" w:type="pct"/>
            <w:noWrap/>
            <w:hideMark/>
          </w:tcPr>
          <w:p w14:paraId="0D49E9C6" w14:textId="77777777" w:rsidR="004E4D3F" w:rsidRPr="00EC1FA9" w:rsidRDefault="004E4D3F" w:rsidP="00376EFA">
            <w:r w:rsidRPr="00EC1FA9">
              <w:t>8.9</w:t>
            </w:r>
          </w:p>
        </w:tc>
        <w:tc>
          <w:tcPr>
            <w:tcW w:w="619" w:type="pct"/>
            <w:noWrap/>
            <w:hideMark/>
          </w:tcPr>
          <w:p w14:paraId="679A10C4" w14:textId="77777777" w:rsidR="004E4D3F" w:rsidRPr="00EC1FA9" w:rsidRDefault="004E4D3F" w:rsidP="00376EFA">
            <w:r w:rsidRPr="00EC1FA9">
              <w:t>10.8</w:t>
            </w:r>
          </w:p>
        </w:tc>
        <w:tc>
          <w:tcPr>
            <w:tcW w:w="619" w:type="pct"/>
            <w:noWrap/>
            <w:hideMark/>
          </w:tcPr>
          <w:p w14:paraId="1C82261E" w14:textId="77777777" w:rsidR="004E4D3F" w:rsidRPr="00EC1FA9" w:rsidRDefault="004E4D3F" w:rsidP="00376EFA">
            <w:r w:rsidRPr="00EC1FA9">
              <w:t>14.8</w:t>
            </w:r>
          </w:p>
        </w:tc>
        <w:tc>
          <w:tcPr>
            <w:tcW w:w="616" w:type="pct"/>
            <w:noWrap/>
            <w:hideMark/>
          </w:tcPr>
          <w:p w14:paraId="47FD0A7D" w14:textId="77777777" w:rsidR="004E4D3F" w:rsidRPr="00EC1FA9" w:rsidRDefault="004E4D3F" w:rsidP="00376EFA">
            <w:r w:rsidRPr="00EC1FA9">
              <w:t>33.3</w:t>
            </w:r>
          </w:p>
        </w:tc>
      </w:tr>
      <w:tr w:rsidR="004E4D3F" w:rsidRPr="00EC1FA9" w14:paraId="743CC248" w14:textId="77777777" w:rsidTr="00376EFA">
        <w:trPr>
          <w:trHeight w:val="300"/>
        </w:trPr>
        <w:tc>
          <w:tcPr>
            <w:tcW w:w="1288" w:type="pct"/>
            <w:noWrap/>
            <w:hideMark/>
          </w:tcPr>
          <w:p w14:paraId="73828F7C" w14:textId="77777777" w:rsidR="004E4D3F" w:rsidRPr="00EC1FA9" w:rsidRDefault="004E4D3F" w:rsidP="00376EFA">
            <w:r w:rsidRPr="00EC1FA9">
              <w:t>Louisiana</w:t>
            </w:r>
          </w:p>
        </w:tc>
        <w:tc>
          <w:tcPr>
            <w:tcW w:w="619" w:type="pct"/>
            <w:noWrap/>
            <w:hideMark/>
          </w:tcPr>
          <w:p w14:paraId="72C788D9" w14:textId="77777777" w:rsidR="004E4D3F" w:rsidRPr="00EC1FA9" w:rsidRDefault="004E4D3F" w:rsidP="00376EFA">
            <w:r w:rsidRPr="00EC1FA9">
              <w:t>9.6</w:t>
            </w:r>
          </w:p>
        </w:tc>
        <w:tc>
          <w:tcPr>
            <w:tcW w:w="619" w:type="pct"/>
            <w:noWrap/>
            <w:hideMark/>
          </w:tcPr>
          <w:p w14:paraId="6BD9CFF6" w14:textId="77777777" w:rsidR="004E4D3F" w:rsidRPr="00EC1FA9" w:rsidRDefault="004E4D3F" w:rsidP="00376EFA">
            <w:r w:rsidRPr="00EC1FA9">
              <w:t>3.0</w:t>
            </w:r>
          </w:p>
        </w:tc>
        <w:tc>
          <w:tcPr>
            <w:tcW w:w="619" w:type="pct"/>
            <w:noWrap/>
            <w:hideMark/>
          </w:tcPr>
          <w:p w14:paraId="1E0BF632" w14:textId="77777777" w:rsidR="004E4D3F" w:rsidRPr="00EC1FA9" w:rsidRDefault="004E4D3F" w:rsidP="00376EFA">
            <w:r w:rsidRPr="00EC1FA9">
              <w:t>5.3</w:t>
            </w:r>
          </w:p>
        </w:tc>
        <w:tc>
          <w:tcPr>
            <w:tcW w:w="619" w:type="pct"/>
            <w:noWrap/>
            <w:hideMark/>
          </w:tcPr>
          <w:p w14:paraId="4BF0B04F" w14:textId="77777777" w:rsidR="004E4D3F" w:rsidRPr="00EC1FA9" w:rsidRDefault="004E4D3F" w:rsidP="00376EFA">
            <w:r w:rsidRPr="00EC1FA9">
              <w:t>8.0</w:t>
            </w:r>
          </w:p>
        </w:tc>
        <w:tc>
          <w:tcPr>
            <w:tcW w:w="619" w:type="pct"/>
            <w:noWrap/>
            <w:hideMark/>
          </w:tcPr>
          <w:p w14:paraId="6BA89FDD" w14:textId="77777777" w:rsidR="004E4D3F" w:rsidRPr="00EC1FA9" w:rsidRDefault="004E4D3F" w:rsidP="00376EFA">
            <w:r w:rsidRPr="00EC1FA9">
              <w:t>12.6</w:t>
            </w:r>
          </w:p>
        </w:tc>
        <w:tc>
          <w:tcPr>
            <w:tcW w:w="616" w:type="pct"/>
            <w:noWrap/>
            <w:hideMark/>
          </w:tcPr>
          <w:p w14:paraId="3F09C0F8" w14:textId="77777777" w:rsidR="004E4D3F" w:rsidRPr="00EC1FA9" w:rsidRDefault="004E4D3F" w:rsidP="00376EFA">
            <w:r w:rsidRPr="00EC1FA9">
              <w:t>31.4</w:t>
            </w:r>
          </w:p>
        </w:tc>
      </w:tr>
      <w:tr w:rsidR="004E4D3F" w:rsidRPr="00EC1FA9" w14:paraId="47FB3662" w14:textId="77777777" w:rsidTr="00376EFA">
        <w:trPr>
          <w:trHeight w:val="300"/>
        </w:trPr>
        <w:tc>
          <w:tcPr>
            <w:tcW w:w="1288" w:type="pct"/>
            <w:noWrap/>
            <w:hideMark/>
          </w:tcPr>
          <w:p w14:paraId="59F63C57" w14:textId="77777777" w:rsidR="004E4D3F" w:rsidRPr="00EC1FA9" w:rsidRDefault="004E4D3F" w:rsidP="00376EFA">
            <w:r w:rsidRPr="00EC1FA9">
              <w:t>Maine</w:t>
            </w:r>
          </w:p>
        </w:tc>
        <w:tc>
          <w:tcPr>
            <w:tcW w:w="619" w:type="pct"/>
            <w:noWrap/>
            <w:hideMark/>
          </w:tcPr>
          <w:p w14:paraId="5675BCEE" w14:textId="77777777" w:rsidR="004E4D3F" w:rsidRPr="00EC1FA9" w:rsidRDefault="004E4D3F" w:rsidP="00376EFA">
            <w:r w:rsidRPr="00EC1FA9">
              <w:t>6.3</w:t>
            </w:r>
          </w:p>
        </w:tc>
        <w:tc>
          <w:tcPr>
            <w:tcW w:w="619" w:type="pct"/>
            <w:noWrap/>
            <w:hideMark/>
          </w:tcPr>
          <w:p w14:paraId="7DDDE2CE" w14:textId="77777777" w:rsidR="004E4D3F" w:rsidRPr="00EC1FA9" w:rsidRDefault="004E4D3F" w:rsidP="00376EFA">
            <w:r w:rsidRPr="00EC1FA9">
              <w:t>2.0</w:t>
            </w:r>
          </w:p>
        </w:tc>
        <w:tc>
          <w:tcPr>
            <w:tcW w:w="619" w:type="pct"/>
            <w:noWrap/>
            <w:hideMark/>
          </w:tcPr>
          <w:p w14:paraId="4452EBB3" w14:textId="77777777" w:rsidR="004E4D3F" w:rsidRPr="00EC1FA9" w:rsidRDefault="004E4D3F" w:rsidP="00376EFA">
            <w:r w:rsidRPr="00EC1FA9">
              <w:t>4.4</w:t>
            </w:r>
          </w:p>
        </w:tc>
        <w:tc>
          <w:tcPr>
            <w:tcW w:w="619" w:type="pct"/>
            <w:noWrap/>
            <w:hideMark/>
          </w:tcPr>
          <w:p w14:paraId="3C291D66" w14:textId="77777777" w:rsidR="004E4D3F" w:rsidRPr="00EC1FA9" w:rsidRDefault="004E4D3F" w:rsidP="00376EFA">
            <w:r w:rsidRPr="00EC1FA9">
              <w:t>5.8</w:t>
            </w:r>
          </w:p>
        </w:tc>
        <w:tc>
          <w:tcPr>
            <w:tcW w:w="619" w:type="pct"/>
            <w:noWrap/>
            <w:hideMark/>
          </w:tcPr>
          <w:p w14:paraId="1059B710" w14:textId="77777777" w:rsidR="004E4D3F" w:rsidRPr="00EC1FA9" w:rsidRDefault="004E4D3F" w:rsidP="00376EFA">
            <w:r w:rsidRPr="00EC1FA9">
              <w:t>7.5</w:t>
            </w:r>
          </w:p>
        </w:tc>
        <w:tc>
          <w:tcPr>
            <w:tcW w:w="616" w:type="pct"/>
            <w:noWrap/>
            <w:hideMark/>
          </w:tcPr>
          <w:p w14:paraId="5CD08E98" w14:textId="77777777" w:rsidR="004E4D3F" w:rsidRPr="00EC1FA9" w:rsidRDefault="004E4D3F" w:rsidP="00376EFA">
            <w:r w:rsidRPr="00EC1FA9">
              <w:t>18.7</w:t>
            </w:r>
          </w:p>
        </w:tc>
      </w:tr>
      <w:tr w:rsidR="004E4D3F" w:rsidRPr="00EC1FA9" w14:paraId="4A089915" w14:textId="77777777" w:rsidTr="00376EFA">
        <w:trPr>
          <w:trHeight w:val="300"/>
        </w:trPr>
        <w:tc>
          <w:tcPr>
            <w:tcW w:w="1288" w:type="pct"/>
            <w:noWrap/>
            <w:hideMark/>
          </w:tcPr>
          <w:p w14:paraId="0B622D4A" w14:textId="77777777" w:rsidR="004E4D3F" w:rsidRPr="00EC1FA9" w:rsidRDefault="004E4D3F" w:rsidP="00376EFA">
            <w:r w:rsidRPr="00EC1FA9">
              <w:t>Maryland</w:t>
            </w:r>
          </w:p>
        </w:tc>
        <w:tc>
          <w:tcPr>
            <w:tcW w:w="619" w:type="pct"/>
            <w:noWrap/>
            <w:hideMark/>
          </w:tcPr>
          <w:p w14:paraId="507021A2" w14:textId="77777777" w:rsidR="004E4D3F" w:rsidRPr="00EC1FA9" w:rsidRDefault="004E4D3F" w:rsidP="00376EFA">
            <w:r w:rsidRPr="00EC1FA9">
              <w:t>16.1</w:t>
            </w:r>
          </w:p>
        </w:tc>
        <w:tc>
          <w:tcPr>
            <w:tcW w:w="619" w:type="pct"/>
            <w:noWrap/>
            <w:hideMark/>
          </w:tcPr>
          <w:p w14:paraId="78C73511" w14:textId="77777777" w:rsidR="004E4D3F" w:rsidRPr="00EC1FA9" w:rsidRDefault="004E4D3F" w:rsidP="00376EFA">
            <w:r w:rsidRPr="00EC1FA9">
              <w:t>5.9</w:t>
            </w:r>
          </w:p>
        </w:tc>
        <w:tc>
          <w:tcPr>
            <w:tcW w:w="619" w:type="pct"/>
            <w:noWrap/>
            <w:hideMark/>
          </w:tcPr>
          <w:p w14:paraId="0D4BB8A0" w14:textId="77777777" w:rsidR="004E4D3F" w:rsidRPr="00EC1FA9" w:rsidRDefault="004E4D3F" w:rsidP="00376EFA">
            <w:r w:rsidRPr="00EC1FA9">
              <w:t>11.8</w:t>
            </w:r>
          </w:p>
        </w:tc>
        <w:tc>
          <w:tcPr>
            <w:tcW w:w="619" w:type="pct"/>
            <w:noWrap/>
            <w:hideMark/>
          </w:tcPr>
          <w:p w14:paraId="2CF697E2" w14:textId="77777777" w:rsidR="004E4D3F" w:rsidRPr="00EC1FA9" w:rsidRDefault="004E4D3F" w:rsidP="00376EFA">
            <w:r w:rsidRPr="00EC1FA9">
              <w:t>15.3</w:t>
            </w:r>
          </w:p>
        </w:tc>
        <w:tc>
          <w:tcPr>
            <w:tcW w:w="619" w:type="pct"/>
            <w:noWrap/>
            <w:hideMark/>
          </w:tcPr>
          <w:p w14:paraId="0B2D9711" w14:textId="77777777" w:rsidR="004E4D3F" w:rsidRPr="00EC1FA9" w:rsidRDefault="004E4D3F" w:rsidP="00376EFA">
            <w:r w:rsidRPr="00EC1FA9">
              <w:t>20.8</w:t>
            </w:r>
          </w:p>
        </w:tc>
        <w:tc>
          <w:tcPr>
            <w:tcW w:w="616" w:type="pct"/>
            <w:noWrap/>
            <w:hideMark/>
          </w:tcPr>
          <w:p w14:paraId="6F09121B" w14:textId="77777777" w:rsidR="004E4D3F" w:rsidRPr="00EC1FA9" w:rsidRDefault="004E4D3F" w:rsidP="00376EFA">
            <w:r w:rsidRPr="00EC1FA9">
              <w:t>34.0</w:t>
            </w:r>
          </w:p>
        </w:tc>
      </w:tr>
      <w:tr w:rsidR="004E4D3F" w:rsidRPr="00EC1FA9" w14:paraId="2D904964" w14:textId="77777777" w:rsidTr="00376EFA">
        <w:trPr>
          <w:trHeight w:val="300"/>
        </w:trPr>
        <w:tc>
          <w:tcPr>
            <w:tcW w:w="1288" w:type="pct"/>
            <w:noWrap/>
            <w:hideMark/>
          </w:tcPr>
          <w:p w14:paraId="46E59D76" w14:textId="77777777" w:rsidR="004E4D3F" w:rsidRPr="00EC1FA9" w:rsidRDefault="004E4D3F" w:rsidP="00376EFA">
            <w:r w:rsidRPr="00EC1FA9">
              <w:t>Massachusetts</w:t>
            </w:r>
          </w:p>
        </w:tc>
        <w:tc>
          <w:tcPr>
            <w:tcW w:w="619" w:type="pct"/>
            <w:noWrap/>
            <w:hideMark/>
          </w:tcPr>
          <w:p w14:paraId="71D681BE" w14:textId="77777777" w:rsidR="004E4D3F" w:rsidRPr="00EC1FA9" w:rsidRDefault="004E4D3F" w:rsidP="00376EFA">
            <w:r w:rsidRPr="00EC1FA9">
              <w:t>14.1</w:t>
            </w:r>
          </w:p>
        </w:tc>
        <w:tc>
          <w:tcPr>
            <w:tcW w:w="619" w:type="pct"/>
            <w:noWrap/>
            <w:hideMark/>
          </w:tcPr>
          <w:p w14:paraId="4D3C59F9" w14:textId="77777777" w:rsidR="004E4D3F" w:rsidRPr="00EC1FA9" w:rsidRDefault="004E4D3F" w:rsidP="00376EFA">
            <w:r w:rsidRPr="00EC1FA9">
              <w:t>3.7</w:t>
            </w:r>
          </w:p>
        </w:tc>
        <w:tc>
          <w:tcPr>
            <w:tcW w:w="619" w:type="pct"/>
            <w:noWrap/>
            <w:hideMark/>
          </w:tcPr>
          <w:p w14:paraId="1F547A5A" w14:textId="77777777" w:rsidR="004E4D3F" w:rsidRPr="00EC1FA9" w:rsidRDefault="004E4D3F" w:rsidP="00376EFA">
            <w:r w:rsidRPr="00EC1FA9">
              <w:t>10.3</w:t>
            </w:r>
          </w:p>
        </w:tc>
        <w:tc>
          <w:tcPr>
            <w:tcW w:w="619" w:type="pct"/>
            <w:noWrap/>
            <w:hideMark/>
          </w:tcPr>
          <w:p w14:paraId="06E6A0D2" w14:textId="77777777" w:rsidR="004E4D3F" w:rsidRPr="00EC1FA9" w:rsidRDefault="004E4D3F" w:rsidP="00376EFA">
            <w:r w:rsidRPr="00EC1FA9">
              <w:t>13.2</w:t>
            </w:r>
          </w:p>
        </w:tc>
        <w:tc>
          <w:tcPr>
            <w:tcW w:w="619" w:type="pct"/>
            <w:noWrap/>
            <w:hideMark/>
          </w:tcPr>
          <w:p w14:paraId="58B44EC3" w14:textId="77777777" w:rsidR="004E4D3F" w:rsidRPr="00EC1FA9" w:rsidRDefault="004E4D3F" w:rsidP="00376EFA">
            <w:r w:rsidRPr="00EC1FA9">
              <w:t>17.0</w:t>
            </w:r>
          </w:p>
        </w:tc>
        <w:tc>
          <w:tcPr>
            <w:tcW w:w="616" w:type="pct"/>
            <w:noWrap/>
            <w:hideMark/>
          </w:tcPr>
          <w:p w14:paraId="183E6AB4" w14:textId="77777777" w:rsidR="004E4D3F" w:rsidRPr="00EC1FA9" w:rsidRDefault="004E4D3F" w:rsidP="00376EFA">
            <w:r w:rsidRPr="00EC1FA9">
              <w:t>42.5</w:t>
            </w:r>
          </w:p>
        </w:tc>
      </w:tr>
      <w:tr w:rsidR="004E4D3F" w:rsidRPr="00EC1FA9" w14:paraId="1E33A2AE" w14:textId="77777777" w:rsidTr="00376EFA">
        <w:trPr>
          <w:trHeight w:val="300"/>
        </w:trPr>
        <w:tc>
          <w:tcPr>
            <w:tcW w:w="1288" w:type="pct"/>
            <w:noWrap/>
            <w:hideMark/>
          </w:tcPr>
          <w:p w14:paraId="135C5E8B" w14:textId="77777777" w:rsidR="004E4D3F" w:rsidRPr="00EC1FA9" w:rsidRDefault="004E4D3F" w:rsidP="00376EFA">
            <w:r w:rsidRPr="00EC1FA9">
              <w:t>Michigan</w:t>
            </w:r>
          </w:p>
        </w:tc>
        <w:tc>
          <w:tcPr>
            <w:tcW w:w="619" w:type="pct"/>
            <w:noWrap/>
            <w:hideMark/>
          </w:tcPr>
          <w:p w14:paraId="59A3AC79" w14:textId="77777777" w:rsidR="004E4D3F" w:rsidRPr="00EC1FA9" w:rsidRDefault="004E4D3F" w:rsidP="00376EFA">
            <w:r w:rsidRPr="00EC1FA9">
              <w:t>12.9</w:t>
            </w:r>
          </w:p>
        </w:tc>
        <w:tc>
          <w:tcPr>
            <w:tcW w:w="619" w:type="pct"/>
            <w:noWrap/>
            <w:hideMark/>
          </w:tcPr>
          <w:p w14:paraId="771C7DB6" w14:textId="77777777" w:rsidR="004E4D3F" w:rsidRPr="00EC1FA9" w:rsidRDefault="004E4D3F" w:rsidP="00376EFA">
            <w:r w:rsidRPr="00EC1FA9">
              <w:t>2.8</w:t>
            </w:r>
          </w:p>
        </w:tc>
        <w:tc>
          <w:tcPr>
            <w:tcW w:w="619" w:type="pct"/>
            <w:noWrap/>
            <w:hideMark/>
          </w:tcPr>
          <w:p w14:paraId="1B0FB491" w14:textId="77777777" w:rsidR="004E4D3F" w:rsidRPr="00EC1FA9" w:rsidRDefault="004E4D3F" w:rsidP="00376EFA">
            <w:r w:rsidRPr="00EC1FA9">
              <w:t>7.7</w:t>
            </w:r>
          </w:p>
        </w:tc>
        <w:tc>
          <w:tcPr>
            <w:tcW w:w="619" w:type="pct"/>
            <w:noWrap/>
            <w:hideMark/>
          </w:tcPr>
          <w:p w14:paraId="448EE57C" w14:textId="77777777" w:rsidR="004E4D3F" w:rsidRPr="00EC1FA9" w:rsidRDefault="004E4D3F" w:rsidP="00376EFA">
            <w:r w:rsidRPr="00EC1FA9">
              <w:t>11.3</w:t>
            </w:r>
          </w:p>
        </w:tc>
        <w:tc>
          <w:tcPr>
            <w:tcW w:w="619" w:type="pct"/>
            <w:noWrap/>
            <w:hideMark/>
          </w:tcPr>
          <w:p w14:paraId="39069279" w14:textId="77777777" w:rsidR="004E4D3F" w:rsidRPr="00EC1FA9" w:rsidRDefault="004E4D3F" w:rsidP="00376EFA">
            <w:r w:rsidRPr="00EC1FA9">
              <w:t>17.5</w:t>
            </w:r>
          </w:p>
        </w:tc>
        <w:tc>
          <w:tcPr>
            <w:tcW w:w="616" w:type="pct"/>
            <w:noWrap/>
            <w:hideMark/>
          </w:tcPr>
          <w:p w14:paraId="4C2E1049" w14:textId="77777777" w:rsidR="004E4D3F" w:rsidRPr="00EC1FA9" w:rsidRDefault="004E4D3F" w:rsidP="00376EFA">
            <w:r w:rsidRPr="00EC1FA9">
              <w:t>35.9</w:t>
            </w:r>
          </w:p>
        </w:tc>
      </w:tr>
      <w:tr w:rsidR="004E4D3F" w:rsidRPr="00EC1FA9" w14:paraId="5BA0F336" w14:textId="77777777" w:rsidTr="00376EFA">
        <w:trPr>
          <w:trHeight w:val="300"/>
        </w:trPr>
        <w:tc>
          <w:tcPr>
            <w:tcW w:w="1288" w:type="pct"/>
            <w:noWrap/>
            <w:hideMark/>
          </w:tcPr>
          <w:p w14:paraId="3DF49EBD" w14:textId="77777777" w:rsidR="004E4D3F" w:rsidRPr="00EC1FA9" w:rsidRDefault="004E4D3F" w:rsidP="00376EFA">
            <w:r w:rsidRPr="00EC1FA9">
              <w:t>Minnesota</w:t>
            </w:r>
          </w:p>
        </w:tc>
        <w:tc>
          <w:tcPr>
            <w:tcW w:w="619" w:type="pct"/>
            <w:noWrap/>
            <w:hideMark/>
          </w:tcPr>
          <w:p w14:paraId="6C7A94F8" w14:textId="77777777" w:rsidR="004E4D3F" w:rsidRPr="00EC1FA9" w:rsidRDefault="004E4D3F" w:rsidP="00376EFA">
            <w:r w:rsidRPr="00EC1FA9">
              <w:t>9.9</w:t>
            </w:r>
          </w:p>
        </w:tc>
        <w:tc>
          <w:tcPr>
            <w:tcW w:w="619" w:type="pct"/>
            <w:noWrap/>
            <w:hideMark/>
          </w:tcPr>
          <w:p w14:paraId="35B1E5E8" w14:textId="77777777" w:rsidR="004E4D3F" w:rsidRPr="00EC1FA9" w:rsidRDefault="004E4D3F" w:rsidP="00376EFA">
            <w:r w:rsidRPr="00EC1FA9">
              <w:t>2.9</w:t>
            </w:r>
          </w:p>
        </w:tc>
        <w:tc>
          <w:tcPr>
            <w:tcW w:w="619" w:type="pct"/>
            <w:noWrap/>
            <w:hideMark/>
          </w:tcPr>
          <w:p w14:paraId="04CDB9D8" w14:textId="77777777" w:rsidR="004E4D3F" w:rsidRPr="00EC1FA9" w:rsidRDefault="004E4D3F" w:rsidP="00376EFA">
            <w:r w:rsidRPr="00EC1FA9">
              <w:t>5.0</w:t>
            </w:r>
          </w:p>
        </w:tc>
        <w:tc>
          <w:tcPr>
            <w:tcW w:w="619" w:type="pct"/>
            <w:noWrap/>
            <w:hideMark/>
          </w:tcPr>
          <w:p w14:paraId="635F4EA9" w14:textId="77777777" w:rsidR="004E4D3F" w:rsidRPr="00EC1FA9" w:rsidRDefault="004E4D3F" w:rsidP="00376EFA">
            <w:r w:rsidRPr="00EC1FA9">
              <w:t>7.8</w:t>
            </w:r>
          </w:p>
        </w:tc>
        <w:tc>
          <w:tcPr>
            <w:tcW w:w="619" w:type="pct"/>
            <w:noWrap/>
            <w:hideMark/>
          </w:tcPr>
          <w:p w14:paraId="5A599644" w14:textId="77777777" w:rsidR="004E4D3F" w:rsidRPr="00EC1FA9" w:rsidRDefault="004E4D3F" w:rsidP="00376EFA">
            <w:r w:rsidRPr="00EC1FA9">
              <w:t>12.5</w:t>
            </w:r>
          </w:p>
        </w:tc>
        <w:tc>
          <w:tcPr>
            <w:tcW w:w="616" w:type="pct"/>
            <w:noWrap/>
            <w:hideMark/>
          </w:tcPr>
          <w:p w14:paraId="39E6859F" w14:textId="77777777" w:rsidR="004E4D3F" w:rsidRPr="00EC1FA9" w:rsidRDefault="004E4D3F" w:rsidP="00376EFA">
            <w:r w:rsidRPr="00EC1FA9">
              <w:t>40.8</w:t>
            </w:r>
          </w:p>
        </w:tc>
      </w:tr>
      <w:tr w:rsidR="004E4D3F" w:rsidRPr="00EC1FA9" w14:paraId="55EF5E70" w14:textId="77777777" w:rsidTr="00376EFA">
        <w:trPr>
          <w:trHeight w:val="300"/>
        </w:trPr>
        <w:tc>
          <w:tcPr>
            <w:tcW w:w="1288" w:type="pct"/>
            <w:noWrap/>
            <w:hideMark/>
          </w:tcPr>
          <w:p w14:paraId="489F3F46" w14:textId="77777777" w:rsidR="004E4D3F" w:rsidRPr="00EC1FA9" w:rsidRDefault="004E4D3F" w:rsidP="00376EFA">
            <w:r w:rsidRPr="00EC1FA9">
              <w:t>Mississippi</w:t>
            </w:r>
          </w:p>
        </w:tc>
        <w:tc>
          <w:tcPr>
            <w:tcW w:w="619" w:type="pct"/>
            <w:noWrap/>
            <w:hideMark/>
          </w:tcPr>
          <w:p w14:paraId="204B4669" w14:textId="77777777" w:rsidR="004E4D3F" w:rsidRPr="00EC1FA9" w:rsidRDefault="004E4D3F" w:rsidP="00376EFA">
            <w:r w:rsidRPr="00EC1FA9">
              <w:t>8.3</w:t>
            </w:r>
          </w:p>
        </w:tc>
        <w:tc>
          <w:tcPr>
            <w:tcW w:w="619" w:type="pct"/>
            <w:noWrap/>
            <w:hideMark/>
          </w:tcPr>
          <w:p w14:paraId="02D8E5CB" w14:textId="77777777" w:rsidR="004E4D3F" w:rsidRPr="00EC1FA9" w:rsidRDefault="004E4D3F" w:rsidP="00376EFA">
            <w:r w:rsidRPr="00EC1FA9">
              <w:t>3.1</w:t>
            </w:r>
          </w:p>
        </w:tc>
        <w:tc>
          <w:tcPr>
            <w:tcW w:w="619" w:type="pct"/>
            <w:noWrap/>
            <w:hideMark/>
          </w:tcPr>
          <w:p w14:paraId="55F44056" w14:textId="77777777" w:rsidR="004E4D3F" w:rsidRPr="00EC1FA9" w:rsidRDefault="004E4D3F" w:rsidP="00376EFA">
            <w:r w:rsidRPr="00EC1FA9">
              <w:t>5.6</w:t>
            </w:r>
          </w:p>
        </w:tc>
        <w:tc>
          <w:tcPr>
            <w:tcW w:w="619" w:type="pct"/>
            <w:noWrap/>
            <w:hideMark/>
          </w:tcPr>
          <w:p w14:paraId="165507CD" w14:textId="77777777" w:rsidR="004E4D3F" w:rsidRPr="00EC1FA9" w:rsidRDefault="004E4D3F" w:rsidP="00376EFA">
            <w:r w:rsidRPr="00EC1FA9">
              <w:t>7.0</w:t>
            </w:r>
          </w:p>
        </w:tc>
        <w:tc>
          <w:tcPr>
            <w:tcW w:w="619" w:type="pct"/>
            <w:noWrap/>
            <w:hideMark/>
          </w:tcPr>
          <w:p w14:paraId="571904CF" w14:textId="77777777" w:rsidR="004E4D3F" w:rsidRPr="00EC1FA9" w:rsidRDefault="004E4D3F" w:rsidP="00376EFA">
            <w:r w:rsidRPr="00EC1FA9">
              <w:t>10.2</w:t>
            </w:r>
          </w:p>
        </w:tc>
        <w:tc>
          <w:tcPr>
            <w:tcW w:w="616" w:type="pct"/>
            <w:noWrap/>
            <w:hideMark/>
          </w:tcPr>
          <w:p w14:paraId="75DA6205" w14:textId="77777777" w:rsidR="004E4D3F" w:rsidRPr="00EC1FA9" w:rsidRDefault="004E4D3F" w:rsidP="00376EFA">
            <w:r w:rsidRPr="00EC1FA9">
              <w:t>24.9</w:t>
            </w:r>
          </w:p>
        </w:tc>
      </w:tr>
      <w:tr w:rsidR="004E4D3F" w:rsidRPr="00EC1FA9" w14:paraId="07CBE97E" w14:textId="77777777" w:rsidTr="00376EFA">
        <w:trPr>
          <w:trHeight w:val="300"/>
        </w:trPr>
        <w:tc>
          <w:tcPr>
            <w:tcW w:w="1288" w:type="pct"/>
            <w:noWrap/>
            <w:hideMark/>
          </w:tcPr>
          <w:p w14:paraId="5B06DC02" w14:textId="77777777" w:rsidR="004E4D3F" w:rsidRPr="00EC1FA9" w:rsidRDefault="004E4D3F" w:rsidP="00376EFA">
            <w:r w:rsidRPr="00EC1FA9">
              <w:t>Missouri</w:t>
            </w:r>
          </w:p>
        </w:tc>
        <w:tc>
          <w:tcPr>
            <w:tcW w:w="619" w:type="pct"/>
            <w:noWrap/>
            <w:hideMark/>
          </w:tcPr>
          <w:p w14:paraId="31331317" w14:textId="77777777" w:rsidR="004E4D3F" w:rsidRPr="00EC1FA9" w:rsidRDefault="004E4D3F" w:rsidP="00376EFA">
            <w:r w:rsidRPr="00EC1FA9">
              <w:t>9.3</w:t>
            </w:r>
          </w:p>
        </w:tc>
        <w:tc>
          <w:tcPr>
            <w:tcW w:w="619" w:type="pct"/>
            <w:noWrap/>
            <w:hideMark/>
          </w:tcPr>
          <w:p w14:paraId="0F703572" w14:textId="77777777" w:rsidR="004E4D3F" w:rsidRPr="00EC1FA9" w:rsidRDefault="004E4D3F" w:rsidP="00376EFA">
            <w:r w:rsidRPr="00EC1FA9">
              <w:t>4.4</w:t>
            </w:r>
          </w:p>
        </w:tc>
        <w:tc>
          <w:tcPr>
            <w:tcW w:w="619" w:type="pct"/>
            <w:noWrap/>
            <w:hideMark/>
          </w:tcPr>
          <w:p w14:paraId="5EBF12F4" w14:textId="77777777" w:rsidR="004E4D3F" w:rsidRPr="00EC1FA9" w:rsidRDefault="004E4D3F" w:rsidP="00376EFA">
            <w:r w:rsidRPr="00EC1FA9">
              <w:t>6.8</w:t>
            </w:r>
          </w:p>
        </w:tc>
        <w:tc>
          <w:tcPr>
            <w:tcW w:w="619" w:type="pct"/>
            <w:noWrap/>
            <w:hideMark/>
          </w:tcPr>
          <w:p w14:paraId="634711DA" w14:textId="77777777" w:rsidR="004E4D3F" w:rsidRPr="00EC1FA9" w:rsidRDefault="004E4D3F" w:rsidP="00376EFA">
            <w:r w:rsidRPr="00EC1FA9">
              <w:t>8.4</w:t>
            </w:r>
          </w:p>
        </w:tc>
        <w:tc>
          <w:tcPr>
            <w:tcW w:w="619" w:type="pct"/>
            <w:noWrap/>
            <w:hideMark/>
          </w:tcPr>
          <w:p w14:paraId="3884B1A9" w14:textId="77777777" w:rsidR="004E4D3F" w:rsidRPr="00EC1FA9" w:rsidRDefault="004E4D3F" w:rsidP="00376EFA">
            <w:r w:rsidRPr="00EC1FA9">
              <w:t>11.0</w:t>
            </w:r>
          </w:p>
        </w:tc>
        <w:tc>
          <w:tcPr>
            <w:tcW w:w="616" w:type="pct"/>
            <w:noWrap/>
            <w:hideMark/>
          </w:tcPr>
          <w:p w14:paraId="55A07596" w14:textId="77777777" w:rsidR="004E4D3F" w:rsidRPr="00EC1FA9" w:rsidRDefault="004E4D3F" w:rsidP="00376EFA">
            <w:r w:rsidRPr="00EC1FA9">
              <w:t>23.8</w:t>
            </w:r>
          </w:p>
        </w:tc>
      </w:tr>
      <w:tr w:rsidR="004E4D3F" w:rsidRPr="00EC1FA9" w14:paraId="606BDE50" w14:textId="77777777" w:rsidTr="00376EFA">
        <w:trPr>
          <w:trHeight w:val="300"/>
        </w:trPr>
        <w:tc>
          <w:tcPr>
            <w:tcW w:w="1288" w:type="pct"/>
            <w:noWrap/>
            <w:hideMark/>
          </w:tcPr>
          <w:p w14:paraId="34C92CC3" w14:textId="77777777" w:rsidR="004E4D3F" w:rsidRPr="00EC1FA9" w:rsidRDefault="004E4D3F" w:rsidP="00376EFA">
            <w:r w:rsidRPr="00EC1FA9">
              <w:t>Montana</w:t>
            </w:r>
          </w:p>
        </w:tc>
        <w:tc>
          <w:tcPr>
            <w:tcW w:w="619" w:type="pct"/>
            <w:noWrap/>
            <w:hideMark/>
          </w:tcPr>
          <w:p w14:paraId="24C71234" w14:textId="77777777" w:rsidR="004E4D3F" w:rsidRPr="00EC1FA9" w:rsidRDefault="004E4D3F" w:rsidP="00376EFA">
            <w:r w:rsidRPr="00EC1FA9">
              <w:t>6.2</w:t>
            </w:r>
          </w:p>
        </w:tc>
        <w:tc>
          <w:tcPr>
            <w:tcW w:w="619" w:type="pct"/>
            <w:noWrap/>
            <w:hideMark/>
          </w:tcPr>
          <w:p w14:paraId="041214CF" w14:textId="77777777" w:rsidR="004E4D3F" w:rsidRPr="00EC1FA9" w:rsidRDefault="004E4D3F" w:rsidP="00376EFA">
            <w:r w:rsidRPr="00EC1FA9">
              <w:t>1.7</w:t>
            </w:r>
          </w:p>
        </w:tc>
        <w:tc>
          <w:tcPr>
            <w:tcW w:w="619" w:type="pct"/>
            <w:noWrap/>
            <w:hideMark/>
          </w:tcPr>
          <w:p w14:paraId="44B4FA5A" w14:textId="77777777" w:rsidR="004E4D3F" w:rsidRPr="00EC1FA9" w:rsidRDefault="004E4D3F" w:rsidP="00376EFA">
            <w:r w:rsidRPr="00EC1FA9">
              <w:t>4.0</w:t>
            </w:r>
          </w:p>
        </w:tc>
        <w:tc>
          <w:tcPr>
            <w:tcW w:w="619" w:type="pct"/>
            <w:noWrap/>
            <w:hideMark/>
          </w:tcPr>
          <w:p w14:paraId="6DF52E87" w14:textId="77777777" w:rsidR="004E4D3F" w:rsidRPr="00EC1FA9" w:rsidRDefault="004E4D3F" w:rsidP="00376EFA">
            <w:r w:rsidRPr="00EC1FA9">
              <w:t>5.5</w:t>
            </w:r>
          </w:p>
        </w:tc>
        <w:tc>
          <w:tcPr>
            <w:tcW w:w="619" w:type="pct"/>
            <w:noWrap/>
            <w:hideMark/>
          </w:tcPr>
          <w:p w14:paraId="7206D718" w14:textId="77777777" w:rsidR="004E4D3F" w:rsidRPr="00EC1FA9" w:rsidRDefault="004E4D3F" w:rsidP="00376EFA">
            <w:r w:rsidRPr="00EC1FA9">
              <w:t>8.0</w:t>
            </w:r>
          </w:p>
        </w:tc>
        <w:tc>
          <w:tcPr>
            <w:tcW w:w="616" w:type="pct"/>
            <w:noWrap/>
            <w:hideMark/>
          </w:tcPr>
          <w:p w14:paraId="0B769CD9" w14:textId="77777777" w:rsidR="004E4D3F" w:rsidRPr="00EC1FA9" w:rsidRDefault="004E4D3F" w:rsidP="00376EFA">
            <w:r w:rsidRPr="00EC1FA9">
              <w:t>14.8</w:t>
            </w:r>
          </w:p>
        </w:tc>
      </w:tr>
      <w:tr w:rsidR="004E4D3F" w:rsidRPr="00EC1FA9" w14:paraId="6DFA1226" w14:textId="77777777" w:rsidTr="00376EFA">
        <w:trPr>
          <w:trHeight w:val="300"/>
        </w:trPr>
        <w:tc>
          <w:tcPr>
            <w:tcW w:w="1288" w:type="pct"/>
            <w:noWrap/>
            <w:hideMark/>
          </w:tcPr>
          <w:p w14:paraId="253C86B8" w14:textId="77777777" w:rsidR="004E4D3F" w:rsidRPr="00EC1FA9" w:rsidRDefault="004E4D3F" w:rsidP="00376EFA">
            <w:r w:rsidRPr="00EC1FA9">
              <w:t>Nebraska</w:t>
            </w:r>
          </w:p>
        </w:tc>
        <w:tc>
          <w:tcPr>
            <w:tcW w:w="619" w:type="pct"/>
            <w:noWrap/>
            <w:hideMark/>
          </w:tcPr>
          <w:p w14:paraId="1E090AA7" w14:textId="77777777" w:rsidR="004E4D3F" w:rsidRPr="00EC1FA9" w:rsidRDefault="004E4D3F" w:rsidP="00376EFA">
            <w:r w:rsidRPr="00EC1FA9">
              <w:t>8.6</w:t>
            </w:r>
          </w:p>
        </w:tc>
        <w:tc>
          <w:tcPr>
            <w:tcW w:w="619" w:type="pct"/>
            <w:noWrap/>
            <w:hideMark/>
          </w:tcPr>
          <w:p w14:paraId="5BEA58EC" w14:textId="77777777" w:rsidR="004E4D3F" w:rsidRPr="00EC1FA9" w:rsidRDefault="004E4D3F" w:rsidP="00376EFA">
            <w:r w:rsidRPr="00EC1FA9">
              <w:t>3.0</w:t>
            </w:r>
          </w:p>
        </w:tc>
        <w:tc>
          <w:tcPr>
            <w:tcW w:w="619" w:type="pct"/>
            <w:noWrap/>
            <w:hideMark/>
          </w:tcPr>
          <w:p w14:paraId="48622EAD" w14:textId="77777777" w:rsidR="004E4D3F" w:rsidRPr="00EC1FA9" w:rsidRDefault="004E4D3F" w:rsidP="00376EFA">
            <w:r w:rsidRPr="00EC1FA9">
              <w:t>5.2</w:t>
            </w:r>
          </w:p>
        </w:tc>
        <w:tc>
          <w:tcPr>
            <w:tcW w:w="619" w:type="pct"/>
            <w:noWrap/>
            <w:hideMark/>
          </w:tcPr>
          <w:p w14:paraId="79A56D9F" w14:textId="77777777" w:rsidR="004E4D3F" w:rsidRPr="00EC1FA9" w:rsidRDefault="004E4D3F" w:rsidP="00376EFA">
            <w:r w:rsidRPr="00EC1FA9">
              <w:t>7.7</w:t>
            </w:r>
          </w:p>
        </w:tc>
        <w:tc>
          <w:tcPr>
            <w:tcW w:w="619" w:type="pct"/>
            <w:noWrap/>
            <w:hideMark/>
          </w:tcPr>
          <w:p w14:paraId="5A6B779A" w14:textId="77777777" w:rsidR="004E4D3F" w:rsidRPr="00EC1FA9" w:rsidRDefault="004E4D3F" w:rsidP="00376EFA">
            <w:r w:rsidRPr="00EC1FA9">
              <w:t>11.1</w:t>
            </w:r>
          </w:p>
        </w:tc>
        <w:tc>
          <w:tcPr>
            <w:tcW w:w="616" w:type="pct"/>
            <w:noWrap/>
            <w:hideMark/>
          </w:tcPr>
          <w:p w14:paraId="67D83F1C" w14:textId="77777777" w:rsidR="004E4D3F" w:rsidRPr="00EC1FA9" w:rsidRDefault="004E4D3F" w:rsidP="00376EFA">
            <w:r w:rsidRPr="00EC1FA9">
              <w:t>26.5</w:t>
            </w:r>
          </w:p>
        </w:tc>
      </w:tr>
      <w:tr w:rsidR="004E4D3F" w:rsidRPr="00EC1FA9" w14:paraId="0F81ACDA" w14:textId="77777777" w:rsidTr="00376EFA">
        <w:trPr>
          <w:trHeight w:val="300"/>
        </w:trPr>
        <w:tc>
          <w:tcPr>
            <w:tcW w:w="1288" w:type="pct"/>
            <w:noWrap/>
            <w:hideMark/>
          </w:tcPr>
          <w:p w14:paraId="2D973B1C" w14:textId="77777777" w:rsidR="004E4D3F" w:rsidRPr="00EC1FA9" w:rsidRDefault="004E4D3F" w:rsidP="00376EFA">
            <w:r w:rsidRPr="00EC1FA9">
              <w:t>Nevada</w:t>
            </w:r>
          </w:p>
        </w:tc>
        <w:tc>
          <w:tcPr>
            <w:tcW w:w="619" w:type="pct"/>
            <w:noWrap/>
            <w:hideMark/>
          </w:tcPr>
          <w:p w14:paraId="1DC36C07" w14:textId="77777777" w:rsidR="004E4D3F" w:rsidRPr="00EC1FA9" w:rsidRDefault="004E4D3F" w:rsidP="00376EFA">
            <w:r w:rsidRPr="00EC1FA9">
              <w:t>15.9</w:t>
            </w:r>
          </w:p>
        </w:tc>
        <w:tc>
          <w:tcPr>
            <w:tcW w:w="619" w:type="pct"/>
            <w:noWrap/>
            <w:hideMark/>
          </w:tcPr>
          <w:p w14:paraId="6D140DA0" w14:textId="77777777" w:rsidR="004E4D3F" w:rsidRPr="00EC1FA9" w:rsidRDefault="004E4D3F" w:rsidP="00376EFA">
            <w:r w:rsidRPr="00EC1FA9">
              <w:t>5.5</w:t>
            </w:r>
          </w:p>
        </w:tc>
        <w:tc>
          <w:tcPr>
            <w:tcW w:w="619" w:type="pct"/>
            <w:noWrap/>
            <w:hideMark/>
          </w:tcPr>
          <w:p w14:paraId="355B9F19" w14:textId="77777777" w:rsidR="004E4D3F" w:rsidRPr="00EC1FA9" w:rsidRDefault="004E4D3F" w:rsidP="00376EFA">
            <w:r w:rsidRPr="00EC1FA9">
              <w:t>10.5</w:t>
            </w:r>
          </w:p>
        </w:tc>
        <w:tc>
          <w:tcPr>
            <w:tcW w:w="619" w:type="pct"/>
            <w:noWrap/>
            <w:hideMark/>
          </w:tcPr>
          <w:p w14:paraId="16F3522F" w14:textId="77777777" w:rsidR="004E4D3F" w:rsidRPr="00EC1FA9" w:rsidRDefault="004E4D3F" w:rsidP="00376EFA">
            <w:r w:rsidRPr="00EC1FA9">
              <w:t>14.7</w:t>
            </w:r>
          </w:p>
        </w:tc>
        <w:tc>
          <w:tcPr>
            <w:tcW w:w="619" w:type="pct"/>
            <w:noWrap/>
            <w:hideMark/>
          </w:tcPr>
          <w:p w14:paraId="0FA48F39" w14:textId="77777777" w:rsidR="004E4D3F" w:rsidRPr="00EC1FA9" w:rsidRDefault="004E4D3F" w:rsidP="00376EFA">
            <w:r w:rsidRPr="00EC1FA9">
              <w:t>20.8</w:t>
            </w:r>
          </w:p>
        </w:tc>
        <w:tc>
          <w:tcPr>
            <w:tcW w:w="616" w:type="pct"/>
            <w:noWrap/>
            <w:hideMark/>
          </w:tcPr>
          <w:p w14:paraId="37172F63" w14:textId="77777777" w:rsidR="004E4D3F" w:rsidRPr="00EC1FA9" w:rsidRDefault="004E4D3F" w:rsidP="00376EFA">
            <w:r w:rsidRPr="00EC1FA9">
              <w:t>35.2</w:t>
            </w:r>
          </w:p>
        </w:tc>
      </w:tr>
      <w:tr w:rsidR="004E4D3F" w:rsidRPr="00EC1FA9" w14:paraId="6C82A6AD" w14:textId="77777777" w:rsidTr="00376EFA">
        <w:trPr>
          <w:trHeight w:val="300"/>
        </w:trPr>
        <w:tc>
          <w:tcPr>
            <w:tcW w:w="1288" w:type="pct"/>
            <w:noWrap/>
            <w:hideMark/>
          </w:tcPr>
          <w:p w14:paraId="7CD0F066" w14:textId="77777777" w:rsidR="004E4D3F" w:rsidRPr="00EC1FA9" w:rsidRDefault="004E4D3F" w:rsidP="00376EFA">
            <w:r w:rsidRPr="00EC1FA9">
              <w:lastRenderedPageBreak/>
              <w:t>New Hampshire</w:t>
            </w:r>
          </w:p>
        </w:tc>
        <w:tc>
          <w:tcPr>
            <w:tcW w:w="619" w:type="pct"/>
            <w:noWrap/>
            <w:hideMark/>
          </w:tcPr>
          <w:p w14:paraId="76A364A6" w14:textId="77777777" w:rsidR="004E4D3F" w:rsidRPr="00EC1FA9" w:rsidRDefault="004E4D3F" w:rsidP="00376EFA">
            <w:r w:rsidRPr="00EC1FA9">
              <w:t>9.1</w:t>
            </w:r>
          </w:p>
        </w:tc>
        <w:tc>
          <w:tcPr>
            <w:tcW w:w="619" w:type="pct"/>
            <w:noWrap/>
            <w:hideMark/>
          </w:tcPr>
          <w:p w14:paraId="75592E36" w14:textId="77777777" w:rsidR="004E4D3F" w:rsidRPr="00EC1FA9" w:rsidRDefault="004E4D3F" w:rsidP="00376EFA">
            <w:r w:rsidRPr="00EC1FA9">
              <w:t>5.0</w:t>
            </w:r>
          </w:p>
        </w:tc>
        <w:tc>
          <w:tcPr>
            <w:tcW w:w="619" w:type="pct"/>
            <w:noWrap/>
            <w:hideMark/>
          </w:tcPr>
          <w:p w14:paraId="794EBBD5" w14:textId="77777777" w:rsidR="004E4D3F" w:rsidRPr="00EC1FA9" w:rsidRDefault="004E4D3F" w:rsidP="00376EFA">
            <w:r w:rsidRPr="00EC1FA9">
              <w:t>7.4</w:t>
            </w:r>
          </w:p>
        </w:tc>
        <w:tc>
          <w:tcPr>
            <w:tcW w:w="619" w:type="pct"/>
            <w:noWrap/>
            <w:hideMark/>
          </w:tcPr>
          <w:p w14:paraId="5C88E213" w14:textId="77777777" w:rsidR="004E4D3F" w:rsidRPr="00EC1FA9" w:rsidRDefault="004E4D3F" w:rsidP="00376EFA">
            <w:r w:rsidRPr="00EC1FA9">
              <w:t>8.4</w:t>
            </w:r>
          </w:p>
        </w:tc>
        <w:tc>
          <w:tcPr>
            <w:tcW w:w="619" w:type="pct"/>
            <w:noWrap/>
            <w:hideMark/>
          </w:tcPr>
          <w:p w14:paraId="0A55CAF2" w14:textId="77777777" w:rsidR="004E4D3F" w:rsidRPr="00EC1FA9" w:rsidRDefault="004E4D3F" w:rsidP="00376EFA">
            <w:r w:rsidRPr="00EC1FA9">
              <w:t>10.3</w:t>
            </w:r>
          </w:p>
        </w:tc>
        <w:tc>
          <w:tcPr>
            <w:tcW w:w="616" w:type="pct"/>
            <w:noWrap/>
            <w:hideMark/>
          </w:tcPr>
          <w:p w14:paraId="185769CD" w14:textId="77777777" w:rsidR="004E4D3F" w:rsidRPr="00EC1FA9" w:rsidRDefault="004E4D3F" w:rsidP="00376EFA">
            <w:r w:rsidRPr="00EC1FA9">
              <w:t>20.2</w:t>
            </w:r>
          </w:p>
        </w:tc>
      </w:tr>
      <w:tr w:rsidR="004E4D3F" w:rsidRPr="00EC1FA9" w14:paraId="09928987" w14:textId="77777777" w:rsidTr="00376EFA">
        <w:trPr>
          <w:trHeight w:val="300"/>
        </w:trPr>
        <w:tc>
          <w:tcPr>
            <w:tcW w:w="1288" w:type="pct"/>
            <w:noWrap/>
            <w:hideMark/>
          </w:tcPr>
          <w:p w14:paraId="6B412671" w14:textId="77777777" w:rsidR="004E4D3F" w:rsidRPr="00EC1FA9" w:rsidRDefault="004E4D3F" w:rsidP="00376EFA">
            <w:r w:rsidRPr="00EC1FA9">
              <w:t>New Jersey</w:t>
            </w:r>
          </w:p>
        </w:tc>
        <w:tc>
          <w:tcPr>
            <w:tcW w:w="619" w:type="pct"/>
            <w:noWrap/>
            <w:hideMark/>
          </w:tcPr>
          <w:p w14:paraId="3D6CB6F6" w14:textId="77777777" w:rsidR="004E4D3F" w:rsidRPr="00EC1FA9" w:rsidRDefault="004E4D3F" w:rsidP="00376EFA">
            <w:r w:rsidRPr="00EC1FA9">
              <w:t>21.0</w:t>
            </w:r>
          </w:p>
        </w:tc>
        <w:tc>
          <w:tcPr>
            <w:tcW w:w="619" w:type="pct"/>
            <w:noWrap/>
            <w:hideMark/>
          </w:tcPr>
          <w:p w14:paraId="0EB3C33A" w14:textId="77777777" w:rsidR="004E4D3F" w:rsidRPr="00EC1FA9" w:rsidRDefault="004E4D3F" w:rsidP="00376EFA">
            <w:r w:rsidRPr="00EC1FA9">
              <w:t>7.1</w:t>
            </w:r>
          </w:p>
        </w:tc>
        <w:tc>
          <w:tcPr>
            <w:tcW w:w="619" w:type="pct"/>
            <w:noWrap/>
            <w:hideMark/>
          </w:tcPr>
          <w:p w14:paraId="215542F7" w14:textId="77777777" w:rsidR="004E4D3F" w:rsidRPr="00EC1FA9" w:rsidRDefault="004E4D3F" w:rsidP="00376EFA">
            <w:r w:rsidRPr="00EC1FA9">
              <w:t>15.8</w:t>
            </w:r>
          </w:p>
        </w:tc>
        <w:tc>
          <w:tcPr>
            <w:tcW w:w="619" w:type="pct"/>
            <w:noWrap/>
            <w:hideMark/>
          </w:tcPr>
          <w:p w14:paraId="5EF6CEBA" w14:textId="77777777" w:rsidR="004E4D3F" w:rsidRPr="00EC1FA9" w:rsidRDefault="004E4D3F" w:rsidP="00376EFA">
            <w:r w:rsidRPr="00EC1FA9">
              <w:t>20.2</w:t>
            </w:r>
          </w:p>
        </w:tc>
        <w:tc>
          <w:tcPr>
            <w:tcW w:w="619" w:type="pct"/>
            <w:noWrap/>
            <w:hideMark/>
          </w:tcPr>
          <w:p w14:paraId="3D659CF9" w14:textId="77777777" w:rsidR="004E4D3F" w:rsidRPr="00EC1FA9" w:rsidRDefault="004E4D3F" w:rsidP="00376EFA">
            <w:r w:rsidRPr="00EC1FA9">
              <w:t>25.7</w:t>
            </w:r>
          </w:p>
        </w:tc>
        <w:tc>
          <w:tcPr>
            <w:tcW w:w="616" w:type="pct"/>
            <w:noWrap/>
            <w:hideMark/>
          </w:tcPr>
          <w:p w14:paraId="7E43C968" w14:textId="77777777" w:rsidR="004E4D3F" w:rsidRPr="00EC1FA9" w:rsidRDefault="004E4D3F" w:rsidP="00376EFA">
            <w:r w:rsidRPr="00EC1FA9">
              <w:t>48.1</w:t>
            </w:r>
          </w:p>
        </w:tc>
      </w:tr>
      <w:tr w:rsidR="004E4D3F" w:rsidRPr="00EC1FA9" w14:paraId="75310FDC" w14:textId="77777777" w:rsidTr="00376EFA">
        <w:trPr>
          <w:trHeight w:val="300"/>
        </w:trPr>
        <w:tc>
          <w:tcPr>
            <w:tcW w:w="1288" w:type="pct"/>
            <w:noWrap/>
            <w:hideMark/>
          </w:tcPr>
          <w:p w14:paraId="55B2C580" w14:textId="77777777" w:rsidR="004E4D3F" w:rsidRPr="00EC1FA9" w:rsidRDefault="004E4D3F" w:rsidP="00376EFA">
            <w:r w:rsidRPr="00EC1FA9">
              <w:t>New Mexico</w:t>
            </w:r>
          </w:p>
        </w:tc>
        <w:tc>
          <w:tcPr>
            <w:tcW w:w="619" w:type="pct"/>
            <w:noWrap/>
            <w:hideMark/>
          </w:tcPr>
          <w:p w14:paraId="464FA7F3" w14:textId="77777777" w:rsidR="004E4D3F" w:rsidRPr="00EC1FA9" w:rsidRDefault="004E4D3F" w:rsidP="00376EFA">
            <w:r w:rsidRPr="00EC1FA9">
              <w:t>12.1</w:t>
            </w:r>
          </w:p>
        </w:tc>
        <w:tc>
          <w:tcPr>
            <w:tcW w:w="619" w:type="pct"/>
            <w:noWrap/>
            <w:hideMark/>
          </w:tcPr>
          <w:p w14:paraId="78EAF70E" w14:textId="77777777" w:rsidR="004E4D3F" w:rsidRPr="00EC1FA9" w:rsidRDefault="004E4D3F" w:rsidP="00376EFA">
            <w:r w:rsidRPr="00EC1FA9">
              <w:t>4.7</w:t>
            </w:r>
          </w:p>
        </w:tc>
        <w:tc>
          <w:tcPr>
            <w:tcW w:w="619" w:type="pct"/>
            <w:noWrap/>
            <w:hideMark/>
          </w:tcPr>
          <w:p w14:paraId="6914D5DC" w14:textId="77777777" w:rsidR="004E4D3F" w:rsidRPr="00EC1FA9" w:rsidRDefault="004E4D3F" w:rsidP="00376EFA">
            <w:r w:rsidRPr="00EC1FA9">
              <w:t>7.9</w:t>
            </w:r>
          </w:p>
        </w:tc>
        <w:tc>
          <w:tcPr>
            <w:tcW w:w="619" w:type="pct"/>
            <w:noWrap/>
            <w:hideMark/>
          </w:tcPr>
          <w:p w14:paraId="5F5D49D6" w14:textId="77777777" w:rsidR="004E4D3F" w:rsidRPr="00EC1FA9" w:rsidRDefault="004E4D3F" w:rsidP="00376EFA">
            <w:r w:rsidRPr="00EC1FA9">
              <w:t>11.0</w:t>
            </w:r>
          </w:p>
        </w:tc>
        <w:tc>
          <w:tcPr>
            <w:tcW w:w="619" w:type="pct"/>
            <w:noWrap/>
            <w:hideMark/>
          </w:tcPr>
          <w:p w14:paraId="18E68CAF" w14:textId="77777777" w:rsidR="004E4D3F" w:rsidRPr="00EC1FA9" w:rsidRDefault="004E4D3F" w:rsidP="00376EFA">
            <w:r w:rsidRPr="00EC1FA9">
              <w:t>14.8</w:t>
            </w:r>
          </w:p>
        </w:tc>
        <w:tc>
          <w:tcPr>
            <w:tcW w:w="616" w:type="pct"/>
            <w:noWrap/>
            <w:hideMark/>
          </w:tcPr>
          <w:p w14:paraId="5FAFC54D" w14:textId="77777777" w:rsidR="004E4D3F" w:rsidRPr="00EC1FA9" w:rsidRDefault="004E4D3F" w:rsidP="00376EFA">
            <w:r w:rsidRPr="00EC1FA9">
              <w:t>35.0</w:t>
            </w:r>
          </w:p>
        </w:tc>
      </w:tr>
      <w:tr w:rsidR="004E4D3F" w:rsidRPr="00EC1FA9" w14:paraId="5B2F4B63" w14:textId="77777777" w:rsidTr="00376EFA">
        <w:trPr>
          <w:trHeight w:val="300"/>
        </w:trPr>
        <w:tc>
          <w:tcPr>
            <w:tcW w:w="1288" w:type="pct"/>
            <w:noWrap/>
            <w:hideMark/>
          </w:tcPr>
          <w:p w14:paraId="763A528B" w14:textId="77777777" w:rsidR="004E4D3F" w:rsidRPr="00EC1FA9" w:rsidRDefault="004E4D3F" w:rsidP="00376EFA">
            <w:r w:rsidRPr="00EC1FA9">
              <w:t>New York</w:t>
            </w:r>
          </w:p>
        </w:tc>
        <w:tc>
          <w:tcPr>
            <w:tcW w:w="619" w:type="pct"/>
            <w:noWrap/>
            <w:hideMark/>
          </w:tcPr>
          <w:p w14:paraId="367DA6CB" w14:textId="77777777" w:rsidR="004E4D3F" w:rsidRPr="00EC1FA9" w:rsidRDefault="004E4D3F" w:rsidP="00376EFA">
            <w:r w:rsidRPr="00EC1FA9">
              <w:t>16.6</w:t>
            </w:r>
          </w:p>
        </w:tc>
        <w:tc>
          <w:tcPr>
            <w:tcW w:w="619" w:type="pct"/>
            <w:noWrap/>
            <w:hideMark/>
          </w:tcPr>
          <w:p w14:paraId="0D747CCF" w14:textId="77777777" w:rsidR="004E4D3F" w:rsidRPr="00EC1FA9" w:rsidRDefault="004E4D3F" w:rsidP="00376EFA">
            <w:r w:rsidRPr="00EC1FA9">
              <w:t>3.2</w:t>
            </w:r>
          </w:p>
        </w:tc>
        <w:tc>
          <w:tcPr>
            <w:tcW w:w="619" w:type="pct"/>
            <w:noWrap/>
            <w:hideMark/>
          </w:tcPr>
          <w:p w14:paraId="48E4DA7B" w14:textId="77777777" w:rsidR="004E4D3F" w:rsidRPr="00EC1FA9" w:rsidRDefault="004E4D3F" w:rsidP="00376EFA">
            <w:r w:rsidRPr="00EC1FA9">
              <w:t>8.3</w:t>
            </w:r>
          </w:p>
        </w:tc>
        <w:tc>
          <w:tcPr>
            <w:tcW w:w="619" w:type="pct"/>
            <w:noWrap/>
            <w:hideMark/>
          </w:tcPr>
          <w:p w14:paraId="0E9E6CE4" w14:textId="77777777" w:rsidR="004E4D3F" w:rsidRPr="00EC1FA9" w:rsidRDefault="004E4D3F" w:rsidP="00376EFA">
            <w:r w:rsidRPr="00EC1FA9">
              <w:t>12.4</w:t>
            </w:r>
          </w:p>
        </w:tc>
        <w:tc>
          <w:tcPr>
            <w:tcW w:w="619" w:type="pct"/>
            <w:noWrap/>
            <w:hideMark/>
          </w:tcPr>
          <w:p w14:paraId="6EC40FE3" w14:textId="77777777" w:rsidR="004E4D3F" w:rsidRPr="00EC1FA9" w:rsidRDefault="004E4D3F" w:rsidP="00376EFA">
            <w:r w:rsidRPr="00EC1FA9">
              <w:t>23.9</w:t>
            </w:r>
          </w:p>
        </w:tc>
        <w:tc>
          <w:tcPr>
            <w:tcW w:w="616" w:type="pct"/>
            <w:noWrap/>
            <w:hideMark/>
          </w:tcPr>
          <w:p w14:paraId="72A265FB" w14:textId="77777777" w:rsidR="004E4D3F" w:rsidRPr="00EC1FA9" w:rsidRDefault="004E4D3F" w:rsidP="00376EFA">
            <w:r w:rsidRPr="00EC1FA9">
              <w:t>48.7</w:t>
            </w:r>
          </w:p>
        </w:tc>
      </w:tr>
      <w:tr w:rsidR="004E4D3F" w:rsidRPr="00EC1FA9" w14:paraId="6AE55DB2" w14:textId="77777777" w:rsidTr="00376EFA">
        <w:trPr>
          <w:trHeight w:val="300"/>
        </w:trPr>
        <w:tc>
          <w:tcPr>
            <w:tcW w:w="1288" w:type="pct"/>
            <w:noWrap/>
            <w:hideMark/>
          </w:tcPr>
          <w:p w14:paraId="406C02E3" w14:textId="77777777" w:rsidR="004E4D3F" w:rsidRPr="00EC1FA9" w:rsidRDefault="004E4D3F" w:rsidP="00376EFA">
            <w:r w:rsidRPr="00EC1FA9">
              <w:t>North Carolina</w:t>
            </w:r>
          </w:p>
        </w:tc>
        <w:tc>
          <w:tcPr>
            <w:tcW w:w="619" w:type="pct"/>
            <w:noWrap/>
            <w:hideMark/>
          </w:tcPr>
          <w:p w14:paraId="0AB783DA" w14:textId="77777777" w:rsidR="004E4D3F" w:rsidRPr="00EC1FA9" w:rsidRDefault="004E4D3F" w:rsidP="00376EFA">
            <w:r w:rsidRPr="00EC1FA9">
              <w:t>11.0</w:t>
            </w:r>
          </w:p>
        </w:tc>
        <w:tc>
          <w:tcPr>
            <w:tcW w:w="619" w:type="pct"/>
            <w:noWrap/>
            <w:hideMark/>
          </w:tcPr>
          <w:p w14:paraId="3D49FD50" w14:textId="77777777" w:rsidR="004E4D3F" w:rsidRPr="00EC1FA9" w:rsidRDefault="004E4D3F" w:rsidP="00376EFA">
            <w:r w:rsidRPr="00EC1FA9">
              <w:t>3.2</w:t>
            </w:r>
          </w:p>
        </w:tc>
        <w:tc>
          <w:tcPr>
            <w:tcW w:w="619" w:type="pct"/>
            <w:noWrap/>
            <w:hideMark/>
          </w:tcPr>
          <w:p w14:paraId="5A87CBF7" w14:textId="77777777" w:rsidR="004E4D3F" w:rsidRPr="00EC1FA9" w:rsidRDefault="004E4D3F" w:rsidP="00376EFA">
            <w:r w:rsidRPr="00EC1FA9">
              <w:t>8.0</w:t>
            </w:r>
          </w:p>
        </w:tc>
        <w:tc>
          <w:tcPr>
            <w:tcW w:w="619" w:type="pct"/>
            <w:noWrap/>
            <w:hideMark/>
          </w:tcPr>
          <w:p w14:paraId="26A89DC5" w14:textId="77777777" w:rsidR="004E4D3F" w:rsidRPr="00EC1FA9" w:rsidRDefault="004E4D3F" w:rsidP="00376EFA">
            <w:r w:rsidRPr="00EC1FA9">
              <w:t>10.4</w:t>
            </w:r>
          </w:p>
        </w:tc>
        <w:tc>
          <w:tcPr>
            <w:tcW w:w="619" w:type="pct"/>
            <w:noWrap/>
            <w:hideMark/>
          </w:tcPr>
          <w:p w14:paraId="2DB95CA5" w14:textId="77777777" w:rsidR="004E4D3F" w:rsidRPr="00EC1FA9" w:rsidRDefault="004E4D3F" w:rsidP="00376EFA">
            <w:r w:rsidRPr="00EC1FA9">
              <w:t>13.5</w:t>
            </w:r>
          </w:p>
        </w:tc>
        <w:tc>
          <w:tcPr>
            <w:tcW w:w="616" w:type="pct"/>
            <w:noWrap/>
            <w:hideMark/>
          </w:tcPr>
          <w:p w14:paraId="3B23E3C2" w14:textId="77777777" w:rsidR="004E4D3F" w:rsidRPr="00EC1FA9" w:rsidRDefault="004E4D3F" w:rsidP="00376EFA">
            <w:r w:rsidRPr="00EC1FA9">
              <w:t>31.1</w:t>
            </w:r>
          </w:p>
        </w:tc>
      </w:tr>
      <w:tr w:rsidR="004E4D3F" w:rsidRPr="00EC1FA9" w14:paraId="312819F6" w14:textId="77777777" w:rsidTr="00376EFA">
        <w:trPr>
          <w:trHeight w:val="300"/>
        </w:trPr>
        <w:tc>
          <w:tcPr>
            <w:tcW w:w="1288" w:type="pct"/>
            <w:noWrap/>
            <w:hideMark/>
          </w:tcPr>
          <w:p w14:paraId="7C4855CB" w14:textId="77777777" w:rsidR="004E4D3F" w:rsidRPr="00EC1FA9" w:rsidRDefault="004E4D3F" w:rsidP="00376EFA">
            <w:r w:rsidRPr="00EC1FA9">
              <w:t>North Dakota</w:t>
            </w:r>
          </w:p>
        </w:tc>
        <w:tc>
          <w:tcPr>
            <w:tcW w:w="619" w:type="pct"/>
            <w:noWrap/>
            <w:hideMark/>
          </w:tcPr>
          <w:p w14:paraId="7E104EBE" w14:textId="77777777" w:rsidR="004E4D3F" w:rsidRPr="00EC1FA9" w:rsidRDefault="004E4D3F" w:rsidP="00376EFA">
            <w:r w:rsidRPr="00EC1FA9">
              <w:t>5.4</w:t>
            </w:r>
          </w:p>
        </w:tc>
        <w:tc>
          <w:tcPr>
            <w:tcW w:w="619" w:type="pct"/>
            <w:noWrap/>
            <w:hideMark/>
          </w:tcPr>
          <w:p w14:paraId="52A9D4EB" w14:textId="77777777" w:rsidR="004E4D3F" w:rsidRPr="00EC1FA9" w:rsidRDefault="004E4D3F" w:rsidP="00376EFA">
            <w:r w:rsidRPr="00EC1FA9">
              <w:t>2.1</w:t>
            </w:r>
          </w:p>
        </w:tc>
        <w:tc>
          <w:tcPr>
            <w:tcW w:w="619" w:type="pct"/>
            <w:noWrap/>
            <w:hideMark/>
          </w:tcPr>
          <w:p w14:paraId="585A2BFD" w14:textId="77777777" w:rsidR="004E4D3F" w:rsidRPr="00EC1FA9" w:rsidRDefault="004E4D3F" w:rsidP="00376EFA">
            <w:r w:rsidRPr="00EC1FA9">
              <w:t>3.3</w:t>
            </w:r>
          </w:p>
        </w:tc>
        <w:tc>
          <w:tcPr>
            <w:tcW w:w="619" w:type="pct"/>
            <w:noWrap/>
            <w:hideMark/>
          </w:tcPr>
          <w:p w14:paraId="165662FA" w14:textId="77777777" w:rsidR="004E4D3F" w:rsidRPr="00EC1FA9" w:rsidRDefault="004E4D3F" w:rsidP="00376EFA">
            <w:r w:rsidRPr="00EC1FA9">
              <w:t>4.0</w:t>
            </w:r>
          </w:p>
        </w:tc>
        <w:tc>
          <w:tcPr>
            <w:tcW w:w="619" w:type="pct"/>
            <w:noWrap/>
            <w:hideMark/>
          </w:tcPr>
          <w:p w14:paraId="0B1FD10A" w14:textId="77777777" w:rsidR="004E4D3F" w:rsidRPr="00EC1FA9" w:rsidRDefault="004E4D3F" w:rsidP="00376EFA">
            <w:r w:rsidRPr="00EC1FA9">
              <w:t>6.9</w:t>
            </w:r>
          </w:p>
        </w:tc>
        <w:tc>
          <w:tcPr>
            <w:tcW w:w="616" w:type="pct"/>
            <w:noWrap/>
            <w:hideMark/>
          </w:tcPr>
          <w:p w14:paraId="5EA3134B" w14:textId="77777777" w:rsidR="004E4D3F" w:rsidRPr="00EC1FA9" w:rsidRDefault="004E4D3F" w:rsidP="00376EFA">
            <w:r w:rsidRPr="00EC1FA9">
              <w:t>17.6</w:t>
            </w:r>
          </w:p>
        </w:tc>
      </w:tr>
      <w:tr w:rsidR="004E4D3F" w:rsidRPr="00EC1FA9" w14:paraId="7D380D0D" w14:textId="77777777" w:rsidTr="00376EFA">
        <w:trPr>
          <w:trHeight w:val="300"/>
        </w:trPr>
        <w:tc>
          <w:tcPr>
            <w:tcW w:w="1288" w:type="pct"/>
            <w:noWrap/>
            <w:hideMark/>
          </w:tcPr>
          <w:p w14:paraId="6A78B38D" w14:textId="77777777" w:rsidR="004E4D3F" w:rsidRPr="00EC1FA9" w:rsidRDefault="004E4D3F" w:rsidP="00376EFA">
            <w:r w:rsidRPr="00EC1FA9">
              <w:t>Ohio</w:t>
            </w:r>
          </w:p>
        </w:tc>
        <w:tc>
          <w:tcPr>
            <w:tcW w:w="619" w:type="pct"/>
            <w:noWrap/>
            <w:hideMark/>
          </w:tcPr>
          <w:p w14:paraId="338D297A" w14:textId="77777777" w:rsidR="004E4D3F" w:rsidRPr="00EC1FA9" w:rsidRDefault="004E4D3F" w:rsidP="00376EFA">
            <w:r w:rsidRPr="00EC1FA9">
              <w:t>14.3</w:t>
            </w:r>
          </w:p>
        </w:tc>
        <w:tc>
          <w:tcPr>
            <w:tcW w:w="619" w:type="pct"/>
            <w:noWrap/>
            <w:hideMark/>
          </w:tcPr>
          <w:p w14:paraId="497CED75" w14:textId="77777777" w:rsidR="004E4D3F" w:rsidRPr="00EC1FA9" w:rsidRDefault="004E4D3F" w:rsidP="00376EFA">
            <w:r w:rsidRPr="00EC1FA9">
              <w:t>7.5</w:t>
            </w:r>
          </w:p>
        </w:tc>
        <w:tc>
          <w:tcPr>
            <w:tcW w:w="619" w:type="pct"/>
            <w:noWrap/>
            <w:hideMark/>
          </w:tcPr>
          <w:p w14:paraId="58AE8DED" w14:textId="77777777" w:rsidR="004E4D3F" w:rsidRPr="00EC1FA9" w:rsidRDefault="004E4D3F" w:rsidP="00376EFA">
            <w:r w:rsidRPr="00EC1FA9">
              <w:t>10.7</w:t>
            </w:r>
          </w:p>
        </w:tc>
        <w:tc>
          <w:tcPr>
            <w:tcW w:w="619" w:type="pct"/>
            <w:noWrap/>
            <w:hideMark/>
          </w:tcPr>
          <w:p w14:paraId="3B879092" w14:textId="77777777" w:rsidR="004E4D3F" w:rsidRPr="00EC1FA9" w:rsidRDefault="004E4D3F" w:rsidP="00376EFA">
            <w:r w:rsidRPr="00EC1FA9">
              <w:t>13.6</w:t>
            </w:r>
          </w:p>
        </w:tc>
        <w:tc>
          <w:tcPr>
            <w:tcW w:w="619" w:type="pct"/>
            <w:noWrap/>
            <w:hideMark/>
          </w:tcPr>
          <w:p w14:paraId="5AC1F1DA" w14:textId="77777777" w:rsidR="004E4D3F" w:rsidRPr="00EC1FA9" w:rsidRDefault="004E4D3F" w:rsidP="00376EFA">
            <w:r w:rsidRPr="00EC1FA9">
              <w:t>17.3</w:t>
            </w:r>
          </w:p>
        </w:tc>
        <w:tc>
          <w:tcPr>
            <w:tcW w:w="616" w:type="pct"/>
            <w:noWrap/>
            <w:hideMark/>
          </w:tcPr>
          <w:p w14:paraId="5D68169A" w14:textId="77777777" w:rsidR="004E4D3F" w:rsidRPr="00EC1FA9" w:rsidRDefault="004E4D3F" w:rsidP="00376EFA">
            <w:r w:rsidRPr="00EC1FA9">
              <w:t>35.2</w:t>
            </w:r>
          </w:p>
        </w:tc>
      </w:tr>
      <w:tr w:rsidR="004E4D3F" w:rsidRPr="00EC1FA9" w14:paraId="55E36E79" w14:textId="77777777" w:rsidTr="00376EFA">
        <w:trPr>
          <w:trHeight w:val="300"/>
        </w:trPr>
        <w:tc>
          <w:tcPr>
            <w:tcW w:w="1288" w:type="pct"/>
            <w:noWrap/>
            <w:hideMark/>
          </w:tcPr>
          <w:p w14:paraId="6A599645" w14:textId="77777777" w:rsidR="004E4D3F" w:rsidRPr="00EC1FA9" w:rsidRDefault="004E4D3F" w:rsidP="00376EFA">
            <w:r w:rsidRPr="00EC1FA9">
              <w:t>Oklahoma</w:t>
            </w:r>
          </w:p>
        </w:tc>
        <w:tc>
          <w:tcPr>
            <w:tcW w:w="619" w:type="pct"/>
            <w:noWrap/>
            <w:hideMark/>
          </w:tcPr>
          <w:p w14:paraId="09E6BA4C" w14:textId="77777777" w:rsidR="004E4D3F" w:rsidRPr="00EC1FA9" w:rsidRDefault="004E4D3F" w:rsidP="00376EFA">
            <w:r w:rsidRPr="00EC1FA9">
              <w:t>10.4</w:t>
            </w:r>
          </w:p>
        </w:tc>
        <w:tc>
          <w:tcPr>
            <w:tcW w:w="619" w:type="pct"/>
            <w:noWrap/>
            <w:hideMark/>
          </w:tcPr>
          <w:p w14:paraId="7385B84B" w14:textId="77777777" w:rsidR="004E4D3F" w:rsidRPr="00EC1FA9" w:rsidRDefault="004E4D3F" w:rsidP="00376EFA">
            <w:r w:rsidRPr="00EC1FA9">
              <w:t>4.1</w:t>
            </w:r>
          </w:p>
        </w:tc>
        <w:tc>
          <w:tcPr>
            <w:tcW w:w="619" w:type="pct"/>
            <w:noWrap/>
            <w:hideMark/>
          </w:tcPr>
          <w:p w14:paraId="6BFC0869" w14:textId="77777777" w:rsidR="004E4D3F" w:rsidRPr="00EC1FA9" w:rsidRDefault="004E4D3F" w:rsidP="00376EFA">
            <w:r w:rsidRPr="00EC1FA9">
              <w:t>7.0</w:t>
            </w:r>
          </w:p>
        </w:tc>
        <w:tc>
          <w:tcPr>
            <w:tcW w:w="619" w:type="pct"/>
            <w:noWrap/>
            <w:hideMark/>
          </w:tcPr>
          <w:p w14:paraId="3EDB8507" w14:textId="77777777" w:rsidR="004E4D3F" w:rsidRPr="00EC1FA9" w:rsidRDefault="004E4D3F" w:rsidP="00376EFA">
            <w:r w:rsidRPr="00EC1FA9">
              <w:t>9.5</w:t>
            </w:r>
          </w:p>
        </w:tc>
        <w:tc>
          <w:tcPr>
            <w:tcW w:w="619" w:type="pct"/>
            <w:noWrap/>
            <w:hideMark/>
          </w:tcPr>
          <w:p w14:paraId="068B3224" w14:textId="77777777" w:rsidR="004E4D3F" w:rsidRPr="00EC1FA9" w:rsidRDefault="004E4D3F" w:rsidP="00376EFA">
            <w:r w:rsidRPr="00EC1FA9">
              <w:t>13.1</w:t>
            </w:r>
          </w:p>
        </w:tc>
        <w:tc>
          <w:tcPr>
            <w:tcW w:w="616" w:type="pct"/>
            <w:noWrap/>
            <w:hideMark/>
          </w:tcPr>
          <w:p w14:paraId="250F4554" w14:textId="77777777" w:rsidR="004E4D3F" w:rsidRPr="00EC1FA9" w:rsidRDefault="004E4D3F" w:rsidP="00376EFA">
            <w:r w:rsidRPr="00EC1FA9">
              <w:t>28.5</w:t>
            </w:r>
          </w:p>
        </w:tc>
      </w:tr>
      <w:tr w:rsidR="004E4D3F" w:rsidRPr="00EC1FA9" w14:paraId="6974B19A" w14:textId="77777777" w:rsidTr="00376EFA">
        <w:trPr>
          <w:trHeight w:val="300"/>
        </w:trPr>
        <w:tc>
          <w:tcPr>
            <w:tcW w:w="1288" w:type="pct"/>
            <w:noWrap/>
            <w:hideMark/>
          </w:tcPr>
          <w:p w14:paraId="1111F253" w14:textId="77777777" w:rsidR="004E4D3F" w:rsidRPr="00EC1FA9" w:rsidRDefault="004E4D3F" w:rsidP="00376EFA">
            <w:r w:rsidRPr="00EC1FA9">
              <w:t>Oregon</w:t>
            </w:r>
          </w:p>
        </w:tc>
        <w:tc>
          <w:tcPr>
            <w:tcW w:w="619" w:type="pct"/>
            <w:noWrap/>
            <w:hideMark/>
          </w:tcPr>
          <w:p w14:paraId="788A0FDF" w14:textId="77777777" w:rsidR="004E4D3F" w:rsidRPr="00EC1FA9" w:rsidRDefault="004E4D3F" w:rsidP="00376EFA">
            <w:r w:rsidRPr="00EC1FA9">
              <w:t>11.1</w:t>
            </w:r>
          </w:p>
        </w:tc>
        <w:tc>
          <w:tcPr>
            <w:tcW w:w="619" w:type="pct"/>
            <w:noWrap/>
            <w:hideMark/>
          </w:tcPr>
          <w:p w14:paraId="638FE747" w14:textId="77777777" w:rsidR="004E4D3F" w:rsidRPr="00EC1FA9" w:rsidRDefault="004E4D3F" w:rsidP="00376EFA">
            <w:r w:rsidRPr="00EC1FA9">
              <w:t>1.5</w:t>
            </w:r>
          </w:p>
        </w:tc>
        <w:tc>
          <w:tcPr>
            <w:tcW w:w="619" w:type="pct"/>
            <w:noWrap/>
            <w:hideMark/>
          </w:tcPr>
          <w:p w14:paraId="22A88602" w14:textId="77777777" w:rsidR="004E4D3F" w:rsidRPr="00EC1FA9" w:rsidRDefault="004E4D3F" w:rsidP="00376EFA">
            <w:r w:rsidRPr="00EC1FA9">
              <w:t>7.0</w:t>
            </w:r>
          </w:p>
        </w:tc>
        <w:tc>
          <w:tcPr>
            <w:tcW w:w="619" w:type="pct"/>
            <w:noWrap/>
            <w:hideMark/>
          </w:tcPr>
          <w:p w14:paraId="3629ADD4" w14:textId="77777777" w:rsidR="004E4D3F" w:rsidRPr="00EC1FA9" w:rsidRDefault="004E4D3F" w:rsidP="00376EFA">
            <w:r w:rsidRPr="00EC1FA9">
              <w:t>10.1</w:t>
            </w:r>
          </w:p>
        </w:tc>
        <w:tc>
          <w:tcPr>
            <w:tcW w:w="619" w:type="pct"/>
            <w:noWrap/>
            <w:hideMark/>
          </w:tcPr>
          <w:p w14:paraId="77FE7335" w14:textId="77777777" w:rsidR="004E4D3F" w:rsidRPr="00EC1FA9" w:rsidRDefault="004E4D3F" w:rsidP="00376EFA">
            <w:r w:rsidRPr="00EC1FA9">
              <w:t>14.3</w:t>
            </w:r>
          </w:p>
        </w:tc>
        <w:tc>
          <w:tcPr>
            <w:tcW w:w="616" w:type="pct"/>
            <w:noWrap/>
            <w:hideMark/>
          </w:tcPr>
          <w:p w14:paraId="7796A63F" w14:textId="77777777" w:rsidR="004E4D3F" w:rsidRPr="00EC1FA9" w:rsidRDefault="004E4D3F" w:rsidP="00376EFA">
            <w:r w:rsidRPr="00EC1FA9">
              <w:t>31.0</w:t>
            </w:r>
          </w:p>
        </w:tc>
      </w:tr>
      <w:tr w:rsidR="004E4D3F" w:rsidRPr="00EC1FA9" w14:paraId="236F7335" w14:textId="77777777" w:rsidTr="00376EFA">
        <w:trPr>
          <w:trHeight w:val="300"/>
        </w:trPr>
        <w:tc>
          <w:tcPr>
            <w:tcW w:w="1288" w:type="pct"/>
            <w:noWrap/>
            <w:hideMark/>
          </w:tcPr>
          <w:p w14:paraId="3CCE3E62" w14:textId="77777777" w:rsidR="004E4D3F" w:rsidRPr="00EC1FA9" w:rsidRDefault="004E4D3F" w:rsidP="00376EFA">
            <w:r w:rsidRPr="00EC1FA9">
              <w:t>Pennsylvania</w:t>
            </w:r>
          </w:p>
        </w:tc>
        <w:tc>
          <w:tcPr>
            <w:tcW w:w="619" w:type="pct"/>
            <w:noWrap/>
            <w:hideMark/>
          </w:tcPr>
          <w:p w14:paraId="4F3BFC7C" w14:textId="77777777" w:rsidR="004E4D3F" w:rsidRPr="00EC1FA9" w:rsidRDefault="004E4D3F" w:rsidP="00376EFA">
            <w:r w:rsidRPr="00EC1FA9">
              <w:t>16.6</w:t>
            </w:r>
          </w:p>
        </w:tc>
        <w:tc>
          <w:tcPr>
            <w:tcW w:w="619" w:type="pct"/>
            <w:noWrap/>
            <w:hideMark/>
          </w:tcPr>
          <w:p w14:paraId="4B51F471" w14:textId="77777777" w:rsidR="004E4D3F" w:rsidRPr="00EC1FA9" w:rsidRDefault="004E4D3F" w:rsidP="00376EFA">
            <w:r w:rsidRPr="00EC1FA9">
              <w:t>6.4</w:t>
            </w:r>
          </w:p>
        </w:tc>
        <w:tc>
          <w:tcPr>
            <w:tcW w:w="619" w:type="pct"/>
            <w:noWrap/>
            <w:hideMark/>
          </w:tcPr>
          <w:p w14:paraId="221B7343" w14:textId="77777777" w:rsidR="004E4D3F" w:rsidRPr="00EC1FA9" w:rsidRDefault="004E4D3F" w:rsidP="00376EFA">
            <w:r w:rsidRPr="00EC1FA9">
              <w:t>12.2</w:t>
            </w:r>
          </w:p>
        </w:tc>
        <w:tc>
          <w:tcPr>
            <w:tcW w:w="619" w:type="pct"/>
            <w:noWrap/>
            <w:hideMark/>
          </w:tcPr>
          <w:p w14:paraId="12218D83" w14:textId="77777777" w:rsidR="004E4D3F" w:rsidRPr="00EC1FA9" w:rsidRDefault="004E4D3F" w:rsidP="00376EFA">
            <w:r w:rsidRPr="00EC1FA9">
              <w:t>15.5</w:t>
            </w:r>
          </w:p>
        </w:tc>
        <w:tc>
          <w:tcPr>
            <w:tcW w:w="619" w:type="pct"/>
            <w:noWrap/>
            <w:hideMark/>
          </w:tcPr>
          <w:p w14:paraId="2C3E8899" w14:textId="77777777" w:rsidR="004E4D3F" w:rsidRPr="00EC1FA9" w:rsidRDefault="004E4D3F" w:rsidP="00376EFA">
            <w:r w:rsidRPr="00EC1FA9">
              <w:t>20.1</w:t>
            </w:r>
          </w:p>
        </w:tc>
        <w:tc>
          <w:tcPr>
            <w:tcW w:w="616" w:type="pct"/>
            <w:noWrap/>
            <w:hideMark/>
          </w:tcPr>
          <w:p w14:paraId="760B1D49" w14:textId="77777777" w:rsidR="004E4D3F" w:rsidRPr="00EC1FA9" w:rsidRDefault="004E4D3F" w:rsidP="00376EFA">
            <w:r w:rsidRPr="00EC1FA9">
              <w:t>43.7</w:t>
            </w:r>
          </w:p>
        </w:tc>
      </w:tr>
      <w:tr w:rsidR="004E4D3F" w:rsidRPr="00EC1FA9" w14:paraId="3699515D" w14:textId="77777777" w:rsidTr="00376EFA">
        <w:trPr>
          <w:trHeight w:val="300"/>
        </w:trPr>
        <w:tc>
          <w:tcPr>
            <w:tcW w:w="1288" w:type="pct"/>
            <w:noWrap/>
            <w:hideMark/>
          </w:tcPr>
          <w:p w14:paraId="05A36B22" w14:textId="77777777" w:rsidR="004E4D3F" w:rsidRPr="00EC1FA9" w:rsidRDefault="004E4D3F" w:rsidP="00376EFA">
            <w:r w:rsidRPr="00EC1FA9">
              <w:t>Rhode Island</w:t>
            </w:r>
          </w:p>
        </w:tc>
        <w:tc>
          <w:tcPr>
            <w:tcW w:w="619" w:type="pct"/>
            <w:noWrap/>
            <w:hideMark/>
          </w:tcPr>
          <w:p w14:paraId="6951B7A3" w14:textId="77777777" w:rsidR="004E4D3F" w:rsidRPr="00EC1FA9" w:rsidRDefault="004E4D3F" w:rsidP="00376EFA">
            <w:r w:rsidRPr="00EC1FA9">
              <w:t>13.8</w:t>
            </w:r>
          </w:p>
        </w:tc>
        <w:tc>
          <w:tcPr>
            <w:tcW w:w="619" w:type="pct"/>
            <w:noWrap/>
            <w:hideMark/>
          </w:tcPr>
          <w:p w14:paraId="7EFEE292" w14:textId="77777777" w:rsidR="004E4D3F" w:rsidRPr="00EC1FA9" w:rsidRDefault="004E4D3F" w:rsidP="00376EFA">
            <w:r w:rsidRPr="00EC1FA9">
              <w:t>5.9</w:t>
            </w:r>
          </w:p>
        </w:tc>
        <w:tc>
          <w:tcPr>
            <w:tcW w:w="619" w:type="pct"/>
            <w:noWrap/>
            <w:hideMark/>
          </w:tcPr>
          <w:p w14:paraId="1346ECA2" w14:textId="77777777" w:rsidR="004E4D3F" w:rsidRPr="00EC1FA9" w:rsidRDefault="004E4D3F" w:rsidP="00376EFA">
            <w:r w:rsidRPr="00EC1FA9">
              <w:t>11.1</w:t>
            </w:r>
          </w:p>
        </w:tc>
        <w:tc>
          <w:tcPr>
            <w:tcW w:w="619" w:type="pct"/>
            <w:noWrap/>
            <w:hideMark/>
          </w:tcPr>
          <w:p w14:paraId="22F0C46A" w14:textId="77777777" w:rsidR="004E4D3F" w:rsidRPr="00EC1FA9" w:rsidRDefault="004E4D3F" w:rsidP="00376EFA">
            <w:r w:rsidRPr="00EC1FA9">
              <w:t>13.7</w:t>
            </w:r>
          </w:p>
        </w:tc>
        <w:tc>
          <w:tcPr>
            <w:tcW w:w="619" w:type="pct"/>
            <w:noWrap/>
            <w:hideMark/>
          </w:tcPr>
          <w:p w14:paraId="09ABEDE1" w14:textId="77777777" w:rsidR="004E4D3F" w:rsidRPr="00EC1FA9" w:rsidRDefault="004E4D3F" w:rsidP="00376EFA">
            <w:r w:rsidRPr="00EC1FA9">
              <w:t>16.2</w:t>
            </w:r>
          </w:p>
        </w:tc>
        <w:tc>
          <w:tcPr>
            <w:tcW w:w="616" w:type="pct"/>
            <w:noWrap/>
            <w:hideMark/>
          </w:tcPr>
          <w:p w14:paraId="23D17C46" w14:textId="77777777" w:rsidR="004E4D3F" w:rsidRPr="00EC1FA9" w:rsidRDefault="004E4D3F" w:rsidP="00376EFA">
            <w:r w:rsidRPr="00EC1FA9">
              <w:t>29.2</w:t>
            </w:r>
          </w:p>
        </w:tc>
      </w:tr>
      <w:tr w:rsidR="004E4D3F" w:rsidRPr="00EC1FA9" w14:paraId="4F8CA0E1" w14:textId="77777777" w:rsidTr="00376EFA">
        <w:trPr>
          <w:trHeight w:val="300"/>
        </w:trPr>
        <w:tc>
          <w:tcPr>
            <w:tcW w:w="1288" w:type="pct"/>
            <w:noWrap/>
            <w:hideMark/>
          </w:tcPr>
          <w:p w14:paraId="32D31EA6" w14:textId="77777777" w:rsidR="004E4D3F" w:rsidRPr="00EC1FA9" w:rsidRDefault="004E4D3F" w:rsidP="00376EFA">
            <w:r w:rsidRPr="00EC1FA9">
              <w:t>South Carolina</w:t>
            </w:r>
          </w:p>
        </w:tc>
        <w:tc>
          <w:tcPr>
            <w:tcW w:w="619" w:type="pct"/>
            <w:noWrap/>
            <w:hideMark/>
          </w:tcPr>
          <w:p w14:paraId="684B932E" w14:textId="77777777" w:rsidR="004E4D3F" w:rsidRPr="00EC1FA9" w:rsidRDefault="004E4D3F" w:rsidP="00376EFA">
            <w:r w:rsidRPr="00EC1FA9">
              <w:t>9.4</w:t>
            </w:r>
          </w:p>
        </w:tc>
        <w:tc>
          <w:tcPr>
            <w:tcW w:w="619" w:type="pct"/>
            <w:noWrap/>
            <w:hideMark/>
          </w:tcPr>
          <w:p w14:paraId="365A337D" w14:textId="77777777" w:rsidR="004E4D3F" w:rsidRPr="00EC1FA9" w:rsidRDefault="004E4D3F" w:rsidP="00376EFA">
            <w:r w:rsidRPr="00EC1FA9">
              <w:t>3.3</w:t>
            </w:r>
          </w:p>
        </w:tc>
        <w:tc>
          <w:tcPr>
            <w:tcW w:w="619" w:type="pct"/>
            <w:noWrap/>
            <w:hideMark/>
          </w:tcPr>
          <w:p w14:paraId="3D760BD7" w14:textId="77777777" w:rsidR="004E4D3F" w:rsidRPr="00EC1FA9" w:rsidRDefault="004E4D3F" w:rsidP="00376EFA">
            <w:r w:rsidRPr="00EC1FA9">
              <w:t>6.4</w:t>
            </w:r>
          </w:p>
        </w:tc>
        <w:tc>
          <w:tcPr>
            <w:tcW w:w="619" w:type="pct"/>
            <w:noWrap/>
            <w:hideMark/>
          </w:tcPr>
          <w:p w14:paraId="74B1113E" w14:textId="77777777" w:rsidR="004E4D3F" w:rsidRPr="00EC1FA9" w:rsidRDefault="004E4D3F" w:rsidP="00376EFA">
            <w:r w:rsidRPr="00EC1FA9">
              <w:t>8.9</w:t>
            </w:r>
          </w:p>
        </w:tc>
        <w:tc>
          <w:tcPr>
            <w:tcW w:w="619" w:type="pct"/>
            <w:noWrap/>
            <w:hideMark/>
          </w:tcPr>
          <w:p w14:paraId="47EF6512" w14:textId="77777777" w:rsidR="004E4D3F" w:rsidRPr="00EC1FA9" w:rsidRDefault="004E4D3F" w:rsidP="00376EFA">
            <w:r w:rsidRPr="00EC1FA9">
              <w:t>11.9</w:t>
            </w:r>
          </w:p>
        </w:tc>
        <w:tc>
          <w:tcPr>
            <w:tcW w:w="616" w:type="pct"/>
            <w:noWrap/>
            <w:hideMark/>
          </w:tcPr>
          <w:p w14:paraId="46052C98" w14:textId="77777777" w:rsidR="004E4D3F" w:rsidRPr="00EC1FA9" w:rsidRDefault="004E4D3F" w:rsidP="00376EFA">
            <w:r w:rsidRPr="00EC1FA9">
              <w:t>25.1</w:t>
            </w:r>
          </w:p>
        </w:tc>
      </w:tr>
      <w:tr w:rsidR="004E4D3F" w:rsidRPr="00EC1FA9" w14:paraId="5FB6FA8C" w14:textId="77777777" w:rsidTr="00376EFA">
        <w:trPr>
          <w:trHeight w:val="300"/>
        </w:trPr>
        <w:tc>
          <w:tcPr>
            <w:tcW w:w="1288" w:type="pct"/>
            <w:noWrap/>
            <w:hideMark/>
          </w:tcPr>
          <w:p w14:paraId="6104B386" w14:textId="77777777" w:rsidR="004E4D3F" w:rsidRPr="00EC1FA9" w:rsidRDefault="004E4D3F" w:rsidP="00376EFA">
            <w:r w:rsidRPr="00EC1FA9">
              <w:t>South Dakota</w:t>
            </w:r>
          </w:p>
        </w:tc>
        <w:tc>
          <w:tcPr>
            <w:tcW w:w="619" w:type="pct"/>
            <w:noWrap/>
            <w:hideMark/>
          </w:tcPr>
          <w:p w14:paraId="0C680914" w14:textId="77777777" w:rsidR="004E4D3F" w:rsidRPr="00EC1FA9" w:rsidRDefault="004E4D3F" w:rsidP="00376EFA">
            <w:r w:rsidRPr="00EC1FA9">
              <w:t>5.2</w:t>
            </w:r>
          </w:p>
        </w:tc>
        <w:tc>
          <w:tcPr>
            <w:tcW w:w="619" w:type="pct"/>
            <w:noWrap/>
            <w:hideMark/>
          </w:tcPr>
          <w:p w14:paraId="0E30FF3D" w14:textId="77777777" w:rsidR="004E4D3F" w:rsidRPr="00EC1FA9" w:rsidRDefault="004E4D3F" w:rsidP="00376EFA">
            <w:r w:rsidRPr="00EC1FA9">
              <w:t>1.8</w:t>
            </w:r>
          </w:p>
        </w:tc>
        <w:tc>
          <w:tcPr>
            <w:tcW w:w="619" w:type="pct"/>
            <w:noWrap/>
            <w:hideMark/>
          </w:tcPr>
          <w:p w14:paraId="08BC78C4" w14:textId="77777777" w:rsidR="004E4D3F" w:rsidRPr="00EC1FA9" w:rsidRDefault="004E4D3F" w:rsidP="00376EFA">
            <w:r w:rsidRPr="00EC1FA9">
              <w:t>3.3</w:t>
            </w:r>
          </w:p>
        </w:tc>
        <w:tc>
          <w:tcPr>
            <w:tcW w:w="619" w:type="pct"/>
            <w:noWrap/>
            <w:hideMark/>
          </w:tcPr>
          <w:p w14:paraId="4171B41F" w14:textId="77777777" w:rsidR="004E4D3F" w:rsidRPr="00EC1FA9" w:rsidRDefault="004E4D3F" w:rsidP="00376EFA">
            <w:r w:rsidRPr="00EC1FA9">
              <w:t>4.2</w:t>
            </w:r>
          </w:p>
        </w:tc>
        <w:tc>
          <w:tcPr>
            <w:tcW w:w="619" w:type="pct"/>
            <w:noWrap/>
            <w:hideMark/>
          </w:tcPr>
          <w:p w14:paraId="4217D697" w14:textId="77777777" w:rsidR="004E4D3F" w:rsidRPr="00EC1FA9" w:rsidRDefault="004E4D3F" w:rsidP="00376EFA">
            <w:r w:rsidRPr="00EC1FA9">
              <w:t>6.7</w:t>
            </w:r>
          </w:p>
        </w:tc>
        <w:tc>
          <w:tcPr>
            <w:tcW w:w="616" w:type="pct"/>
            <w:noWrap/>
            <w:hideMark/>
          </w:tcPr>
          <w:p w14:paraId="279023B7" w14:textId="77777777" w:rsidR="004E4D3F" w:rsidRPr="00EC1FA9" w:rsidRDefault="004E4D3F" w:rsidP="00376EFA">
            <w:r w:rsidRPr="00EC1FA9">
              <w:t>15.8</w:t>
            </w:r>
          </w:p>
        </w:tc>
      </w:tr>
      <w:tr w:rsidR="004E4D3F" w:rsidRPr="00EC1FA9" w14:paraId="6E38785D" w14:textId="77777777" w:rsidTr="00376EFA">
        <w:trPr>
          <w:trHeight w:val="300"/>
        </w:trPr>
        <w:tc>
          <w:tcPr>
            <w:tcW w:w="1288" w:type="pct"/>
            <w:noWrap/>
            <w:hideMark/>
          </w:tcPr>
          <w:p w14:paraId="09B6A940" w14:textId="77777777" w:rsidR="004E4D3F" w:rsidRPr="00EC1FA9" w:rsidRDefault="004E4D3F" w:rsidP="00376EFA">
            <w:r w:rsidRPr="00EC1FA9">
              <w:t>Tennessee</w:t>
            </w:r>
          </w:p>
        </w:tc>
        <w:tc>
          <w:tcPr>
            <w:tcW w:w="619" w:type="pct"/>
            <w:noWrap/>
            <w:hideMark/>
          </w:tcPr>
          <w:p w14:paraId="3F87AE4D" w14:textId="77777777" w:rsidR="004E4D3F" w:rsidRPr="00EC1FA9" w:rsidRDefault="004E4D3F" w:rsidP="00376EFA">
            <w:r w:rsidRPr="00EC1FA9">
              <w:t>12.7</w:t>
            </w:r>
          </w:p>
        </w:tc>
        <w:tc>
          <w:tcPr>
            <w:tcW w:w="619" w:type="pct"/>
            <w:noWrap/>
            <w:hideMark/>
          </w:tcPr>
          <w:p w14:paraId="5336A6B3" w14:textId="77777777" w:rsidR="004E4D3F" w:rsidRPr="00EC1FA9" w:rsidRDefault="004E4D3F" w:rsidP="00376EFA">
            <w:r w:rsidRPr="00EC1FA9">
              <w:t>5.9</w:t>
            </w:r>
          </w:p>
        </w:tc>
        <w:tc>
          <w:tcPr>
            <w:tcW w:w="619" w:type="pct"/>
            <w:noWrap/>
            <w:hideMark/>
          </w:tcPr>
          <w:p w14:paraId="72A5FBFD" w14:textId="77777777" w:rsidR="004E4D3F" w:rsidRPr="00EC1FA9" w:rsidRDefault="004E4D3F" w:rsidP="00376EFA">
            <w:r w:rsidRPr="00EC1FA9">
              <w:t>9.2</w:t>
            </w:r>
          </w:p>
        </w:tc>
        <w:tc>
          <w:tcPr>
            <w:tcW w:w="619" w:type="pct"/>
            <w:noWrap/>
            <w:hideMark/>
          </w:tcPr>
          <w:p w14:paraId="64C10661" w14:textId="77777777" w:rsidR="004E4D3F" w:rsidRPr="00EC1FA9" w:rsidRDefault="004E4D3F" w:rsidP="00376EFA">
            <w:r w:rsidRPr="00EC1FA9">
              <w:t>11.2</w:t>
            </w:r>
          </w:p>
        </w:tc>
        <w:tc>
          <w:tcPr>
            <w:tcW w:w="619" w:type="pct"/>
            <w:noWrap/>
            <w:hideMark/>
          </w:tcPr>
          <w:p w14:paraId="5C1E9F9D" w14:textId="77777777" w:rsidR="004E4D3F" w:rsidRPr="00EC1FA9" w:rsidRDefault="004E4D3F" w:rsidP="00376EFA">
            <w:r w:rsidRPr="00EC1FA9">
              <w:t>15.0</w:t>
            </w:r>
          </w:p>
        </w:tc>
        <w:tc>
          <w:tcPr>
            <w:tcW w:w="616" w:type="pct"/>
            <w:noWrap/>
            <w:hideMark/>
          </w:tcPr>
          <w:p w14:paraId="1DDE24DA" w14:textId="77777777" w:rsidR="004E4D3F" w:rsidRPr="00EC1FA9" w:rsidRDefault="004E4D3F" w:rsidP="00376EFA">
            <w:r w:rsidRPr="00EC1FA9">
              <w:t>38.3</w:t>
            </w:r>
          </w:p>
        </w:tc>
      </w:tr>
      <w:tr w:rsidR="004E4D3F" w:rsidRPr="00EC1FA9" w14:paraId="43D89B69" w14:textId="77777777" w:rsidTr="00376EFA">
        <w:trPr>
          <w:trHeight w:val="300"/>
        </w:trPr>
        <w:tc>
          <w:tcPr>
            <w:tcW w:w="1288" w:type="pct"/>
            <w:noWrap/>
            <w:hideMark/>
          </w:tcPr>
          <w:p w14:paraId="076E7855" w14:textId="77777777" w:rsidR="004E4D3F" w:rsidRPr="00EC1FA9" w:rsidRDefault="004E4D3F" w:rsidP="00376EFA">
            <w:r w:rsidRPr="00EC1FA9">
              <w:t>Texas</w:t>
            </w:r>
          </w:p>
        </w:tc>
        <w:tc>
          <w:tcPr>
            <w:tcW w:w="619" w:type="pct"/>
            <w:noWrap/>
            <w:hideMark/>
          </w:tcPr>
          <w:p w14:paraId="340B01C3" w14:textId="77777777" w:rsidR="004E4D3F" w:rsidRPr="00EC1FA9" w:rsidRDefault="004E4D3F" w:rsidP="00376EFA">
            <w:r w:rsidRPr="00EC1FA9">
              <w:t>11.5</w:t>
            </w:r>
          </w:p>
        </w:tc>
        <w:tc>
          <w:tcPr>
            <w:tcW w:w="619" w:type="pct"/>
            <w:noWrap/>
            <w:hideMark/>
          </w:tcPr>
          <w:p w14:paraId="254F681D" w14:textId="77777777" w:rsidR="004E4D3F" w:rsidRPr="00EC1FA9" w:rsidRDefault="004E4D3F" w:rsidP="00376EFA">
            <w:r w:rsidRPr="00EC1FA9">
              <w:t>1.9</w:t>
            </w:r>
          </w:p>
        </w:tc>
        <w:tc>
          <w:tcPr>
            <w:tcW w:w="619" w:type="pct"/>
            <w:noWrap/>
            <w:hideMark/>
          </w:tcPr>
          <w:p w14:paraId="7259E4F1" w14:textId="77777777" w:rsidR="004E4D3F" w:rsidRPr="00EC1FA9" w:rsidRDefault="004E4D3F" w:rsidP="00376EFA">
            <w:r w:rsidRPr="00EC1FA9">
              <w:t>7.0</w:t>
            </w:r>
          </w:p>
        </w:tc>
        <w:tc>
          <w:tcPr>
            <w:tcW w:w="619" w:type="pct"/>
            <w:noWrap/>
            <w:hideMark/>
          </w:tcPr>
          <w:p w14:paraId="7DB0EB88" w14:textId="77777777" w:rsidR="004E4D3F" w:rsidRPr="00EC1FA9" w:rsidRDefault="004E4D3F" w:rsidP="00376EFA">
            <w:r w:rsidRPr="00EC1FA9">
              <w:t>10.4</w:t>
            </w:r>
          </w:p>
        </w:tc>
        <w:tc>
          <w:tcPr>
            <w:tcW w:w="619" w:type="pct"/>
            <w:noWrap/>
            <w:hideMark/>
          </w:tcPr>
          <w:p w14:paraId="0748B586" w14:textId="77777777" w:rsidR="004E4D3F" w:rsidRPr="00EC1FA9" w:rsidRDefault="004E4D3F" w:rsidP="00376EFA">
            <w:r w:rsidRPr="00EC1FA9">
              <w:t>14.5</w:t>
            </w:r>
          </w:p>
        </w:tc>
        <w:tc>
          <w:tcPr>
            <w:tcW w:w="616" w:type="pct"/>
            <w:noWrap/>
            <w:hideMark/>
          </w:tcPr>
          <w:p w14:paraId="0B688590" w14:textId="77777777" w:rsidR="004E4D3F" w:rsidRPr="00EC1FA9" w:rsidRDefault="004E4D3F" w:rsidP="00376EFA">
            <w:r w:rsidRPr="00EC1FA9">
              <w:t>40.6</w:t>
            </w:r>
          </w:p>
        </w:tc>
      </w:tr>
      <w:tr w:rsidR="004E4D3F" w:rsidRPr="00EC1FA9" w14:paraId="31612047" w14:textId="77777777" w:rsidTr="00376EFA">
        <w:trPr>
          <w:trHeight w:val="300"/>
        </w:trPr>
        <w:tc>
          <w:tcPr>
            <w:tcW w:w="1288" w:type="pct"/>
            <w:noWrap/>
            <w:hideMark/>
          </w:tcPr>
          <w:p w14:paraId="67CEEA87" w14:textId="77777777" w:rsidR="004E4D3F" w:rsidRPr="00EC1FA9" w:rsidRDefault="004E4D3F" w:rsidP="00376EFA">
            <w:r w:rsidRPr="00EC1FA9">
              <w:t>Utah</w:t>
            </w:r>
          </w:p>
        </w:tc>
        <w:tc>
          <w:tcPr>
            <w:tcW w:w="619" w:type="pct"/>
            <w:noWrap/>
            <w:hideMark/>
          </w:tcPr>
          <w:p w14:paraId="08081FA7" w14:textId="77777777" w:rsidR="004E4D3F" w:rsidRPr="00EC1FA9" w:rsidRDefault="004E4D3F" w:rsidP="00376EFA">
            <w:r w:rsidRPr="00EC1FA9">
              <w:t>17.0</w:t>
            </w:r>
          </w:p>
        </w:tc>
        <w:tc>
          <w:tcPr>
            <w:tcW w:w="619" w:type="pct"/>
            <w:noWrap/>
            <w:hideMark/>
          </w:tcPr>
          <w:p w14:paraId="3AB2FEA5" w14:textId="77777777" w:rsidR="004E4D3F" w:rsidRPr="00EC1FA9" w:rsidRDefault="004E4D3F" w:rsidP="00376EFA">
            <w:r w:rsidRPr="00EC1FA9">
              <w:t>4.3</w:t>
            </w:r>
          </w:p>
        </w:tc>
        <w:tc>
          <w:tcPr>
            <w:tcW w:w="619" w:type="pct"/>
            <w:noWrap/>
            <w:hideMark/>
          </w:tcPr>
          <w:p w14:paraId="7FDFC386" w14:textId="77777777" w:rsidR="004E4D3F" w:rsidRPr="00EC1FA9" w:rsidRDefault="004E4D3F" w:rsidP="00376EFA">
            <w:r w:rsidRPr="00EC1FA9">
              <w:t>10.0</w:t>
            </w:r>
          </w:p>
        </w:tc>
        <w:tc>
          <w:tcPr>
            <w:tcW w:w="619" w:type="pct"/>
            <w:noWrap/>
            <w:hideMark/>
          </w:tcPr>
          <w:p w14:paraId="465CE5BD" w14:textId="77777777" w:rsidR="004E4D3F" w:rsidRPr="00EC1FA9" w:rsidRDefault="004E4D3F" w:rsidP="00376EFA">
            <w:r w:rsidRPr="00EC1FA9">
              <w:t>15.4</w:t>
            </w:r>
          </w:p>
        </w:tc>
        <w:tc>
          <w:tcPr>
            <w:tcW w:w="619" w:type="pct"/>
            <w:noWrap/>
            <w:hideMark/>
          </w:tcPr>
          <w:p w14:paraId="74E65973" w14:textId="77777777" w:rsidR="004E4D3F" w:rsidRPr="00EC1FA9" w:rsidRDefault="004E4D3F" w:rsidP="00376EFA">
            <w:r w:rsidRPr="00EC1FA9">
              <w:t>23.4</w:t>
            </w:r>
          </w:p>
        </w:tc>
        <w:tc>
          <w:tcPr>
            <w:tcW w:w="616" w:type="pct"/>
            <w:noWrap/>
            <w:hideMark/>
          </w:tcPr>
          <w:p w14:paraId="44029028" w14:textId="77777777" w:rsidR="004E4D3F" w:rsidRPr="00EC1FA9" w:rsidRDefault="004E4D3F" w:rsidP="00376EFA">
            <w:r w:rsidRPr="00EC1FA9">
              <w:t>39.8</w:t>
            </w:r>
          </w:p>
        </w:tc>
      </w:tr>
      <w:tr w:rsidR="004E4D3F" w:rsidRPr="00EC1FA9" w14:paraId="0171A0EA" w14:textId="77777777" w:rsidTr="00376EFA">
        <w:trPr>
          <w:trHeight w:val="300"/>
        </w:trPr>
        <w:tc>
          <w:tcPr>
            <w:tcW w:w="1288" w:type="pct"/>
            <w:noWrap/>
            <w:hideMark/>
          </w:tcPr>
          <w:p w14:paraId="76202426" w14:textId="77777777" w:rsidR="004E4D3F" w:rsidRPr="00EC1FA9" w:rsidRDefault="004E4D3F" w:rsidP="00376EFA">
            <w:r w:rsidRPr="00EC1FA9">
              <w:t>Vermont</w:t>
            </w:r>
          </w:p>
        </w:tc>
        <w:tc>
          <w:tcPr>
            <w:tcW w:w="619" w:type="pct"/>
            <w:noWrap/>
            <w:hideMark/>
          </w:tcPr>
          <w:p w14:paraId="4A17B646" w14:textId="77777777" w:rsidR="004E4D3F" w:rsidRPr="00EC1FA9" w:rsidRDefault="004E4D3F" w:rsidP="00376EFA">
            <w:r w:rsidRPr="00EC1FA9">
              <w:t>8.3</w:t>
            </w:r>
          </w:p>
        </w:tc>
        <w:tc>
          <w:tcPr>
            <w:tcW w:w="619" w:type="pct"/>
            <w:noWrap/>
            <w:hideMark/>
          </w:tcPr>
          <w:p w14:paraId="0AB867A3" w14:textId="77777777" w:rsidR="004E4D3F" w:rsidRPr="00EC1FA9" w:rsidRDefault="004E4D3F" w:rsidP="00376EFA">
            <w:r w:rsidRPr="00EC1FA9">
              <w:t>3.3</w:t>
            </w:r>
          </w:p>
        </w:tc>
        <w:tc>
          <w:tcPr>
            <w:tcW w:w="619" w:type="pct"/>
            <w:noWrap/>
            <w:hideMark/>
          </w:tcPr>
          <w:p w14:paraId="5F6C8146" w14:textId="77777777" w:rsidR="004E4D3F" w:rsidRPr="00EC1FA9" w:rsidRDefault="004E4D3F" w:rsidP="00376EFA">
            <w:r w:rsidRPr="00EC1FA9">
              <w:t>7.1</w:t>
            </w:r>
          </w:p>
        </w:tc>
        <w:tc>
          <w:tcPr>
            <w:tcW w:w="619" w:type="pct"/>
            <w:noWrap/>
            <w:hideMark/>
          </w:tcPr>
          <w:p w14:paraId="60A848F2" w14:textId="77777777" w:rsidR="004E4D3F" w:rsidRPr="00EC1FA9" w:rsidRDefault="004E4D3F" w:rsidP="00376EFA">
            <w:r w:rsidRPr="00EC1FA9">
              <w:t>7.9</w:t>
            </w:r>
          </w:p>
        </w:tc>
        <w:tc>
          <w:tcPr>
            <w:tcW w:w="619" w:type="pct"/>
            <w:noWrap/>
            <w:hideMark/>
          </w:tcPr>
          <w:p w14:paraId="3303690C" w14:textId="77777777" w:rsidR="004E4D3F" w:rsidRPr="00EC1FA9" w:rsidRDefault="004E4D3F" w:rsidP="00376EFA">
            <w:r w:rsidRPr="00EC1FA9">
              <w:t>9.1</w:t>
            </w:r>
          </w:p>
        </w:tc>
        <w:tc>
          <w:tcPr>
            <w:tcW w:w="616" w:type="pct"/>
            <w:noWrap/>
            <w:hideMark/>
          </w:tcPr>
          <w:p w14:paraId="24E1B1E0" w14:textId="77777777" w:rsidR="004E4D3F" w:rsidRPr="00EC1FA9" w:rsidRDefault="004E4D3F" w:rsidP="00376EFA">
            <w:r w:rsidRPr="00EC1FA9">
              <w:t>18.7</w:t>
            </w:r>
          </w:p>
        </w:tc>
      </w:tr>
      <w:tr w:rsidR="004E4D3F" w:rsidRPr="00EC1FA9" w14:paraId="7966F2D9" w14:textId="77777777" w:rsidTr="00376EFA">
        <w:trPr>
          <w:trHeight w:val="300"/>
        </w:trPr>
        <w:tc>
          <w:tcPr>
            <w:tcW w:w="1288" w:type="pct"/>
            <w:noWrap/>
            <w:hideMark/>
          </w:tcPr>
          <w:p w14:paraId="7F36EFDE" w14:textId="77777777" w:rsidR="004E4D3F" w:rsidRPr="00EC1FA9" w:rsidRDefault="004E4D3F" w:rsidP="00376EFA">
            <w:r w:rsidRPr="00EC1FA9">
              <w:t>Virginia</w:t>
            </w:r>
          </w:p>
        </w:tc>
        <w:tc>
          <w:tcPr>
            <w:tcW w:w="619" w:type="pct"/>
            <w:noWrap/>
            <w:hideMark/>
          </w:tcPr>
          <w:p w14:paraId="799D270F" w14:textId="77777777" w:rsidR="004E4D3F" w:rsidRPr="00EC1FA9" w:rsidRDefault="004E4D3F" w:rsidP="00376EFA">
            <w:r w:rsidRPr="00EC1FA9">
              <w:t>13.5</w:t>
            </w:r>
          </w:p>
        </w:tc>
        <w:tc>
          <w:tcPr>
            <w:tcW w:w="619" w:type="pct"/>
            <w:noWrap/>
            <w:hideMark/>
          </w:tcPr>
          <w:p w14:paraId="1CF06928" w14:textId="77777777" w:rsidR="004E4D3F" w:rsidRPr="00EC1FA9" w:rsidRDefault="004E4D3F" w:rsidP="00376EFA">
            <w:r w:rsidRPr="00EC1FA9">
              <w:t>5.3</w:t>
            </w:r>
          </w:p>
        </w:tc>
        <w:tc>
          <w:tcPr>
            <w:tcW w:w="619" w:type="pct"/>
            <w:noWrap/>
            <w:hideMark/>
          </w:tcPr>
          <w:p w14:paraId="4DFEDD00" w14:textId="77777777" w:rsidR="004E4D3F" w:rsidRPr="00EC1FA9" w:rsidRDefault="004E4D3F" w:rsidP="00376EFA">
            <w:r w:rsidRPr="00EC1FA9">
              <w:t>9.2</w:t>
            </w:r>
          </w:p>
        </w:tc>
        <w:tc>
          <w:tcPr>
            <w:tcW w:w="619" w:type="pct"/>
            <w:noWrap/>
            <w:hideMark/>
          </w:tcPr>
          <w:p w14:paraId="45712F0D" w14:textId="77777777" w:rsidR="004E4D3F" w:rsidRPr="00EC1FA9" w:rsidRDefault="004E4D3F" w:rsidP="00376EFA">
            <w:r w:rsidRPr="00EC1FA9">
              <w:t>12.0</w:t>
            </w:r>
          </w:p>
        </w:tc>
        <w:tc>
          <w:tcPr>
            <w:tcW w:w="619" w:type="pct"/>
            <w:noWrap/>
            <w:hideMark/>
          </w:tcPr>
          <w:p w14:paraId="2226EEB3" w14:textId="77777777" w:rsidR="004E4D3F" w:rsidRPr="00EC1FA9" w:rsidRDefault="004E4D3F" w:rsidP="00376EFA">
            <w:r w:rsidRPr="00EC1FA9">
              <w:t>17.1</w:t>
            </w:r>
          </w:p>
        </w:tc>
        <w:tc>
          <w:tcPr>
            <w:tcW w:w="616" w:type="pct"/>
            <w:noWrap/>
            <w:hideMark/>
          </w:tcPr>
          <w:p w14:paraId="4AA00EDC" w14:textId="77777777" w:rsidR="004E4D3F" w:rsidRPr="00EC1FA9" w:rsidRDefault="004E4D3F" w:rsidP="00376EFA">
            <w:r w:rsidRPr="00EC1FA9">
              <w:t>36.1</w:t>
            </w:r>
          </w:p>
        </w:tc>
      </w:tr>
      <w:tr w:rsidR="004E4D3F" w:rsidRPr="00EC1FA9" w14:paraId="0DA51540" w14:textId="77777777" w:rsidTr="00376EFA">
        <w:trPr>
          <w:trHeight w:val="300"/>
        </w:trPr>
        <w:tc>
          <w:tcPr>
            <w:tcW w:w="1288" w:type="pct"/>
            <w:noWrap/>
            <w:hideMark/>
          </w:tcPr>
          <w:p w14:paraId="7D7F625E" w14:textId="77777777" w:rsidR="004E4D3F" w:rsidRPr="00EC1FA9" w:rsidRDefault="004E4D3F" w:rsidP="00376EFA">
            <w:r w:rsidRPr="00EC1FA9">
              <w:t>Washington</w:t>
            </w:r>
          </w:p>
        </w:tc>
        <w:tc>
          <w:tcPr>
            <w:tcW w:w="619" w:type="pct"/>
            <w:noWrap/>
            <w:hideMark/>
          </w:tcPr>
          <w:p w14:paraId="1AEDB3F3" w14:textId="77777777" w:rsidR="004E4D3F" w:rsidRPr="00EC1FA9" w:rsidRDefault="004E4D3F" w:rsidP="00376EFA">
            <w:r w:rsidRPr="00EC1FA9">
              <w:t>14.9</w:t>
            </w:r>
          </w:p>
        </w:tc>
        <w:tc>
          <w:tcPr>
            <w:tcW w:w="619" w:type="pct"/>
            <w:noWrap/>
            <w:hideMark/>
          </w:tcPr>
          <w:p w14:paraId="2C1D383C" w14:textId="77777777" w:rsidR="004E4D3F" w:rsidRPr="00EC1FA9" w:rsidRDefault="004E4D3F" w:rsidP="00376EFA">
            <w:r w:rsidRPr="00EC1FA9">
              <w:t>2.9</w:t>
            </w:r>
          </w:p>
        </w:tc>
        <w:tc>
          <w:tcPr>
            <w:tcW w:w="619" w:type="pct"/>
            <w:noWrap/>
            <w:hideMark/>
          </w:tcPr>
          <w:p w14:paraId="78033028" w14:textId="77777777" w:rsidR="004E4D3F" w:rsidRPr="00EC1FA9" w:rsidRDefault="004E4D3F" w:rsidP="00376EFA">
            <w:r w:rsidRPr="00EC1FA9">
              <w:t>9.3</w:t>
            </w:r>
          </w:p>
        </w:tc>
        <w:tc>
          <w:tcPr>
            <w:tcW w:w="619" w:type="pct"/>
            <w:noWrap/>
            <w:hideMark/>
          </w:tcPr>
          <w:p w14:paraId="2D5B70FC" w14:textId="77777777" w:rsidR="004E4D3F" w:rsidRPr="00EC1FA9" w:rsidRDefault="004E4D3F" w:rsidP="00376EFA">
            <w:r w:rsidRPr="00EC1FA9">
              <w:t>13.6</w:t>
            </w:r>
          </w:p>
        </w:tc>
        <w:tc>
          <w:tcPr>
            <w:tcW w:w="619" w:type="pct"/>
            <w:noWrap/>
            <w:hideMark/>
          </w:tcPr>
          <w:p w14:paraId="280A302A" w14:textId="77777777" w:rsidR="004E4D3F" w:rsidRPr="00EC1FA9" w:rsidRDefault="004E4D3F" w:rsidP="00376EFA">
            <w:r w:rsidRPr="00EC1FA9">
              <w:t>19.1</w:t>
            </w:r>
          </w:p>
        </w:tc>
        <w:tc>
          <w:tcPr>
            <w:tcW w:w="616" w:type="pct"/>
            <w:noWrap/>
            <w:hideMark/>
          </w:tcPr>
          <w:p w14:paraId="29E69313" w14:textId="77777777" w:rsidR="004E4D3F" w:rsidRPr="00EC1FA9" w:rsidRDefault="004E4D3F" w:rsidP="00376EFA">
            <w:r w:rsidRPr="00EC1FA9">
              <w:t>48.9</w:t>
            </w:r>
          </w:p>
        </w:tc>
      </w:tr>
      <w:tr w:rsidR="004E4D3F" w:rsidRPr="00EC1FA9" w14:paraId="0464AE4E" w14:textId="77777777" w:rsidTr="00376EFA">
        <w:trPr>
          <w:trHeight w:val="300"/>
        </w:trPr>
        <w:tc>
          <w:tcPr>
            <w:tcW w:w="1288" w:type="pct"/>
            <w:noWrap/>
            <w:hideMark/>
          </w:tcPr>
          <w:p w14:paraId="112CE775" w14:textId="77777777" w:rsidR="004E4D3F" w:rsidRPr="00EC1FA9" w:rsidRDefault="004E4D3F" w:rsidP="00376EFA">
            <w:r w:rsidRPr="00EC1FA9">
              <w:t>West Virginia</w:t>
            </w:r>
          </w:p>
        </w:tc>
        <w:tc>
          <w:tcPr>
            <w:tcW w:w="619" w:type="pct"/>
            <w:noWrap/>
            <w:hideMark/>
          </w:tcPr>
          <w:p w14:paraId="02B8379E" w14:textId="77777777" w:rsidR="004E4D3F" w:rsidRPr="00EC1FA9" w:rsidRDefault="004E4D3F" w:rsidP="00376EFA">
            <w:r w:rsidRPr="00EC1FA9">
              <w:t>12.7</w:t>
            </w:r>
          </w:p>
        </w:tc>
        <w:tc>
          <w:tcPr>
            <w:tcW w:w="619" w:type="pct"/>
            <w:noWrap/>
            <w:hideMark/>
          </w:tcPr>
          <w:p w14:paraId="703A6024" w14:textId="77777777" w:rsidR="004E4D3F" w:rsidRPr="00EC1FA9" w:rsidRDefault="004E4D3F" w:rsidP="00376EFA">
            <w:r w:rsidRPr="00EC1FA9">
              <w:t>6.9</w:t>
            </w:r>
          </w:p>
        </w:tc>
        <w:tc>
          <w:tcPr>
            <w:tcW w:w="619" w:type="pct"/>
            <w:noWrap/>
            <w:hideMark/>
          </w:tcPr>
          <w:p w14:paraId="0A874AAE" w14:textId="77777777" w:rsidR="004E4D3F" w:rsidRPr="00EC1FA9" w:rsidRDefault="004E4D3F" w:rsidP="00376EFA">
            <w:r w:rsidRPr="00EC1FA9">
              <w:t>10.3</w:t>
            </w:r>
          </w:p>
        </w:tc>
        <w:tc>
          <w:tcPr>
            <w:tcW w:w="619" w:type="pct"/>
            <w:noWrap/>
            <w:hideMark/>
          </w:tcPr>
          <w:p w14:paraId="0348BA86" w14:textId="77777777" w:rsidR="004E4D3F" w:rsidRPr="00EC1FA9" w:rsidRDefault="004E4D3F" w:rsidP="00376EFA">
            <w:r w:rsidRPr="00EC1FA9">
              <w:t>11.9</w:t>
            </w:r>
          </w:p>
        </w:tc>
        <w:tc>
          <w:tcPr>
            <w:tcW w:w="619" w:type="pct"/>
            <w:noWrap/>
            <w:hideMark/>
          </w:tcPr>
          <w:p w14:paraId="18285AD5" w14:textId="77777777" w:rsidR="004E4D3F" w:rsidRPr="00EC1FA9" w:rsidRDefault="004E4D3F" w:rsidP="00376EFA">
            <w:r w:rsidRPr="00EC1FA9">
              <w:t>14.9</w:t>
            </w:r>
          </w:p>
        </w:tc>
        <w:tc>
          <w:tcPr>
            <w:tcW w:w="616" w:type="pct"/>
            <w:noWrap/>
            <w:hideMark/>
          </w:tcPr>
          <w:p w14:paraId="5F31610A" w14:textId="77777777" w:rsidR="004E4D3F" w:rsidRPr="00EC1FA9" w:rsidRDefault="004E4D3F" w:rsidP="00376EFA">
            <w:r w:rsidRPr="00EC1FA9">
              <w:t>25.5</w:t>
            </w:r>
          </w:p>
        </w:tc>
      </w:tr>
      <w:tr w:rsidR="004E4D3F" w:rsidRPr="00EC1FA9" w14:paraId="4AB9F23B" w14:textId="77777777" w:rsidTr="00376EFA">
        <w:trPr>
          <w:trHeight w:val="300"/>
        </w:trPr>
        <w:tc>
          <w:tcPr>
            <w:tcW w:w="1288" w:type="pct"/>
            <w:noWrap/>
            <w:hideMark/>
          </w:tcPr>
          <w:p w14:paraId="257F8881" w14:textId="77777777" w:rsidR="004E4D3F" w:rsidRPr="00EC1FA9" w:rsidRDefault="004E4D3F" w:rsidP="00376EFA">
            <w:r w:rsidRPr="00EC1FA9">
              <w:t>Wisconsin</w:t>
            </w:r>
          </w:p>
        </w:tc>
        <w:tc>
          <w:tcPr>
            <w:tcW w:w="619" w:type="pct"/>
            <w:noWrap/>
            <w:hideMark/>
          </w:tcPr>
          <w:p w14:paraId="28A4901C" w14:textId="77777777" w:rsidR="004E4D3F" w:rsidRPr="00EC1FA9" w:rsidRDefault="004E4D3F" w:rsidP="00376EFA">
            <w:r w:rsidRPr="00EC1FA9">
              <w:t>10.6</w:t>
            </w:r>
          </w:p>
        </w:tc>
        <w:tc>
          <w:tcPr>
            <w:tcW w:w="619" w:type="pct"/>
            <w:noWrap/>
            <w:hideMark/>
          </w:tcPr>
          <w:p w14:paraId="4C395471" w14:textId="77777777" w:rsidR="004E4D3F" w:rsidRPr="00EC1FA9" w:rsidRDefault="004E4D3F" w:rsidP="00376EFA">
            <w:r w:rsidRPr="00EC1FA9">
              <w:t>2.8</w:t>
            </w:r>
          </w:p>
        </w:tc>
        <w:tc>
          <w:tcPr>
            <w:tcW w:w="619" w:type="pct"/>
            <w:noWrap/>
            <w:hideMark/>
          </w:tcPr>
          <w:p w14:paraId="4E695DD3" w14:textId="77777777" w:rsidR="004E4D3F" w:rsidRPr="00EC1FA9" w:rsidRDefault="004E4D3F" w:rsidP="00376EFA">
            <w:r w:rsidRPr="00EC1FA9">
              <w:t>6.6</w:t>
            </w:r>
          </w:p>
        </w:tc>
        <w:tc>
          <w:tcPr>
            <w:tcW w:w="619" w:type="pct"/>
            <w:noWrap/>
            <w:hideMark/>
          </w:tcPr>
          <w:p w14:paraId="3B413B46" w14:textId="77777777" w:rsidR="004E4D3F" w:rsidRPr="00EC1FA9" w:rsidRDefault="004E4D3F" w:rsidP="00376EFA">
            <w:r w:rsidRPr="00EC1FA9">
              <w:t>9.3</w:t>
            </w:r>
          </w:p>
        </w:tc>
        <w:tc>
          <w:tcPr>
            <w:tcW w:w="619" w:type="pct"/>
            <w:noWrap/>
            <w:hideMark/>
          </w:tcPr>
          <w:p w14:paraId="508BBB2E" w14:textId="77777777" w:rsidR="004E4D3F" w:rsidRPr="00EC1FA9" w:rsidRDefault="004E4D3F" w:rsidP="00376EFA">
            <w:r w:rsidRPr="00EC1FA9">
              <w:t>13.5</w:t>
            </w:r>
          </w:p>
        </w:tc>
        <w:tc>
          <w:tcPr>
            <w:tcW w:w="616" w:type="pct"/>
            <w:noWrap/>
            <w:hideMark/>
          </w:tcPr>
          <w:p w14:paraId="1B98A9E2" w14:textId="77777777" w:rsidR="004E4D3F" w:rsidRPr="00EC1FA9" w:rsidRDefault="004E4D3F" w:rsidP="00376EFA">
            <w:r w:rsidRPr="00EC1FA9">
              <w:t>35.7</w:t>
            </w:r>
          </w:p>
        </w:tc>
      </w:tr>
      <w:tr w:rsidR="004E4D3F" w:rsidRPr="00EC1FA9" w14:paraId="4BCF5A64" w14:textId="77777777" w:rsidTr="00376EFA">
        <w:trPr>
          <w:trHeight w:val="300"/>
        </w:trPr>
        <w:tc>
          <w:tcPr>
            <w:tcW w:w="1288" w:type="pct"/>
            <w:noWrap/>
            <w:hideMark/>
          </w:tcPr>
          <w:p w14:paraId="5A8EA4F0" w14:textId="77777777" w:rsidR="004E4D3F" w:rsidRPr="00EC1FA9" w:rsidRDefault="004E4D3F" w:rsidP="00376EFA">
            <w:r w:rsidRPr="00EC1FA9">
              <w:t>Wyoming</w:t>
            </w:r>
          </w:p>
        </w:tc>
        <w:tc>
          <w:tcPr>
            <w:tcW w:w="619" w:type="pct"/>
            <w:noWrap/>
            <w:hideMark/>
          </w:tcPr>
          <w:p w14:paraId="2D5A6D6C" w14:textId="77777777" w:rsidR="004E4D3F" w:rsidRPr="00EC1FA9" w:rsidRDefault="004E4D3F" w:rsidP="00376EFA">
            <w:r w:rsidRPr="00EC1FA9">
              <w:t>7.6</w:t>
            </w:r>
          </w:p>
        </w:tc>
        <w:tc>
          <w:tcPr>
            <w:tcW w:w="619" w:type="pct"/>
            <w:noWrap/>
            <w:hideMark/>
          </w:tcPr>
          <w:p w14:paraId="012480BC" w14:textId="77777777" w:rsidR="004E4D3F" w:rsidRPr="00EC1FA9" w:rsidRDefault="004E4D3F" w:rsidP="00376EFA">
            <w:r w:rsidRPr="00EC1FA9">
              <w:t>2.0</w:t>
            </w:r>
          </w:p>
        </w:tc>
        <w:tc>
          <w:tcPr>
            <w:tcW w:w="619" w:type="pct"/>
            <w:noWrap/>
            <w:hideMark/>
          </w:tcPr>
          <w:p w14:paraId="706B5E1F" w14:textId="77777777" w:rsidR="004E4D3F" w:rsidRPr="00EC1FA9" w:rsidRDefault="004E4D3F" w:rsidP="00376EFA">
            <w:r w:rsidRPr="00EC1FA9">
              <w:t>4.5</w:t>
            </w:r>
          </w:p>
        </w:tc>
        <w:tc>
          <w:tcPr>
            <w:tcW w:w="619" w:type="pct"/>
            <w:noWrap/>
            <w:hideMark/>
          </w:tcPr>
          <w:p w14:paraId="6206C372" w14:textId="77777777" w:rsidR="004E4D3F" w:rsidRPr="00EC1FA9" w:rsidRDefault="004E4D3F" w:rsidP="00376EFA">
            <w:r w:rsidRPr="00EC1FA9">
              <w:t>6.7</w:t>
            </w:r>
          </w:p>
        </w:tc>
        <w:tc>
          <w:tcPr>
            <w:tcW w:w="619" w:type="pct"/>
            <w:noWrap/>
            <w:hideMark/>
          </w:tcPr>
          <w:p w14:paraId="3884DF48" w14:textId="77777777" w:rsidR="004E4D3F" w:rsidRPr="00EC1FA9" w:rsidRDefault="004E4D3F" w:rsidP="00376EFA">
            <w:r w:rsidRPr="00EC1FA9">
              <w:t>10.1</w:t>
            </w:r>
          </w:p>
        </w:tc>
        <w:tc>
          <w:tcPr>
            <w:tcW w:w="616" w:type="pct"/>
            <w:noWrap/>
            <w:hideMark/>
          </w:tcPr>
          <w:p w14:paraId="5C769217" w14:textId="77777777" w:rsidR="004E4D3F" w:rsidRPr="00EC1FA9" w:rsidRDefault="004E4D3F" w:rsidP="00376EFA">
            <w:r w:rsidRPr="00EC1FA9">
              <w:t>21.4</w:t>
            </w:r>
          </w:p>
        </w:tc>
      </w:tr>
    </w:tbl>
    <w:p w14:paraId="56F74E02" w14:textId="5E299E38" w:rsidR="004E4D3F" w:rsidRPr="00EC1FA9" w:rsidRDefault="004E4D3F" w:rsidP="0054558C">
      <w:pPr>
        <w:rPr>
          <w:i/>
          <w:iCs/>
          <w:color w:val="44546A" w:themeColor="text2"/>
          <w:sz w:val="18"/>
          <w:szCs w:val="18"/>
        </w:rPr>
      </w:pPr>
      <w:r w:rsidRPr="00EC1FA9">
        <w:rPr>
          <w:i/>
          <w:iCs/>
          <w:color w:val="44546A" w:themeColor="text2"/>
          <w:sz w:val="18"/>
          <w:szCs w:val="18"/>
        </w:rPr>
        <w:br w:type="page"/>
      </w:r>
    </w:p>
    <w:p w14:paraId="68788601" w14:textId="2F094059" w:rsidR="004E4D3F" w:rsidRPr="00EC1FA9" w:rsidRDefault="004E4D3F" w:rsidP="004E4D3F">
      <w:pPr>
        <w:pStyle w:val="Caption"/>
        <w:keepNext/>
      </w:pPr>
      <w:bookmarkStart w:id="258" w:name="_Ref9945975"/>
      <w:bookmarkStart w:id="259" w:name="_Toc9940847"/>
      <w:bookmarkStart w:id="260" w:name="_Toc11666157"/>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2</w:t>
      </w:r>
      <w:r w:rsidR="003A36B2">
        <w:rPr>
          <w:noProof/>
        </w:rPr>
        <w:fldChar w:fldCharType="end"/>
      </w:r>
      <w:bookmarkEnd w:id="258"/>
      <w:r w:rsidRPr="00EC1FA9">
        <w:t>: Childhood asthma survey summary by state (Total of 2006-2010)</w:t>
      </w:r>
      <w:bookmarkEnd w:id="259"/>
      <w:bookmarkEnd w:id="260"/>
    </w:p>
    <w:tbl>
      <w:tblPr>
        <w:tblW w:w="4955" w:type="pct"/>
        <w:tblLayout w:type="fixed"/>
        <w:tblLook w:val="04A0" w:firstRow="1" w:lastRow="0" w:firstColumn="1" w:lastColumn="0" w:noHBand="0" w:noVBand="1"/>
      </w:tblPr>
      <w:tblGrid>
        <w:gridCol w:w="1789"/>
        <w:gridCol w:w="1324"/>
        <w:gridCol w:w="1299"/>
        <w:gridCol w:w="1476"/>
        <w:gridCol w:w="1545"/>
        <w:gridCol w:w="1288"/>
        <w:gridCol w:w="1371"/>
        <w:gridCol w:w="1604"/>
        <w:gridCol w:w="1137"/>
      </w:tblGrid>
      <w:tr w:rsidR="004E4D3F" w:rsidRPr="00EC1FA9" w14:paraId="47B98115" w14:textId="77777777" w:rsidTr="0054558C">
        <w:trPr>
          <w:trHeight w:val="615"/>
        </w:trPr>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State</w:t>
            </w:r>
          </w:p>
        </w:tc>
        <w:tc>
          <w:tcPr>
            <w:tcW w:w="5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ACBS Sample</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BRFSS sample</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Ever asthma</w:t>
            </w:r>
          </w:p>
        </w:tc>
        <w:tc>
          <w:tcPr>
            <w:tcW w:w="6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Incident case</w:t>
            </w:r>
          </w:p>
        </w:tc>
        <w:tc>
          <w:tcPr>
            <w:tcW w:w="5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4E613"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At-risk</w:t>
            </w:r>
          </w:p>
        </w:tc>
        <w:tc>
          <w:tcPr>
            <w:tcW w:w="5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B17FC" w14:textId="77777777" w:rsidR="004E4D3F" w:rsidRPr="00EC1FA9" w:rsidRDefault="004E4D3F" w:rsidP="00376EFA">
            <w:pPr>
              <w:spacing w:after="0" w:line="240" w:lineRule="auto"/>
              <w:jc w:val="center"/>
              <w:rPr>
                <w:rFonts w:ascii="Calibri" w:eastAsia="Times New Roman" w:hAnsi="Calibri" w:cs="Calibri"/>
                <w:b/>
                <w:bCs/>
                <w:color w:val="000000"/>
              </w:rPr>
            </w:pPr>
            <w:commentRangeStart w:id="261"/>
            <w:r w:rsidRPr="00EC1FA9">
              <w:rPr>
                <w:rFonts w:ascii="Calibri" w:eastAsia="Times New Roman" w:hAnsi="Calibri" w:cs="Calibri"/>
                <w:b/>
                <w:bCs/>
                <w:color w:val="000000"/>
              </w:rPr>
              <w:t xml:space="preserve">Incidence </w:t>
            </w:r>
            <w:commentRangeEnd w:id="261"/>
            <w:r w:rsidR="00A459C3">
              <w:rPr>
                <w:rStyle w:val="CommentReference"/>
              </w:rPr>
              <w:commentReference w:id="261"/>
            </w:r>
            <w:r w:rsidRPr="00EC1FA9">
              <w:rPr>
                <w:rFonts w:ascii="Calibri" w:eastAsia="Times New Roman" w:hAnsi="Calibri" w:cs="Calibri"/>
                <w:b/>
                <w:bCs/>
                <w:color w:val="000000"/>
              </w:rPr>
              <w:t>rate</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3D10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Prevalence rate</w:t>
            </w:r>
          </w:p>
        </w:tc>
        <w:tc>
          <w:tcPr>
            <w:tcW w:w="4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27A388" w14:textId="77777777" w:rsidR="004E4D3F" w:rsidRPr="00EC1FA9" w:rsidRDefault="004E4D3F" w:rsidP="00376EFA">
            <w:pPr>
              <w:spacing w:after="0" w:line="240" w:lineRule="auto"/>
              <w:jc w:val="center"/>
              <w:rPr>
                <w:rFonts w:ascii="Calibri" w:eastAsia="Times New Roman" w:hAnsi="Calibri" w:cs="Calibri"/>
                <w:b/>
                <w:bCs/>
                <w:color w:val="000000"/>
              </w:rPr>
            </w:pPr>
            <w:commentRangeStart w:id="262"/>
            <w:r w:rsidRPr="00EC1FA9">
              <w:rPr>
                <w:rFonts w:ascii="Calibri" w:eastAsia="Times New Roman" w:hAnsi="Calibri" w:cs="Calibri"/>
                <w:b/>
                <w:bCs/>
                <w:color w:val="000000"/>
              </w:rPr>
              <w:t>Years available</w:t>
            </w:r>
            <w:commentRangeEnd w:id="262"/>
            <w:r w:rsidR="00A53D66">
              <w:rPr>
                <w:rStyle w:val="CommentReference"/>
              </w:rPr>
              <w:commentReference w:id="262"/>
            </w:r>
          </w:p>
        </w:tc>
      </w:tr>
      <w:tr w:rsidR="004E4D3F" w:rsidRPr="00EC1FA9" w14:paraId="231F9772" w14:textId="77777777" w:rsidTr="0054558C">
        <w:trPr>
          <w:trHeight w:val="315"/>
        </w:trPr>
        <w:tc>
          <w:tcPr>
            <w:tcW w:w="69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Arizona</w:t>
            </w:r>
          </w:p>
        </w:tc>
        <w:tc>
          <w:tcPr>
            <w:tcW w:w="516"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103</w:t>
            </w:r>
          </w:p>
        </w:tc>
        <w:tc>
          <w:tcPr>
            <w:tcW w:w="506"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5,535</w:t>
            </w:r>
          </w:p>
        </w:tc>
        <w:tc>
          <w:tcPr>
            <w:tcW w:w="57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699</w:t>
            </w:r>
          </w:p>
        </w:tc>
        <w:tc>
          <w:tcPr>
            <w:tcW w:w="60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502" w:type="pct"/>
            <w:tcBorders>
              <w:top w:val="single" w:sz="4" w:space="0" w:color="auto"/>
              <w:left w:val="nil"/>
              <w:bottom w:val="single" w:sz="8" w:space="0" w:color="auto"/>
              <w:right w:val="single" w:sz="8" w:space="0" w:color="auto"/>
            </w:tcBorders>
            <w:shd w:val="clear" w:color="auto" w:fill="auto"/>
            <w:noWrap/>
            <w:vAlign w:val="center"/>
            <w:hideMark/>
          </w:tcPr>
          <w:p w14:paraId="62F041E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4,846</w:t>
            </w:r>
          </w:p>
        </w:tc>
        <w:tc>
          <w:tcPr>
            <w:tcW w:w="534" w:type="pct"/>
            <w:tcBorders>
              <w:top w:val="single" w:sz="4" w:space="0" w:color="auto"/>
              <w:left w:val="nil"/>
              <w:bottom w:val="single" w:sz="8" w:space="0" w:color="auto"/>
              <w:right w:val="single" w:sz="8" w:space="0" w:color="auto"/>
            </w:tcBorders>
            <w:shd w:val="clear" w:color="auto" w:fill="auto"/>
            <w:noWrap/>
            <w:vAlign w:val="center"/>
            <w:hideMark/>
          </w:tcPr>
          <w:p w14:paraId="361C7C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625" w:type="pct"/>
            <w:tcBorders>
              <w:top w:val="single" w:sz="4" w:space="0" w:color="auto"/>
              <w:left w:val="nil"/>
              <w:bottom w:val="single" w:sz="8" w:space="0" w:color="auto"/>
              <w:right w:val="single" w:sz="8" w:space="0" w:color="auto"/>
            </w:tcBorders>
            <w:shd w:val="clear" w:color="auto" w:fill="auto"/>
            <w:noWrap/>
            <w:vAlign w:val="center"/>
            <w:hideMark/>
          </w:tcPr>
          <w:p w14:paraId="7DE12EE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c>
          <w:tcPr>
            <w:tcW w:w="443" w:type="pct"/>
            <w:tcBorders>
              <w:top w:val="single" w:sz="4" w:space="0" w:color="auto"/>
              <w:left w:val="nil"/>
              <w:bottom w:val="single" w:sz="8" w:space="0" w:color="auto"/>
              <w:right w:val="single" w:sz="8" w:space="0" w:color="auto"/>
            </w:tcBorders>
            <w:shd w:val="clear" w:color="auto" w:fill="auto"/>
            <w:vAlign w:val="center"/>
            <w:hideMark/>
          </w:tcPr>
          <w:p w14:paraId="42D2915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66A4A3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California</w:t>
            </w:r>
          </w:p>
        </w:tc>
        <w:tc>
          <w:tcPr>
            <w:tcW w:w="516" w:type="pct"/>
            <w:tcBorders>
              <w:top w:val="nil"/>
              <w:left w:val="nil"/>
              <w:bottom w:val="single" w:sz="8" w:space="0" w:color="auto"/>
              <w:right w:val="single" w:sz="8" w:space="0" w:color="auto"/>
            </w:tcBorders>
            <w:shd w:val="clear" w:color="auto" w:fill="auto"/>
            <w:vAlign w:val="center"/>
            <w:hideMark/>
          </w:tcPr>
          <w:p w14:paraId="71F5FC9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172</w:t>
            </w:r>
          </w:p>
        </w:tc>
        <w:tc>
          <w:tcPr>
            <w:tcW w:w="506" w:type="pct"/>
            <w:tcBorders>
              <w:top w:val="nil"/>
              <w:left w:val="nil"/>
              <w:bottom w:val="single" w:sz="8" w:space="0" w:color="auto"/>
              <w:right w:val="single" w:sz="8" w:space="0" w:color="auto"/>
            </w:tcBorders>
            <w:shd w:val="clear" w:color="auto" w:fill="auto"/>
            <w:noWrap/>
            <w:vAlign w:val="center"/>
            <w:hideMark/>
          </w:tcPr>
          <w:p w14:paraId="04E8C58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11,801</w:t>
            </w:r>
          </w:p>
        </w:tc>
        <w:tc>
          <w:tcPr>
            <w:tcW w:w="575" w:type="pct"/>
            <w:tcBorders>
              <w:top w:val="nil"/>
              <w:left w:val="nil"/>
              <w:bottom w:val="single" w:sz="8" w:space="0" w:color="auto"/>
              <w:right w:val="single" w:sz="8" w:space="0" w:color="auto"/>
            </w:tcBorders>
            <w:shd w:val="clear" w:color="auto" w:fill="auto"/>
            <w:noWrap/>
            <w:vAlign w:val="center"/>
            <w:hideMark/>
          </w:tcPr>
          <w:p w14:paraId="70EF031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1,543</w:t>
            </w:r>
          </w:p>
        </w:tc>
        <w:tc>
          <w:tcPr>
            <w:tcW w:w="602" w:type="pct"/>
            <w:tcBorders>
              <w:top w:val="nil"/>
              <w:left w:val="nil"/>
              <w:bottom w:val="single" w:sz="8" w:space="0" w:color="auto"/>
              <w:right w:val="single" w:sz="8" w:space="0" w:color="auto"/>
            </w:tcBorders>
            <w:shd w:val="clear" w:color="auto" w:fill="auto"/>
            <w:noWrap/>
            <w:vAlign w:val="center"/>
            <w:hideMark/>
          </w:tcPr>
          <w:p w14:paraId="1C567FE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3D75357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10,271</w:t>
            </w:r>
          </w:p>
        </w:tc>
        <w:tc>
          <w:tcPr>
            <w:tcW w:w="534" w:type="pct"/>
            <w:tcBorders>
              <w:top w:val="nil"/>
              <w:left w:val="nil"/>
              <w:bottom w:val="single" w:sz="8" w:space="0" w:color="auto"/>
              <w:right w:val="single" w:sz="8" w:space="0" w:color="auto"/>
            </w:tcBorders>
            <w:shd w:val="clear" w:color="auto" w:fill="auto"/>
            <w:noWrap/>
            <w:vAlign w:val="center"/>
            <w:hideMark/>
          </w:tcPr>
          <w:p w14:paraId="549084F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c>
          <w:tcPr>
            <w:tcW w:w="625" w:type="pct"/>
            <w:tcBorders>
              <w:top w:val="nil"/>
              <w:left w:val="nil"/>
              <w:bottom w:val="single" w:sz="8" w:space="0" w:color="auto"/>
              <w:right w:val="single" w:sz="8" w:space="0" w:color="auto"/>
            </w:tcBorders>
            <w:shd w:val="clear" w:color="auto" w:fill="auto"/>
            <w:noWrap/>
            <w:vAlign w:val="center"/>
            <w:hideMark/>
          </w:tcPr>
          <w:p w14:paraId="474B0D0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w:t>
            </w:r>
          </w:p>
        </w:tc>
        <w:tc>
          <w:tcPr>
            <w:tcW w:w="443" w:type="pct"/>
            <w:tcBorders>
              <w:top w:val="nil"/>
              <w:left w:val="nil"/>
              <w:bottom w:val="single" w:sz="8" w:space="0" w:color="auto"/>
              <w:right w:val="single" w:sz="8" w:space="0" w:color="auto"/>
            </w:tcBorders>
            <w:shd w:val="clear" w:color="auto" w:fill="auto"/>
            <w:vAlign w:val="center"/>
            <w:hideMark/>
          </w:tcPr>
          <w:p w14:paraId="253F3F4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181673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Connecticut</w:t>
            </w:r>
          </w:p>
        </w:tc>
        <w:tc>
          <w:tcPr>
            <w:tcW w:w="516" w:type="pct"/>
            <w:tcBorders>
              <w:top w:val="nil"/>
              <w:left w:val="nil"/>
              <w:bottom w:val="single" w:sz="8" w:space="0" w:color="auto"/>
              <w:right w:val="single" w:sz="8" w:space="0" w:color="auto"/>
            </w:tcBorders>
            <w:shd w:val="clear" w:color="auto" w:fill="auto"/>
            <w:vAlign w:val="center"/>
            <w:hideMark/>
          </w:tcPr>
          <w:p w14:paraId="333FF45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549</w:t>
            </w:r>
          </w:p>
        </w:tc>
        <w:tc>
          <w:tcPr>
            <w:tcW w:w="506" w:type="pct"/>
            <w:tcBorders>
              <w:top w:val="nil"/>
              <w:left w:val="nil"/>
              <w:bottom w:val="single" w:sz="8" w:space="0" w:color="auto"/>
              <w:right w:val="single" w:sz="8" w:space="0" w:color="auto"/>
            </w:tcBorders>
            <w:shd w:val="clear" w:color="auto" w:fill="auto"/>
            <w:noWrap/>
            <w:vAlign w:val="center"/>
            <w:hideMark/>
          </w:tcPr>
          <w:p w14:paraId="378E7D4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7,112</w:t>
            </w:r>
          </w:p>
        </w:tc>
        <w:tc>
          <w:tcPr>
            <w:tcW w:w="575" w:type="pct"/>
            <w:tcBorders>
              <w:top w:val="nil"/>
              <w:left w:val="nil"/>
              <w:bottom w:val="single" w:sz="8" w:space="0" w:color="auto"/>
              <w:right w:val="single" w:sz="8" w:space="0" w:color="auto"/>
            </w:tcBorders>
            <w:shd w:val="clear" w:color="auto" w:fill="auto"/>
            <w:noWrap/>
            <w:vAlign w:val="center"/>
            <w:hideMark/>
          </w:tcPr>
          <w:p w14:paraId="706929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1,132</w:t>
            </w:r>
          </w:p>
        </w:tc>
        <w:tc>
          <w:tcPr>
            <w:tcW w:w="602" w:type="pct"/>
            <w:tcBorders>
              <w:top w:val="nil"/>
              <w:left w:val="nil"/>
              <w:bottom w:val="single" w:sz="8" w:space="0" w:color="auto"/>
              <w:right w:val="single" w:sz="8" w:space="0" w:color="auto"/>
            </w:tcBorders>
            <w:shd w:val="clear" w:color="auto" w:fill="auto"/>
            <w:noWrap/>
            <w:vAlign w:val="center"/>
            <w:hideMark/>
          </w:tcPr>
          <w:p w14:paraId="0D7432A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w:t>
            </w:r>
          </w:p>
        </w:tc>
        <w:tc>
          <w:tcPr>
            <w:tcW w:w="502" w:type="pct"/>
            <w:tcBorders>
              <w:top w:val="nil"/>
              <w:left w:val="nil"/>
              <w:bottom w:val="single" w:sz="8" w:space="0" w:color="auto"/>
              <w:right w:val="single" w:sz="8" w:space="0" w:color="auto"/>
            </w:tcBorders>
            <w:shd w:val="clear" w:color="auto" w:fill="auto"/>
            <w:noWrap/>
            <w:vAlign w:val="center"/>
            <w:hideMark/>
          </w:tcPr>
          <w:p w14:paraId="3DC7D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6,027</w:t>
            </w:r>
          </w:p>
        </w:tc>
        <w:tc>
          <w:tcPr>
            <w:tcW w:w="534" w:type="pct"/>
            <w:tcBorders>
              <w:top w:val="nil"/>
              <w:left w:val="nil"/>
              <w:bottom w:val="single" w:sz="8" w:space="0" w:color="auto"/>
              <w:right w:val="single" w:sz="8" w:space="0" w:color="auto"/>
            </w:tcBorders>
            <w:shd w:val="clear" w:color="auto" w:fill="auto"/>
            <w:noWrap/>
            <w:vAlign w:val="center"/>
            <w:hideMark/>
          </w:tcPr>
          <w:p w14:paraId="370CC22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7F8265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43" w:type="pct"/>
            <w:tcBorders>
              <w:top w:val="nil"/>
              <w:left w:val="nil"/>
              <w:bottom w:val="single" w:sz="8" w:space="0" w:color="auto"/>
              <w:right w:val="single" w:sz="8" w:space="0" w:color="auto"/>
            </w:tcBorders>
            <w:shd w:val="clear" w:color="auto" w:fill="auto"/>
            <w:vAlign w:val="center"/>
            <w:hideMark/>
          </w:tcPr>
          <w:p w14:paraId="48773D8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81D77E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D.C.</w:t>
            </w:r>
          </w:p>
        </w:tc>
        <w:tc>
          <w:tcPr>
            <w:tcW w:w="516" w:type="pct"/>
            <w:tcBorders>
              <w:top w:val="nil"/>
              <w:left w:val="nil"/>
              <w:bottom w:val="single" w:sz="8" w:space="0" w:color="auto"/>
              <w:right w:val="single" w:sz="8" w:space="0" w:color="auto"/>
            </w:tcBorders>
            <w:shd w:val="clear" w:color="auto" w:fill="auto"/>
            <w:vAlign w:val="center"/>
            <w:hideMark/>
          </w:tcPr>
          <w:p w14:paraId="2A3C4B7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w:t>
            </w:r>
          </w:p>
        </w:tc>
        <w:tc>
          <w:tcPr>
            <w:tcW w:w="506" w:type="pct"/>
            <w:tcBorders>
              <w:top w:val="nil"/>
              <w:left w:val="nil"/>
              <w:bottom w:val="single" w:sz="8" w:space="0" w:color="auto"/>
              <w:right w:val="single" w:sz="8" w:space="0" w:color="auto"/>
            </w:tcBorders>
            <w:shd w:val="clear" w:color="auto" w:fill="auto"/>
            <w:noWrap/>
            <w:vAlign w:val="center"/>
            <w:hideMark/>
          </w:tcPr>
          <w:p w14:paraId="662825A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4,101</w:t>
            </w:r>
          </w:p>
        </w:tc>
        <w:tc>
          <w:tcPr>
            <w:tcW w:w="575" w:type="pct"/>
            <w:tcBorders>
              <w:top w:val="nil"/>
              <w:left w:val="nil"/>
              <w:bottom w:val="single" w:sz="8" w:space="0" w:color="auto"/>
              <w:right w:val="single" w:sz="8" w:space="0" w:color="auto"/>
            </w:tcBorders>
            <w:shd w:val="clear" w:color="auto" w:fill="auto"/>
            <w:noWrap/>
            <w:vAlign w:val="center"/>
            <w:hideMark/>
          </w:tcPr>
          <w:p w14:paraId="2D39D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685</w:t>
            </w:r>
          </w:p>
        </w:tc>
        <w:tc>
          <w:tcPr>
            <w:tcW w:w="602" w:type="pct"/>
            <w:tcBorders>
              <w:top w:val="nil"/>
              <w:left w:val="nil"/>
              <w:bottom w:val="single" w:sz="8" w:space="0" w:color="auto"/>
              <w:right w:val="single" w:sz="8" w:space="0" w:color="auto"/>
            </w:tcBorders>
            <w:shd w:val="clear" w:color="auto" w:fill="auto"/>
            <w:noWrap/>
            <w:vAlign w:val="center"/>
            <w:hideMark/>
          </w:tcPr>
          <w:p w14:paraId="1F76ADE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26F9686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3,422</w:t>
            </w:r>
          </w:p>
        </w:tc>
        <w:tc>
          <w:tcPr>
            <w:tcW w:w="534" w:type="pct"/>
            <w:tcBorders>
              <w:top w:val="nil"/>
              <w:left w:val="nil"/>
              <w:bottom w:val="single" w:sz="8" w:space="0" w:color="auto"/>
              <w:right w:val="single" w:sz="8" w:space="0" w:color="auto"/>
            </w:tcBorders>
            <w:shd w:val="clear" w:color="auto" w:fill="auto"/>
            <w:noWrap/>
            <w:vAlign w:val="center"/>
            <w:hideMark/>
          </w:tcPr>
          <w:p w14:paraId="4927253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17.7</w:t>
            </w:r>
          </w:p>
        </w:tc>
        <w:tc>
          <w:tcPr>
            <w:tcW w:w="625" w:type="pct"/>
            <w:tcBorders>
              <w:top w:val="nil"/>
              <w:left w:val="nil"/>
              <w:bottom w:val="single" w:sz="8" w:space="0" w:color="auto"/>
              <w:right w:val="single" w:sz="8" w:space="0" w:color="auto"/>
            </w:tcBorders>
            <w:shd w:val="clear" w:color="auto" w:fill="auto"/>
            <w:noWrap/>
            <w:vAlign w:val="center"/>
            <w:hideMark/>
          </w:tcPr>
          <w:p w14:paraId="7DCA803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19.9</w:t>
            </w:r>
          </w:p>
        </w:tc>
        <w:tc>
          <w:tcPr>
            <w:tcW w:w="443" w:type="pct"/>
            <w:tcBorders>
              <w:top w:val="nil"/>
              <w:left w:val="nil"/>
              <w:bottom w:val="single" w:sz="8" w:space="0" w:color="auto"/>
              <w:right w:val="single" w:sz="8" w:space="0" w:color="auto"/>
            </w:tcBorders>
            <w:shd w:val="clear" w:color="auto" w:fill="auto"/>
            <w:vAlign w:val="center"/>
            <w:hideMark/>
          </w:tcPr>
          <w:p w14:paraId="5CA6DA9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41707B86"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Georgia</w:t>
            </w:r>
          </w:p>
        </w:tc>
        <w:tc>
          <w:tcPr>
            <w:tcW w:w="516" w:type="pct"/>
            <w:tcBorders>
              <w:top w:val="nil"/>
              <w:left w:val="nil"/>
              <w:bottom w:val="single" w:sz="8" w:space="0" w:color="auto"/>
              <w:right w:val="single" w:sz="8" w:space="0" w:color="auto"/>
            </w:tcBorders>
            <w:shd w:val="clear" w:color="auto" w:fill="auto"/>
            <w:vAlign w:val="center"/>
            <w:hideMark/>
          </w:tcPr>
          <w:p w14:paraId="6C97561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545</w:t>
            </w:r>
          </w:p>
        </w:tc>
        <w:tc>
          <w:tcPr>
            <w:tcW w:w="506" w:type="pct"/>
            <w:tcBorders>
              <w:top w:val="nil"/>
              <w:left w:val="nil"/>
              <w:bottom w:val="single" w:sz="8" w:space="0" w:color="auto"/>
              <w:right w:val="single" w:sz="8" w:space="0" w:color="auto"/>
            </w:tcBorders>
            <w:shd w:val="clear" w:color="auto" w:fill="auto"/>
            <w:noWrap/>
            <w:vAlign w:val="center"/>
            <w:hideMark/>
          </w:tcPr>
          <w:p w14:paraId="04CF510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9,433</w:t>
            </w:r>
          </w:p>
        </w:tc>
        <w:tc>
          <w:tcPr>
            <w:tcW w:w="575" w:type="pct"/>
            <w:tcBorders>
              <w:top w:val="nil"/>
              <w:left w:val="nil"/>
              <w:bottom w:val="single" w:sz="8" w:space="0" w:color="auto"/>
              <w:right w:val="single" w:sz="8" w:space="0" w:color="auto"/>
            </w:tcBorders>
            <w:shd w:val="clear" w:color="auto" w:fill="auto"/>
            <w:noWrap/>
            <w:vAlign w:val="center"/>
            <w:hideMark/>
          </w:tcPr>
          <w:p w14:paraId="20655AA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1,455</w:t>
            </w:r>
          </w:p>
        </w:tc>
        <w:tc>
          <w:tcPr>
            <w:tcW w:w="602" w:type="pct"/>
            <w:tcBorders>
              <w:top w:val="nil"/>
              <w:left w:val="nil"/>
              <w:bottom w:val="single" w:sz="8" w:space="0" w:color="auto"/>
              <w:right w:val="single" w:sz="8" w:space="0" w:color="auto"/>
            </w:tcBorders>
            <w:shd w:val="clear" w:color="auto" w:fill="auto"/>
            <w:noWrap/>
            <w:vAlign w:val="center"/>
            <w:hideMark/>
          </w:tcPr>
          <w:p w14:paraId="6B54A1D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w:t>
            </w:r>
          </w:p>
        </w:tc>
        <w:tc>
          <w:tcPr>
            <w:tcW w:w="502" w:type="pct"/>
            <w:tcBorders>
              <w:top w:val="nil"/>
              <w:left w:val="nil"/>
              <w:bottom w:val="single" w:sz="8" w:space="0" w:color="auto"/>
              <w:right w:val="single" w:sz="8" w:space="0" w:color="auto"/>
            </w:tcBorders>
            <w:shd w:val="clear" w:color="auto" w:fill="auto"/>
            <w:noWrap/>
            <w:vAlign w:val="center"/>
            <w:hideMark/>
          </w:tcPr>
          <w:p w14:paraId="28D0E29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8,004</w:t>
            </w:r>
          </w:p>
        </w:tc>
        <w:tc>
          <w:tcPr>
            <w:tcW w:w="534" w:type="pct"/>
            <w:tcBorders>
              <w:top w:val="nil"/>
              <w:left w:val="nil"/>
              <w:bottom w:val="single" w:sz="8" w:space="0" w:color="auto"/>
              <w:right w:val="single" w:sz="8" w:space="0" w:color="auto"/>
            </w:tcBorders>
            <w:shd w:val="clear" w:color="auto" w:fill="auto"/>
            <w:noWrap/>
            <w:vAlign w:val="center"/>
            <w:hideMark/>
          </w:tcPr>
          <w:p w14:paraId="7092551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625" w:type="pct"/>
            <w:tcBorders>
              <w:top w:val="nil"/>
              <w:left w:val="nil"/>
              <w:bottom w:val="single" w:sz="8" w:space="0" w:color="auto"/>
              <w:right w:val="single" w:sz="8" w:space="0" w:color="auto"/>
            </w:tcBorders>
            <w:shd w:val="clear" w:color="auto" w:fill="auto"/>
            <w:noWrap/>
            <w:vAlign w:val="center"/>
            <w:hideMark/>
          </w:tcPr>
          <w:p w14:paraId="38D7F63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c>
          <w:tcPr>
            <w:tcW w:w="443" w:type="pct"/>
            <w:tcBorders>
              <w:top w:val="nil"/>
              <w:left w:val="nil"/>
              <w:bottom w:val="single" w:sz="8" w:space="0" w:color="auto"/>
              <w:right w:val="single" w:sz="8" w:space="0" w:color="auto"/>
            </w:tcBorders>
            <w:shd w:val="clear" w:color="auto" w:fill="auto"/>
            <w:vAlign w:val="center"/>
            <w:hideMark/>
          </w:tcPr>
          <w:p w14:paraId="500DEE0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C5B3B7E"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Illinois</w:t>
            </w:r>
          </w:p>
        </w:tc>
        <w:tc>
          <w:tcPr>
            <w:tcW w:w="516" w:type="pct"/>
            <w:tcBorders>
              <w:top w:val="nil"/>
              <w:left w:val="nil"/>
              <w:bottom w:val="single" w:sz="8" w:space="0" w:color="auto"/>
              <w:right w:val="single" w:sz="8" w:space="0" w:color="auto"/>
            </w:tcBorders>
            <w:shd w:val="clear" w:color="auto" w:fill="auto"/>
            <w:vAlign w:val="center"/>
            <w:hideMark/>
          </w:tcPr>
          <w:p w14:paraId="08B91DF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w:t>
            </w:r>
          </w:p>
        </w:tc>
        <w:tc>
          <w:tcPr>
            <w:tcW w:w="506" w:type="pct"/>
            <w:tcBorders>
              <w:top w:val="nil"/>
              <w:left w:val="nil"/>
              <w:bottom w:val="single" w:sz="8" w:space="0" w:color="auto"/>
              <w:right w:val="single" w:sz="8" w:space="0" w:color="auto"/>
            </w:tcBorders>
            <w:shd w:val="clear" w:color="auto" w:fill="auto"/>
            <w:noWrap/>
            <w:vAlign w:val="center"/>
            <w:hideMark/>
          </w:tcPr>
          <w:p w14:paraId="40BE690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6,187</w:t>
            </w:r>
          </w:p>
        </w:tc>
        <w:tc>
          <w:tcPr>
            <w:tcW w:w="575" w:type="pct"/>
            <w:tcBorders>
              <w:top w:val="nil"/>
              <w:left w:val="nil"/>
              <w:bottom w:val="single" w:sz="8" w:space="0" w:color="auto"/>
              <w:right w:val="single" w:sz="8" w:space="0" w:color="auto"/>
            </w:tcBorders>
            <w:shd w:val="clear" w:color="auto" w:fill="auto"/>
            <w:noWrap/>
            <w:vAlign w:val="center"/>
            <w:hideMark/>
          </w:tcPr>
          <w:p w14:paraId="63CF765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778</w:t>
            </w:r>
          </w:p>
        </w:tc>
        <w:tc>
          <w:tcPr>
            <w:tcW w:w="602" w:type="pct"/>
            <w:tcBorders>
              <w:top w:val="nil"/>
              <w:left w:val="nil"/>
              <w:bottom w:val="single" w:sz="8" w:space="0" w:color="auto"/>
              <w:right w:val="single" w:sz="8" w:space="0" w:color="auto"/>
            </w:tcBorders>
            <w:shd w:val="clear" w:color="auto" w:fill="auto"/>
            <w:noWrap/>
            <w:vAlign w:val="center"/>
            <w:hideMark/>
          </w:tcPr>
          <w:p w14:paraId="28FC218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6B9E1E4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5,415</w:t>
            </w:r>
          </w:p>
        </w:tc>
        <w:tc>
          <w:tcPr>
            <w:tcW w:w="534" w:type="pct"/>
            <w:tcBorders>
              <w:top w:val="nil"/>
              <w:left w:val="nil"/>
              <w:bottom w:val="single" w:sz="8" w:space="0" w:color="auto"/>
              <w:right w:val="single" w:sz="8" w:space="0" w:color="auto"/>
            </w:tcBorders>
            <w:shd w:val="clear" w:color="auto" w:fill="auto"/>
            <w:noWrap/>
            <w:vAlign w:val="center"/>
            <w:hideMark/>
          </w:tcPr>
          <w:p w14:paraId="2BFCE13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625" w:type="pct"/>
            <w:tcBorders>
              <w:top w:val="nil"/>
              <w:left w:val="nil"/>
              <w:bottom w:val="single" w:sz="8" w:space="0" w:color="auto"/>
              <w:right w:val="single" w:sz="8" w:space="0" w:color="auto"/>
            </w:tcBorders>
            <w:shd w:val="clear" w:color="auto" w:fill="auto"/>
            <w:noWrap/>
            <w:vAlign w:val="center"/>
            <w:hideMark/>
          </w:tcPr>
          <w:p w14:paraId="1F58B6D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12.4</w:t>
            </w:r>
          </w:p>
        </w:tc>
        <w:tc>
          <w:tcPr>
            <w:tcW w:w="443" w:type="pct"/>
            <w:tcBorders>
              <w:top w:val="nil"/>
              <w:left w:val="nil"/>
              <w:bottom w:val="single" w:sz="8" w:space="0" w:color="auto"/>
              <w:right w:val="single" w:sz="8" w:space="0" w:color="auto"/>
            </w:tcBorders>
            <w:shd w:val="clear" w:color="auto" w:fill="auto"/>
            <w:vAlign w:val="center"/>
            <w:hideMark/>
          </w:tcPr>
          <w:p w14:paraId="296B81B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F96CD29"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Indiana</w:t>
            </w:r>
          </w:p>
        </w:tc>
        <w:tc>
          <w:tcPr>
            <w:tcW w:w="516" w:type="pct"/>
            <w:tcBorders>
              <w:top w:val="nil"/>
              <w:left w:val="nil"/>
              <w:bottom w:val="single" w:sz="8" w:space="0" w:color="auto"/>
              <w:right w:val="single" w:sz="8" w:space="0" w:color="auto"/>
            </w:tcBorders>
            <w:shd w:val="clear" w:color="auto" w:fill="auto"/>
            <w:vAlign w:val="center"/>
            <w:hideMark/>
          </w:tcPr>
          <w:p w14:paraId="4D6A088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500</w:t>
            </w:r>
          </w:p>
        </w:tc>
        <w:tc>
          <w:tcPr>
            <w:tcW w:w="506" w:type="pct"/>
            <w:tcBorders>
              <w:top w:val="nil"/>
              <w:left w:val="nil"/>
              <w:bottom w:val="single" w:sz="8" w:space="0" w:color="auto"/>
              <w:right w:val="single" w:sz="8" w:space="0" w:color="auto"/>
            </w:tcBorders>
            <w:shd w:val="clear" w:color="auto" w:fill="auto"/>
            <w:noWrap/>
            <w:vAlign w:val="center"/>
            <w:hideMark/>
          </w:tcPr>
          <w:p w14:paraId="77D6A8E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9,824</w:t>
            </w:r>
          </w:p>
        </w:tc>
        <w:tc>
          <w:tcPr>
            <w:tcW w:w="575" w:type="pct"/>
            <w:tcBorders>
              <w:top w:val="nil"/>
              <w:left w:val="nil"/>
              <w:bottom w:val="single" w:sz="8" w:space="0" w:color="auto"/>
              <w:right w:val="single" w:sz="8" w:space="0" w:color="auto"/>
            </w:tcBorders>
            <w:shd w:val="clear" w:color="auto" w:fill="auto"/>
            <w:noWrap/>
            <w:vAlign w:val="center"/>
            <w:hideMark/>
          </w:tcPr>
          <w:p w14:paraId="011B12D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1,361</w:t>
            </w:r>
          </w:p>
        </w:tc>
        <w:tc>
          <w:tcPr>
            <w:tcW w:w="602" w:type="pct"/>
            <w:tcBorders>
              <w:top w:val="nil"/>
              <w:left w:val="nil"/>
              <w:bottom w:val="single" w:sz="8" w:space="0" w:color="auto"/>
              <w:right w:val="single" w:sz="8" w:space="0" w:color="auto"/>
            </w:tcBorders>
            <w:shd w:val="clear" w:color="auto" w:fill="auto"/>
            <w:noWrap/>
            <w:vAlign w:val="center"/>
            <w:hideMark/>
          </w:tcPr>
          <w:p w14:paraId="06AEA96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w:t>
            </w:r>
          </w:p>
        </w:tc>
        <w:tc>
          <w:tcPr>
            <w:tcW w:w="502" w:type="pct"/>
            <w:tcBorders>
              <w:top w:val="nil"/>
              <w:left w:val="nil"/>
              <w:bottom w:val="single" w:sz="8" w:space="0" w:color="auto"/>
              <w:right w:val="single" w:sz="8" w:space="0" w:color="auto"/>
            </w:tcBorders>
            <w:shd w:val="clear" w:color="auto" w:fill="auto"/>
            <w:noWrap/>
            <w:vAlign w:val="center"/>
            <w:hideMark/>
          </w:tcPr>
          <w:p w14:paraId="75A6CD4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8,504</w:t>
            </w:r>
          </w:p>
        </w:tc>
        <w:tc>
          <w:tcPr>
            <w:tcW w:w="534" w:type="pct"/>
            <w:tcBorders>
              <w:top w:val="nil"/>
              <w:left w:val="nil"/>
              <w:bottom w:val="single" w:sz="8" w:space="0" w:color="auto"/>
              <w:right w:val="single" w:sz="8" w:space="0" w:color="auto"/>
            </w:tcBorders>
            <w:shd w:val="clear" w:color="auto" w:fill="auto"/>
            <w:noWrap/>
            <w:vAlign w:val="center"/>
            <w:hideMark/>
          </w:tcPr>
          <w:p w14:paraId="1B1F27B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625" w:type="pct"/>
            <w:tcBorders>
              <w:top w:val="nil"/>
              <w:left w:val="nil"/>
              <w:bottom w:val="single" w:sz="8" w:space="0" w:color="auto"/>
              <w:right w:val="single" w:sz="8" w:space="0" w:color="auto"/>
            </w:tcBorders>
            <w:shd w:val="clear" w:color="auto" w:fill="auto"/>
            <w:noWrap/>
            <w:vAlign w:val="center"/>
            <w:hideMark/>
          </w:tcPr>
          <w:p w14:paraId="1542F81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443" w:type="pct"/>
            <w:tcBorders>
              <w:top w:val="nil"/>
              <w:left w:val="nil"/>
              <w:bottom w:val="single" w:sz="8" w:space="0" w:color="auto"/>
              <w:right w:val="single" w:sz="8" w:space="0" w:color="auto"/>
            </w:tcBorders>
            <w:shd w:val="clear" w:color="auto" w:fill="auto"/>
            <w:vAlign w:val="center"/>
            <w:hideMark/>
          </w:tcPr>
          <w:p w14:paraId="453439B6"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5FAD54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Iowa</w:t>
            </w:r>
          </w:p>
        </w:tc>
        <w:tc>
          <w:tcPr>
            <w:tcW w:w="516" w:type="pct"/>
            <w:tcBorders>
              <w:top w:val="nil"/>
              <w:left w:val="nil"/>
              <w:bottom w:val="single" w:sz="8" w:space="0" w:color="auto"/>
              <w:right w:val="single" w:sz="8" w:space="0" w:color="auto"/>
            </w:tcBorders>
            <w:shd w:val="clear" w:color="auto" w:fill="auto"/>
            <w:vAlign w:val="center"/>
            <w:hideMark/>
          </w:tcPr>
          <w:p w14:paraId="3DAA9DC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245</w:t>
            </w:r>
          </w:p>
        </w:tc>
        <w:tc>
          <w:tcPr>
            <w:tcW w:w="506" w:type="pct"/>
            <w:tcBorders>
              <w:top w:val="nil"/>
              <w:left w:val="nil"/>
              <w:bottom w:val="single" w:sz="8" w:space="0" w:color="auto"/>
              <w:right w:val="single" w:sz="8" w:space="0" w:color="auto"/>
            </w:tcBorders>
            <w:shd w:val="clear" w:color="auto" w:fill="auto"/>
            <w:noWrap/>
            <w:vAlign w:val="center"/>
            <w:hideMark/>
          </w:tcPr>
          <w:p w14:paraId="5572F70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8,084</w:t>
            </w:r>
          </w:p>
        </w:tc>
        <w:tc>
          <w:tcPr>
            <w:tcW w:w="575" w:type="pct"/>
            <w:tcBorders>
              <w:top w:val="nil"/>
              <w:left w:val="nil"/>
              <w:bottom w:val="single" w:sz="8" w:space="0" w:color="auto"/>
              <w:right w:val="single" w:sz="8" w:space="0" w:color="auto"/>
            </w:tcBorders>
            <w:shd w:val="clear" w:color="auto" w:fill="auto"/>
            <w:noWrap/>
            <w:vAlign w:val="center"/>
            <w:hideMark/>
          </w:tcPr>
          <w:p w14:paraId="367C132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724</w:t>
            </w:r>
          </w:p>
        </w:tc>
        <w:tc>
          <w:tcPr>
            <w:tcW w:w="602" w:type="pct"/>
            <w:tcBorders>
              <w:top w:val="nil"/>
              <w:left w:val="nil"/>
              <w:bottom w:val="single" w:sz="8" w:space="0" w:color="auto"/>
              <w:right w:val="single" w:sz="8" w:space="0" w:color="auto"/>
            </w:tcBorders>
            <w:shd w:val="clear" w:color="auto" w:fill="auto"/>
            <w:noWrap/>
            <w:vAlign w:val="center"/>
            <w:hideMark/>
          </w:tcPr>
          <w:p w14:paraId="50F679F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1AB182D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7,379</w:t>
            </w:r>
          </w:p>
        </w:tc>
        <w:tc>
          <w:tcPr>
            <w:tcW w:w="534" w:type="pct"/>
            <w:tcBorders>
              <w:top w:val="nil"/>
              <w:left w:val="nil"/>
              <w:bottom w:val="single" w:sz="8" w:space="0" w:color="auto"/>
              <w:right w:val="single" w:sz="8" w:space="0" w:color="auto"/>
            </w:tcBorders>
            <w:shd w:val="clear" w:color="auto" w:fill="auto"/>
            <w:noWrap/>
            <w:vAlign w:val="center"/>
            <w:hideMark/>
          </w:tcPr>
          <w:p w14:paraId="26F5865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6.3</w:t>
            </w:r>
          </w:p>
        </w:tc>
        <w:tc>
          <w:tcPr>
            <w:tcW w:w="625" w:type="pct"/>
            <w:tcBorders>
              <w:top w:val="nil"/>
              <w:left w:val="nil"/>
              <w:bottom w:val="single" w:sz="8" w:space="0" w:color="auto"/>
              <w:right w:val="single" w:sz="8" w:space="0" w:color="auto"/>
            </w:tcBorders>
            <w:shd w:val="clear" w:color="auto" w:fill="auto"/>
            <w:noWrap/>
            <w:vAlign w:val="center"/>
            <w:hideMark/>
          </w:tcPr>
          <w:p w14:paraId="342E8FD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8.4</w:t>
            </w:r>
          </w:p>
        </w:tc>
        <w:tc>
          <w:tcPr>
            <w:tcW w:w="443" w:type="pct"/>
            <w:tcBorders>
              <w:top w:val="nil"/>
              <w:left w:val="nil"/>
              <w:bottom w:val="single" w:sz="8" w:space="0" w:color="auto"/>
              <w:right w:val="single" w:sz="8" w:space="0" w:color="auto"/>
            </w:tcBorders>
            <w:shd w:val="clear" w:color="auto" w:fill="auto"/>
            <w:vAlign w:val="center"/>
            <w:hideMark/>
          </w:tcPr>
          <w:p w14:paraId="795110B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075659E"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Kansas</w:t>
            </w:r>
          </w:p>
        </w:tc>
        <w:tc>
          <w:tcPr>
            <w:tcW w:w="516" w:type="pct"/>
            <w:tcBorders>
              <w:top w:val="nil"/>
              <w:left w:val="nil"/>
              <w:bottom w:val="single" w:sz="8" w:space="0" w:color="auto"/>
              <w:right w:val="single" w:sz="8" w:space="0" w:color="auto"/>
            </w:tcBorders>
            <w:shd w:val="clear" w:color="auto" w:fill="auto"/>
            <w:vAlign w:val="center"/>
            <w:hideMark/>
          </w:tcPr>
          <w:p w14:paraId="71E5740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827</w:t>
            </w:r>
          </w:p>
        </w:tc>
        <w:tc>
          <w:tcPr>
            <w:tcW w:w="506" w:type="pct"/>
            <w:tcBorders>
              <w:top w:val="nil"/>
              <w:left w:val="nil"/>
              <w:bottom w:val="single" w:sz="8" w:space="0" w:color="auto"/>
              <w:right w:val="single" w:sz="8" w:space="0" w:color="auto"/>
            </w:tcBorders>
            <w:shd w:val="clear" w:color="auto" w:fill="auto"/>
            <w:noWrap/>
            <w:vAlign w:val="center"/>
            <w:hideMark/>
          </w:tcPr>
          <w:p w14:paraId="0AA1353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14,699</w:t>
            </w:r>
          </w:p>
        </w:tc>
        <w:tc>
          <w:tcPr>
            <w:tcW w:w="575" w:type="pct"/>
            <w:tcBorders>
              <w:top w:val="nil"/>
              <w:left w:val="nil"/>
              <w:bottom w:val="single" w:sz="8" w:space="0" w:color="auto"/>
              <w:right w:val="single" w:sz="8" w:space="0" w:color="auto"/>
            </w:tcBorders>
            <w:shd w:val="clear" w:color="auto" w:fill="auto"/>
            <w:noWrap/>
            <w:vAlign w:val="center"/>
            <w:hideMark/>
          </w:tcPr>
          <w:p w14:paraId="6584595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1,839</w:t>
            </w:r>
          </w:p>
        </w:tc>
        <w:tc>
          <w:tcPr>
            <w:tcW w:w="602" w:type="pct"/>
            <w:tcBorders>
              <w:top w:val="nil"/>
              <w:left w:val="nil"/>
              <w:bottom w:val="single" w:sz="8" w:space="0" w:color="auto"/>
              <w:right w:val="single" w:sz="8" w:space="0" w:color="auto"/>
            </w:tcBorders>
            <w:shd w:val="clear" w:color="auto" w:fill="auto"/>
            <w:noWrap/>
            <w:vAlign w:val="center"/>
            <w:hideMark/>
          </w:tcPr>
          <w:p w14:paraId="2165872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w:t>
            </w:r>
          </w:p>
        </w:tc>
        <w:tc>
          <w:tcPr>
            <w:tcW w:w="502" w:type="pct"/>
            <w:tcBorders>
              <w:top w:val="nil"/>
              <w:left w:val="nil"/>
              <w:bottom w:val="single" w:sz="8" w:space="0" w:color="auto"/>
              <w:right w:val="single" w:sz="8" w:space="0" w:color="auto"/>
            </w:tcBorders>
            <w:shd w:val="clear" w:color="auto" w:fill="auto"/>
            <w:noWrap/>
            <w:vAlign w:val="center"/>
            <w:hideMark/>
          </w:tcPr>
          <w:p w14:paraId="4EFE9D6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12,910</w:t>
            </w:r>
          </w:p>
        </w:tc>
        <w:tc>
          <w:tcPr>
            <w:tcW w:w="534" w:type="pct"/>
            <w:tcBorders>
              <w:top w:val="nil"/>
              <w:left w:val="nil"/>
              <w:bottom w:val="single" w:sz="8" w:space="0" w:color="auto"/>
              <w:right w:val="single" w:sz="8" w:space="0" w:color="auto"/>
            </w:tcBorders>
            <w:shd w:val="clear" w:color="auto" w:fill="auto"/>
            <w:noWrap/>
            <w:vAlign w:val="center"/>
            <w:hideMark/>
          </w:tcPr>
          <w:p w14:paraId="18E8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w:t>
            </w:r>
          </w:p>
        </w:tc>
        <w:tc>
          <w:tcPr>
            <w:tcW w:w="625" w:type="pct"/>
            <w:tcBorders>
              <w:top w:val="nil"/>
              <w:left w:val="nil"/>
              <w:bottom w:val="single" w:sz="8" w:space="0" w:color="auto"/>
              <w:right w:val="single" w:sz="8" w:space="0" w:color="auto"/>
            </w:tcBorders>
            <w:shd w:val="clear" w:color="auto" w:fill="auto"/>
            <w:noWrap/>
            <w:vAlign w:val="center"/>
            <w:hideMark/>
          </w:tcPr>
          <w:p w14:paraId="33CCDF9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11.6</w:t>
            </w:r>
          </w:p>
        </w:tc>
        <w:tc>
          <w:tcPr>
            <w:tcW w:w="443" w:type="pct"/>
            <w:tcBorders>
              <w:top w:val="nil"/>
              <w:left w:val="nil"/>
              <w:bottom w:val="single" w:sz="8" w:space="0" w:color="auto"/>
              <w:right w:val="single" w:sz="8" w:space="0" w:color="auto"/>
            </w:tcBorders>
            <w:shd w:val="clear" w:color="auto" w:fill="auto"/>
            <w:vAlign w:val="center"/>
            <w:hideMark/>
          </w:tcPr>
          <w:p w14:paraId="55AA471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43C5136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Louisiana</w:t>
            </w:r>
          </w:p>
        </w:tc>
        <w:tc>
          <w:tcPr>
            <w:tcW w:w="516" w:type="pct"/>
            <w:tcBorders>
              <w:top w:val="nil"/>
              <w:left w:val="nil"/>
              <w:bottom w:val="single" w:sz="8" w:space="0" w:color="auto"/>
              <w:right w:val="single" w:sz="8" w:space="0" w:color="auto"/>
            </w:tcBorders>
            <w:shd w:val="clear" w:color="auto" w:fill="auto"/>
            <w:vAlign w:val="center"/>
            <w:hideMark/>
          </w:tcPr>
          <w:p w14:paraId="421A5C4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w:t>
            </w:r>
          </w:p>
        </w:tc>
        <w:tc>
          <w:tcPr>
            <w:tcW w:w="506" w:type="pct"/>
            <w:tcBorders>
              <w:top w:val="nil"/>
              <w:left w:val="nil"/>
              <w:bottom w:val="single" w:sz="8" w:space="0" w:color="auto"/>
              <w:right w:val="single" w:sz="8" w:space="0" w:color="auto"/>
            </w:tcBorders>
            <w:shd w:val="clear" w:color="auto" w:fill="auto"/>
            <w:noWrap/>
            <w:vAlign w:val="center"/>
            <w:hideMark/>
          </w:tcPr>
          <w:p w14:paraId="08524A8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8,829</w:t>
            </w:r>
          </w:p>
        </w:tc>
        <w:tc>
          <w:tcPr>
            <w:tcW w:w="575" w:type="pct"/>
            <w:tcBorders>
              <w:top w:val="nil"/>
              <w:left w:val="nil"/>
              <w:bottom w:val="single" w:sz="8" w:space="0" w:color="auto"/>
              <w:right w:val="single" w:sz="8" w:space="0" w:color="auto"/>
            </w:tcBorders>
            <w:shd w:val="clear" w:color="auto" w:fill="auto"/>
            <w:noWrap/>
            <w:vAlign w:val="center"/>
            <w:hideMark/>
          </w:tcPr>
          <w:p w14:paraId="5801C01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1,214</w:t>
            </w:r>
          </w:p>
        </w:tc>
        <w:tc>
          <w:tcPr>
            <w:tcW w:w="602" w:type="pct"/>
            <w:tcBorders>
              <w:top w:val="nil"/>
              <w:left w:val="nil"/>
              <w:bottom w:val="single" w:sz="8" w:space="0" w:color="auto"/>
              <w:right w:val="single" w:sz="8" w:space="0" w:color="auto"/>
            </w:tcBorders>
            <w:shd w:val="clear" w:color="auto" w:fill="auto"/>
            <w:noWrap/>
            <w:vAlign w:val="center"/>
            <w:hideMark/>
          </w:tcPr>
          <w:p w14:paraId="5633CC4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w:t>
            </w:r>
          </w:p>
        </w:tc>
        <w:tc>
          <w:tcPr>
            <w:tcW w:w="502" w:type="pct"/>
            <w:tcBorders>
              <w:top w:val="nil"/>
              <w:left w:val="nil"/>
              <w:bottom w:val="single" w:sz="8" w:space="0" w:color="auto"/>
              <w:right w:val="single" w:sz="8" w:space="0" w:color="auto"/>
            </w:tcBorders>
            <w:shd w:val="clear" w:color="auto" w:fill="auto"/>
            <w:noWrap/>
            <w:vAlign w:val="center"/>
            <w:hideMark/>
          </w:tcPr>
          <w:p w14:paraId="1C31E03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7,619</w:t>
            </w:r>
          </w:p>
        </w:tc>
        <w:tc>
          <w:tcPr>
            <w:tcW w:w="534" w:type="pct"/>
            <w:tcBorders>
              <w:top w:val="nil"/>
              <w:left w:val="nil"/>
              <w:bottom w:val="single" w:sz="8" w:space="0" w:color="auto"/>
              <w:right w:val="single" w:sz="8" w:space="0" w:color="auto"/>
            </w:tcBorders>
            <w:shd w:val="clear" w:color="auto" w:fill="auto"/>
            <w:noWrap/>
            <w:vAlign w:val="center"/>
            <w:hideMark/>
          </w:tcPr>
          <w:p w14:paraId="407499C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w:t>
            </w:r>
          </w:p>
        </w:tc>
        <w:tc>
          <w:tcPr>
            <w:tcW w:w="625" w:type="pct"/>
            <w:tcBorders>
              <w:top w:val="nil"/>
              <w:left w:val="nil"/>
              <w:bottom w:val="single" w:sz="8" w:space="0" w:color="auto"/>
              <w:right w:val="single" w:sz="8" w:space="0" w:color="auto"/>
            </w:tcBorders>
            <w:shd w:val="clear" w:color="auto" w:fill="auto"/>
            <w:noWrap/>
            <w:vAlign w:val="center"/>
            <w:hideMark/>
          </w:tcPr>
          <w:p w14:paraId="543CD07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c>
          <w:tcPr>
            <w:tcW w:w="443" w:type="pct"/>
            <w:tcBorders>
              <w:top w:val="nil"/>
              <w:left w:val="nil"/>
              <w:bottom w:val="single" w:sz="8" w:space="0" w:color="auto"/>
              <w:right w:val="single" w:sz="8" w:space="0" w:color="auto"/>
            </w:tcBorders>
            <w:shd w:val="clear" w:color="auto" w:fill="auto"/>
            <w:vAlign w:val="center"/>
            <w:hideMark/>
          </w:tcPr>
          <w:p w14:paraId="3C166FA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8CAFC8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Maine</w:t>
            </w:r>
          </w:p>
        </w:tc>
        <w:tc>
          <w:tcPr>
            <w:tcW w:w="516" w:type="pct"/>
            <w:tcBorders>
              <w:top w:val="nil"/>
              <w:left w:val="nil"/>
              <w:bottom w:val="single" w:sz="8" w:space="0" w:color="auto"/>
              <w:right w:val="single" w:sz="8" w:space="0" w:color="auto"/>
            </w:tcBorders>
            <w:shd w:val="clear" w:color="auto" w:fill="auto"/>
            <w:vAlign w:val="center"/>
            <w:hideMark/>
          </w:tcPr>
          <w:p w14:paraId="10E38A5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376</w:t>
            </w:r>
          </w:p>
        </w:tc>
        <w:tc>
          <w:tcPr>
            <w:tcW w:w="506" w:type="pct"/>
            <w:tcBorders>
              <w:top w:val="nil"/>
              <w:left w:val="nil"/>
              <w:bottom w:val="single" w:sz="8" w:space="0" w:color="auto"/>
              <w:right w:val="single" w:sz="8" w:space="0" w:color="auto"/>
            </w:tcBorders>
            <w:shd w:val="clear" w:color="auto" w:fill="auto"/>
            <w:noWrap/>
            <w:vAlign w:val="center"/>
            <w:hideMark/>
          </w:tcPr>
          <w:p w14:paraId="043F318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4,523</w:t>
            </w:r>
          </w:p>
        </w:tc>
        <w:tc>
          <w:tcPr>
            <w:tcW w:w="575" w:type="pct"/>
            <w:tcBorders>
              <w:top w:val="nil"/>
              <w:left w:val="nil"/>
              <w:bottom w:val="single" w:sz="8" w:space="0" w:color="auto"/>
              <w:right w:val="single" w:sz="8" w:space="0" w:color="auto"/>
            </w:tcBorders>
            <w:shd w:val="clear" w:color="auto" w:fill="auto"/>
            <w:noWrap/>
            <w:vAlign w:val="center"/>
            <w:hideMark/>
          </w:tcPr>
          <w:p w14:paraId="075AEC0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644</w:t>
            </w:r>
          </w:p>
        </w:tc>
        <w:tc>
          <w:tcPr>
            <w:tcW w:w="602" w:type="pct"/>
            <w:tcBorders>
              <w:top w:val="nil"/>
              <w:left w:val="nil"/>
              <w:bottom w:val="single" w:sz="8" w:space="0" w:color="auto"/>
              <w:right w:val="single" w:sz="8" w:space="0" w:color="auto"/>
            </w:tcBorders>
            <w:shd w:val="clear" w:color="auto" w:fill="auto"/>
            <w:noWrap/>
            <w:vAlign w:val="center"/>
            <w:hideMark/>
          </w:tcPr>
          <w:p w14:paraId="461E351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w:t>
            </w:r>
          </w:p>
        </w:tc>
        <w:tc>
          <w:tcPr>
            <w:tcW w:w="502" w:type="pct"/>
            <w:tcBorders>
              <w:top w:val="nil"/>
              <w:left w:val="nil"/>
              <w:bottom w:val="single" w:sz="8" w:space="0" w:color="auto"/>
              <w:right w:val="single" w:sz="8" w:space="0" w:color="auto"/>
            </w:tcBorders>
            <w:shd w:val="clear" w:color="auto" w:fill="auto"/>
            <w:noWrap/>
            <w:vAlign w:val="center"/>
            <w:hideMark/>
          </w:tcPr>
          <w:p w14:paraId="0FE79E0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3,902</w:t>
            </w:r>
          </w:p>
        </w:tc>
        <w:tc>
          <w:tcPr>
            <w:tcW w:w="534" w:type="pct"/>
            <w:tcBorders>
              <w:top w:val="nil"/>
              <w:left w:val="nil"/>
              <w:bottom w:val="single" w:sz="8" w:space="0" w:color="auto"/>
              <w:right w:val="single" w:sz="8" w:space="0" w:color="auto"/>
            </w:tcBorders>
            <w:shd w:val="clear" w:color="auto" w:fill="auto"/>
            <w:noWrap/>
            <w:vAlign w:val="center"/>
            <w:hideMark/>
          </w:tcPr>
          <w:p w14:paraId="43A74BBD"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9.2</w:t>
            </w:r>
          </w:p>
        </w:tc>
        <w:tc>
          <w:tcPr>
            <w:tcW w:w="625" w:type="pct"/>
            <w:tcBorders>
              <w:top w:val="nil"/>
              <w:left w:val="nil"/>
              <w:bottom w:val="single" w:sz="8" w:space="0" w:color="auto"/>
              <w:right w:val="single" w:sz="8" w:space="0" w:color="auto"/>
            </w:tcBorders>
            <w:shd w:val="clear" w:color="auto" w:fill="auto"/>
            <w:noWrap/>
            <w:vAlign w:val="center"/>
            <w:hideMark/>
          </w:tcPr>
          <w:p w14:paraId="0411648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443" w:type="pct"/>
            <w:tcBorders>
              <w:top w:val="nil"/>
              <w:left w:val="nil"/>
              <w:bottom w:val="single" w:sz="8" w:space="0" w:color="auto"/>
              <w:right w:val="single" w:sz="8" w:space="0" w:color="auto"/>
            </w:tcBorders>
            <w:shd w:val="clear" w:color="auto" w:fill="auto"/>
            <w:vAlign w:val="center"/>
            <w:hideMark/>
          </w:tcPr>
          <w:p w14:paraId="2A4A8B3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F1FF72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Maryland</w:t>
            </w:r>
          </w:p>
        </w:tc>
        <w:tc>
          <w:tcPr>
            <w:tcW w:w="516" w:type="pct"/>
            <w:tcBorders>
              <w:top w:val="nil"/>
              <w:left w:val="nil"/>
              <w:bottom w:val="single" w:sz="8" w:space="0" w:color="auto"/>
              <w:right w:val="single" w:sz="8" w:space="0" w:color="auto"/>
            </w:tcBorders>
            <w:shd w:val="clear" w:color="auto" w:fill="auto"/>
            <w:vAlign w:val="center"/>
            <w:hideMark/>
          </w:tcPr>
          <w:p w14:paraId="3C5F54E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624</w:t>
            </w:r>
          </w:p>
        </w:tc>
        <w:tc>
          <w:tcPr>
            <w:tcW w:w="506" w:type="pct"/>
            <w:tcBorders>
              <w:top w:val="nil"/>
              <w:left w:val="nil"/>
              <w:bottom w:val="single" w:sz="8" w:space="0" w:color="auto"/>
              <w:right w:val="single" w:sz="8" w:space="0" w:color="auto"/>
            </w:tcBorders>
            <w:shd w:val="clear" w:color="auto" w:fill="auto"/>
            <w:noWrap/>
            <w:vAlign w:val="center"/>
            <w:hideMark/>
          </w:tcPr>
          <w:p w14:paraId="30482C5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13,093</w:t>
            </w:r>
          </w:p>
        </w:tc>
        <w:tc>
          <w:tcPr>
            <w:tcW w:w="575" w:type="pct"/>
            <w:tcBorders>
              <w:top w:val="nil"/>
              <w:left w:val="nil"/>
              <w:bottom w:val="single" w:sz="8" w:space="0" w:color="auto"/>
              <w:right w:val="single" w:sz="8" w:space="0" w:color="auto"/>
            </w:tcBorders>
            <w:shd w:val="clear" w:color="auto" w:fill="auto"/>
            <w:noWrap/>
            <w:vAlign w:val="center"/>
            <w:hideMark/>
          </w:tcPr>
          <w:p w14:paraId="5BDA791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1,897</w:t>
            </w:r>
          </w:p>
        </w:tc>
        <w:tc>
          <w:tcPr>
            <w:tcW w:w="602" w:type="pct"/>
            <w:tcBorders>
              <w:top w:val="nil"/>
              <w:left w:val="nil"/>
              <w:bottom w:val="single" w:sz="8" w:space="0" w:color="auto"/>
              <w:right w:val="single" w:sz="8" w:space="0" w:color="auto"/>
            </w:tcBorders>
            <w:shd w:val="clear" w:color="auto" w:fill="auto"/>
            <w:noWrap/>
            <w:vAlign w:val="center"/>
            <w:hideMark/>
          </w:tcPr>
          <w:p w14:paraId="676580D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44</w:t>
            </w:r>
          </w:p>
        </w:tc>
        <w:tc>
          <w:tcPr>
            <w:tcW w:w="502" w:type="pct"/>
            <w:tcBorders>
              <w:top w:val="nil"/>
              <w:left w:val="nil"/>
              <w:bottom w:val="single" w:sz="8" w:space="0" w:color="auto"/>
              <w:right w:val="single" w:sz="8" w:space="0" w:color="auto"/>
            </w:tcBorders>
            <w:shd w:val="clear" w:color="auto" w:fill="auto"/>
            <w:noWrap/>
            <w:vAlign w:val="center"/>
            <w:hideMark/>
          </w:tcPr>
          <w:p w14:paraId="3C0C852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11,240</w:t>
            </w:r>
          </w:p>
        </w:tc>
        <w:tc>
          <w:tcPr>
            <w:tcW w:w="534" w:type="pct"/>
            <w:tcBorders>
              <w:top w:val="nil"/>
              <w:left w:val="nil"/>
              <w:bottom w:val="single" w:sz="8" w:space="0" w:color="auto"/>
              <w:right w:val="single" w:sz="8" w:space="0" w:color="auto"/>
            </w:tcBorders>
            <w:shd w:val="clear" w:color="auto" w:fill="auto"/>
            <w:noWrap/>
            <w:vAlign w:val="center"/>
            <w:hideMark/>
          </w:tcPr>
          <w:p w14:paraId="475C38B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11.2</w:t>
            </w:r>
          </w:p>
        </w:tc>
        <w:tc>
          <w:tcPr>
            <w:tcW w:w="625" w:type="pct"/>
            <w:tcBorders>
              <w:top w:val="nil"/>
              <w:left w:val="nil"/>
              <w:bottom w:val="single" w:sz="8" w:space="0" w:color="auto"/>
              <w:right w:val="single" w:sz="8" w:space="0" w:color="auto"/>
            </w:tcBorders>
            <w:shd w:val="clear" w:color="auto" w:fill="auto"/>
            <w:noWrap/>
            <w:vAlign w:val="center"/>
            <w:hideMark/>
          </w:tcPr>
          <w:p w14:paraId="37F8129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14.8</w:t>
            </w:r>
          </w:p>
        </w:tc>
        <w:tc>
          <w:tcPr>
            <w:tcW w:w="443" w:type="pct"/>
            <w:tcBorders>
              <w:top w:val="nil"/>
              <w:left w:val="nil"/>
              <w:bottom w:val="single" w:sz="8" w:space="0" w:color="auto"/>
              <w:right w:val="single" w:sz="8" w:space="0" w:color="auto"/>
            </w:tcBorders>
            <w:shd w:val="clear" w:color="auto" w:fill="auto"/>
            <w:vAlign w:val="center"/>
            <w:hideMark/>
          </w:tcPr>
          <w:p w14:paraId="42ED92A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E88FC0B"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Michigan</w:t>
            </w:r>
          </w:p>
        </w:tc>
        <w:tc>
          <w:tcPr>
            <w:tcW w:w="516" w:type="pct"/>
            <w:tcBorders>
              <w:top w:val="nil"/>
              <w:left w:val="nil"/>
              <w:bottom w:val="single" w:sz="8" w:space="0" w:color="auto"/>
              <w:right w:val="single" w:sz="8" w:space="0" w:color="auto"/>
            </w:tcBorders>
            <w:shd w:val="clear" w:color="auto" w:fill="auto"/>
            <w:vAlign w:val="center"/>
            <w:hideMark/>
          </w:tcPr>
          <w:p w14:paraId="337F8E7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680</w:t>
            </w:r>
          </w:p>
        </w:tc>
        <w:tc>
          <w:tcPr>
            <w:tcW w:w="506" w:type="pct"/>
            <w:tcBorders>
              <w:top w:val="nil"/>
              <w:left w:val="nil"/>
              <w:bottom w:val="single" w:sz="8" w:space="0" w:color="auto"/>
              <w:right w:val="single" w:sz="8" w:space="0" w:color="auto"/>
            </w:tcBorders>
            <w:shd w:val="clear" w:color="auto" w:fill="auto"/>
            <w:noWrap/>
            <w:vAlign w:val="center"/>
            <w:hideMark/>
          </w:tcPr>
          <w:p w14:paraId="3F89528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10,762</w:t>
            </w:r>
          </w:p>
        </w:tc>
        <w:tc>
          <w:tcPr>
            <w:tcW w:w="575" w:type="pct"/>
            <w:tcBorders>
              <w:top w:val="nil"/>
              <w:left w:val="nil"/>
              <w:bottom w:val="single" w:sz="8" w:space="0" w:color="auto"/>
              <w:right w:val="single" w:sz="8" w:space="0" w:color="auto"/>
            </w:tcBorders>
            <w:shd w:val="clear" w:color="auto" w:fill="auto"/>
            <w:noWrap/>
            <w:vAlign w:val="center"/>
            <w:hideMark/>
          </w:tcPr>
          <w:p w14:paraId="1230FDE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1,524</w:t>
            </w:r>
          </w:p>
        </w:tc>
        <w:tc>
          <w:tcPr>
            <w:tcW w:w="602" w:type="pct"/>
            <w:tcBorders>
              <w:top w:val="nil"/>
              <w:left w:val="nil"/>
              <w:bottom w:val="single" w:sz="8" w:space="0" w:color="auto"/>
              <w:right w:val="single" w:sz="8" w:space="0" w:color="auto"/>
            </w:tcBorders>
            <w:shd w:val="clear" w:color="auto" w:fill="auto"/>
            <w:noWrap/>
            <w:vAlign w:val="center"/>
            <w:hideMark/>
          </w:tcPr>
          <w:p w14:paraId="7C8A865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43</w:t>
            </w:r>
          </w:p>
        </w:tc>
        <w:tc>
          <w:tcPr>
            <w:tcW w:w="502" w:type="pct"/>
            <w:tcBorders>
              <w:top w:val="nil"/>
              <w:left w:val="nil"/>
              <w:bottom w:val="single" w:sz="8" w:space="0" w:color="auto"/>
              <w:right w:val="single" w:sz="8" w:space="0" w:color="auto"/>
            </w:tcBorders>
            <w:shd w:val="clear" w:color="auto" w:fill="auto"/>
            <w:noWrap/>
            <w:vAlign w:val="center"/>
            <w:hideMark/>
          </w:tcPr>
          <w:p w14:paraId="695009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9,281</w:t>
            </w:r>
          </w:p>
        </w:tc>
        <w:tc>
          <w:tcPr>
            <w:tcW w:w="534" w:type="pct"/>
            <w:tcBorders>
              <w:top w:val="nil"/>
              <w:left w:val="nil"/>
              <w:bottom w:val="single" w:sz="8" w:space="0" w:color="auto"/>
              <w:right w:val="single" w:sz="8" w:space="0" w:color="auto"/>
            </w:tcBorders>
            <w:shd w:val="clear" w:color="auto" w:fill="auto"/>
            <w:noWrap/>
            <w:vAlign w:val="center"/>
            <w:hideMark/>
          </w:tcPr>
          <w:p w14:paraId="3E875ED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6A4D29D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13.6</w:t>
            </w:r>
          </w:p>
        </w:tc>
        <w:tc>
          <w:tcPr>
            <w:tcW w:w="443" w:type="pct"/>
            <w:tcBorders>
              <w:top w:val="nil"/>
              <w:left w:val="nil"/>
              <w:bottom w:val="single" w:sz="8" w:space="0" w:color="auto"/>
              <w:right w:val="single" w:sz="8" w:space="0" w:color="auto"/>
            </w:tcBorders>
            <w:shd w:val="clear" w:color="auto" w:fill="auto"/>
            <w:vAlign w:val="center"/>
            <w:hideMark/>
          </w:tcPr>
          <w:p w14:paraId="2D4A82C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BD28AD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Mississippi</w:t>
            </w:r>
          </w:p>
        </w:tc>
        <w:tc>
          <w:tcPr>
            <w:tcW w:w="516" w:type="pct"/>
            <w:tcBorders>
              <w:top w:val="nil"/>
              <w:left w:val="nil"/>
              <w:bottom w:val="single" w:sz="8" w:space="0" w:color="auto"/>
              <w:right w:val="single" w:sz="8" w:space="0" w:color="auto"/>
            </w:tcBorders>
            <w:shd w:val="clear" w:color="auto" w:fill="auto"/>
            <w:vAlign w:val="center"/>
            <w:hideMark/>
          </w:tcPr>
          <w:p w14:paraId="32F9840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208</w:t>
            </w:r>
          </w:p>
        </w:tc>
        <w:tc>
          <w:tcPr>
            <w:tcW w:w="506" w:type="pct"/>
            <w:tcBorders>
              <w:top w:val="nil"/>
              <w:left w:val="nil"/>
              <w:bottom w:val="single" w:sz="8" w:space="0" w:color="auto"/>
              <w:right w:val="single" w:sz="8" w:space="0" w:color="auto"/>
            </w:tcBorders>
            <w:shd w:val="clear" w:color="auto" w:fill="auto"/>
            <w:noWrap/>
            <w:vAlign w:val="center"/>
            <w:hideMark/>
          </w:tcPr>
          <w:p w14:paraId="294B4A5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10,816</w:t>
            </w:r>
          </w:p>
        </w:tc>
        <w:tc>
          <w:tcPr>
            <w:tcW w:w="575" w:type="pct"/>
            <w:tcBorders>
              <w:top w:val="nil"/>
              <w:left w:val="nil"/>
              <w:bottom w:val="single" w:sz="8" w:space="0" w:color="auto"/>
              <w:right w:val="single" w:sz="8" w:space="0" w:color="auto"/>
            </w:tcBorders>
            <w:shd w:val="clear" w:color="auto" w:fill="auto"/>
            <w:noWrap/>
            <w:vAlign w:val="center"/>
            <w:hideMark/>
          </w:tcPr>
          <w:p w14:paraId="486F320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1,527</w:t>
            </w:r>
          </w:p>
        </w:tc>
        <w:tc>
          <w:tcPr>
            <w:tcW w:w="602" w:type="pct"/>
            <w:tcBorders>
              <w:top w:val="nil"/>
              <w:left w:val="nil"/>
              <w:bottom w:val="single" w:sz="8" w:space="0" w:color="auto"/>
              <w:right w:val="single" w:sz="8" w:space="0" w:color="auto"/>
            </w:tcBorders>
            <w:shd w:val="clear" w:color="auto" w:fill="auto"/>
            <w:noWrap/>
            <w:vAlign w:val="center"/>
            <w:hideMark/>
          </w:tcPr>
          <w:p w14:paraId="6CE0567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w:t>
            </w:r>
          </w:p>
        </w:tc>
        <w:tc>
          <w:tcPr>
            <w:tcW w:w="502" w:type="pct"/>
            <w:tcBorders>
              <w:top w:val="nil"/>
              <w:left w:val="nil"/>
              <w:bottom w:val="single" w:sz="8" w:space="0" w:color="auto"/>
              <w:right w:val="single" w:sz="8" w:space="0" w:color="auto"/>
            </w:tcBorders>
            <w:shd w:val="clear" w:color="auto" w:fill="auto"/>
            <w:noWrap/>
            <w:vAlign w:val="center"/>
            <w:hideMark/>
          </w:tcPr>
          <w:p w14:paraId="75621E7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9,303</w:t>
            </w:r>
          </w:p>
        </w:tc>
        <w:tc>
          <w:tcPr>
            <w:tcW w:w="534" w:type="pct"/>
            <w:tcBorders>
              <w:top w:val="nil"/>
              <w:left w:val="nil"/>
              <w:bottom w:val="single" w:sz="8" w:space="0" w:color="auto"/>
              <w:right w:val="single" w:sz="8" w:space="0" w:color="auto"/>
            </w:tcBorders>
            <w:shd w:val="clear" w:color="auto" w:fill="auto"/>
            <w:noWrap/>
            <w:vAlign w:val="center"/>
            <w:hideMark/>
          </w:tcPr>
          <w:p w14:paraId="5036E82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c>
          <w:tcPr>
            <w:tcW w:w="625" w:type="pct"/>
            <w:tcBorders>
              <w:top w:val="nil"/>
              <w:left w:val="nil"/>
              <w:bottom w:val="single" w:sz="8" w:space="0" w:color="auto"/>
              <w:right w:val="single" w:sz="8" w:space="0" w:color="auto"/>
            </w:tcBorders>
            <w:shd w:val="clear" w:color="auto" w:fill="auto"/>
            <w:noWrap/>
            <w:vAlign w:val="center"/>
            <w:hideMark/>
          </w:tcPr>
          <w:p w14:paraId="65744FC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443" w:type="pct"/>
            <w:tcBorders>
              <w:top w:val="nil"/>
              <w:left w:val="nil"/>
              <w:bottom w:val="single" w:sz="8" w:space="0" w:color="auto"/>
              <w:right w:val="single" w:sz="8" w:space="0" w:color="auto"/>
            </w:tcBorders>
            <w:shd w:val="clear" w:color="auto" w:fill="auto"/>
            <w:vAlign w:val="center"/>
            <w:hideMark/>
          </w:tcPr>
          <w:p w14:paraId="3A25163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5CDF7D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Missouri</w:t>
            </w:r>
          </w:p>
        </w:tc>
        <w:tc>
          <w:tcPr>
            <w:tcW w:w="516" w:type="pct"/>
            <w:tcBorders>
              <w:top w:val="nil"/>
              <w:left w:val="nil"/>
              <w:bottom w:val="single" w:sz="8" w:space="0" w:color="auto"/>
              <w:right w:val="single" w:sz="8" w:space="0" w:color="auto"/>
            </w:tcBorders>
            <w:shd w:val="clear" w:color="auto" w:fill="auto"/>
            <w:vAlign w:val="center"/>
            <w:hideMark/>
          </w:tcPr>
          <w:p w14:paraId="2333D1F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262</w:t>
            </w:r>
          </w:p>
        </w:tc>
        <w:tc>
          <w:tcPr>
            <w:tcW w:w="506" w:type="pct"/>
            <w:tcBorders>
              <w:top w:val="nil"/>
              <w:left w:val="nil"/>
              <w:bottom w:val="single" w:sz="8" w:space="0" w:color="auto"/>
              <w:right w:val="single" w:sz="8" w:space="0" w:color="auto"/>
            </w:tcBorders>
            <w:shd w:val="clear" w:color="auto" w:fill="auto"/>
            <w:noWrap/>
            <w:vAlign w:val="center"/>
            <w:hideMark/>
          </w:tcPr>
          <w:p w14:paraId="160B15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5,646</w:t>
            </w:r>
          </w:p>
        </w:tc>
        <w:tc>
          <w:tcPr>
            <w:tcW w:w="575" w:type="pct"/>
            <w:tcBorders>
              <w:top w:val="nil"/>
              <w:left w:val="nil"/>
              <w:bottom w:val="single" w:sz="8" w:space="0" w:color="auto"/>
              <w:right w:val="single" w:sz="8" w:space="0" w:color="auto"/>
            </w:tcBorders>
            <w:shd w:val="clear" w:color="auto" w:fill="auto"/>
            <w:noWrap/>
            <w:vAlign w:val="center"/>
            <w:hideMark/>
          </w:tcPr>
          <w:p w14:paraId="4241B38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814</w:t>
            </w:r>
          </w:p>
        </w:tc>
        <w:tc>
          <w:tcPr>
            <w:tcW w:w="602" w:type="pct"/>
            <w:tcBorders>
              <w:top w:val="nil"/>
              <w:left w:val="nil"/>
              <w:bottom w:val="single" w:sz="8" w:space="0" w:color="auto"/>
              <w:right w:val="single" w:sz="8" w:space="0" w:color="auto"/>
            </w:tcBorders>
            <w:shd w:val="clear" w:color="auto" w:fill="auto"/>
            <w:noWrap/>
            <w:vAlign w:val="center"/>
            <w:hideMark/>
          </w:tcPr>
          <w:p w14:paraId="6D909C4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w:t>
            </w:r>
          </w:p>
        </w:tc>
        <w:tc>
          <w:tcPr>
            <w:tcW w:w="502" w:type="pct"/>
            <w:tcBorders>
              <w:top w:val="nil"/>
              <w:left w:val="nil"/>
              <w:bottom w:val="single" w:sz="8" w:space="0" w:color="auto"/>
              <w:right w:val="single" w:sz="8" w:space="0" w:color="auto"/>
            </w:tcBorders>
            <w:shd w:val="clear" w:color="auto" w:fill="auto"/>
            <w:noWrap/>
            <w:vAlign w:val="center"/>
            <w:hideMark/>
          </w:tcPr>
          <w:p w14:paraId="5FC83B0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4,852</w:t>
            </w:r>
          </w:p>
        </w:tc>
        <w:tc>
          <w:tcPr>
            <w:tcW w:w="534" w:type="pct"/>
            <w:tcBorders>
              <w:top w:val="nil"/>
              <w:left w:val="nil"/>
              <w:bottom w:val="single" w:sz="8" w:space="0" w:color="auto"/>
              <w:right w:val="single" w:sz="8" w:space="0" w:color="auto"/>
            </w:tcBorders>
            <w:shd w:val="clear" w:color="auto" w:fill="auto"/>
            <w:noWrap/>
            <w:vAlign w:val="center"/>
            <w:hideMark/>
          </w:tcPr>
          <w:p w14:paraId="1F8CDF9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12.9</w:t>
            </w:r>
          </w:p>
        </w:tc>
        <w:tc>
          <w:tcPr>
            <w:tcW w:w="625" w:type="pct"/>
            <w:tcBorders>
              <w:top w:val="nil"/>
              <w:left w:val="nil"/>
              <w:bottom w:val="single" w:sz="8" w:space="0" w:color="auto"/>
              <w:right w:val="single" w:sz="8" w:space="0" w:color="auto"/>
            </w:tcBorders>
            <w:shd w:val="clear" w:color="auto" w:fill="auto"/>
            <w:noWrap/>
            <w:vAlign w:val="center"/>
            <w:hideMark/>
          </w:tcPr>
          <w:p w14:paraId="7A6AAD9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c>
          <w:tcPr>
            <w:tcW w:w="443" w:type="pct"/>
            <w:tcBorders>
              <w:top w:val="nil"/>
              <w:left w:val="nil"/>
              <w:bottom w:val="single" w:sz="8" w:space="0" w:color="auto"/>
              <w:right w:val="single" w:sz="8" w:space="0" w:color="auto"/>
            </w:tcBorders>
            <w:shd w:val="clear" w:color="auto" w:fill="auto"/>
            <w:vAlign w:val="center"/>
            <w:hideMark/>
          </w:tcPr>
          <w:p w14:paraId="6991B4B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8FCCFD6"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Montana</w:t>
            </w:r>
          </w:p>
        </w:tc>
        <w:tc>
          <w:tcPr>
            <w:tcW w:w="516" w:type="pct"/>
            <w:tcBorders>
              <w:top w:val="nil"/>
              <w:left w:val="nil"/>
              <w:bottom w:val="single" w:sz="8" w:space="0" w:color="auto"/>
              <w:right w:val="single" w:sz="8" w:space="0" w:color="auto"/>
            </w:tcBorders>
            <w:shd w:val="clear" w:color="auto" w:fill="auto"/>
            <w:vAlign w:val="center"/>
            <w:hideMark/>
          </w:tcPr>
          <w:p w14:paraId="22D789B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286</w:t>
            </w:r>
          </w:p>
        </w:tc>
        <w:tc>
          <w:tcPr>
            <w:tcW w:w="506" w:type="pct"/>
            <w:tcBorders>
              <w:top w:val="nil"/>
              <w:left w:val="nil"/>
              <w:bottom w:val="single" w:sz="8" w:space="0" w:color="auto"/>
              <w:right w:val="single" w:sz="8" w:space="0" w:color="auto"/>
            </w:tcBorders>
            <w:shd w:val="clear" w:color="auto" w:fill="auto"/>
            <w:noWrap/>
            <w:vAlign w:val="center"/>
            <w:hideMark/>
          </w:tcPr>
          <w:p w14:paraId="41CA5C3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8,609</w:t>
            </w:r>
          </w:p>
        </w:tc>
        <w:tc>
          <w:tcPr>
            <w:tcW w:w="575" w:type="pct"/>
            <w:tcBorders>
              <w:top w:val="nil"/>
              <w:left w:val="nil"/>
              <w:bottom w:val="single" w:sz="8" w:space="0" w:color="auto"/>
              <w:right w:val="single" w:sz="8" w:space="0" w:color="auto"/>
            </w:tcBorders>
            <w:shd w:val="clear" w:color="auto" w:fill="auto"/>
            <w:noWrap/>
            <w:vAlign w:val="center"/>
            <w:hideMark/>
          </w:tcPr>
          <w:p w14:paraId="0B4068B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909</w:t>
            </w:r>
          </w:p>
        </w:tc>
        <w:tc>
          <w:tcPr>
            <w:tcW w:w="602" w:type="pct"/>
            <w:tcBorders>
              <w:top w:val="nil"/>
              <w:left w:val="nil"/>
              <w:bottom w:val="single" w:sz="8" w:space="0" w:color="auto"/>
              <w:right w:val="single" w:sz="8" w:space="0" w:color="auto"/>
            </w:tcBorders>
            <w:shd w:val="clear" w:color="auto" w:fill="auto"/>
            <w:noWrap/>
            <w:vAlign w:val="center"/>
            <w:hideMark/>
          </w:tcPr>
          <w:p w14:paraId="40FD4FC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EA5A5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7,717</w:t>
            </w:r>
          </w:p>
        </w:tc>
        <w:tc>
          <w:tcPr>
            <w:tcW w:w="534" w:type="pct"/>
            <w:tcBorders>
              <w:top w:val="nil"/>
              <w:left w:val="nil"/>
              <w:bottom w:val="single" w:sz="8" w:space="0" w:color="auto"/>
              <w:right w:val="single" w:sz="8" w:space="0" w:color="auto"/>
            </w:tcBorders>
            <w:shd w:val="clear" w:color="auto" w:fill="auto"/>
            <w:noWrap/>
            <w:vAlign w:val="center"/>
            <w:hideMark/>
          </w:tcPr>
          <w:p w14:paraId="4998754D"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4.3</w:t>
            </w:r>
          </w:p>
        </w:tc>
        <w:tc>
          <w:tcPr>
            <w:tcW w:w="625" w:type="pct"/>
            <w:tcBorders>
              <w:top w:val="nil"/>
              <w:left w:val="nil"/>
              <w:bottom w:val="single" w:sz="8" w:space="0" w:color="auto"/>
              <w:right w:val="single" w:sz="8" w:space="0" w:color="auto"/>
            </w:tcBorders>
            <w:shd w:val="clear" w:color="auto" w:fill="auto"/>
            <w:noWrap/>
            <w:vAlign w:val="center"/>
            <w:hideMark/>
          </w:tcPr>
          <w:p w14:paraId="78D8DF9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9.7</w:t>
            </w:r>
          </w:p>
        </w:tc>
        <w:tc>
          <w:tcPr>
            <w:tcW w:w="443" w:type="pct"/>
            <w:tcBorders>
              <w:top w:val="nil"/>
              <w:left w:val="nil"/>
              <w:bottom w:val="single" w:sz="8" w:space="0" w:color="auto"/>
              <w:right w:val="single" w:sz="8" w:space="0" w:color="auto"/>
            </w:tcBorders>
            <w:shd w:val="clear" w:color="auto" w:fill="auto"/>
            <w:vAlign w:val="center"/>
            <w:hideMark/>
          </w:tcPr>
          <w:p w14:paraId="33059A4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E9AF1A1"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Nebraska</w:t>
            </w:r>
          </w:p>
        </w:tc>
        <w:tc>
          <w:tcPr>
            <w:tcW w:w="516" w:type="pct"/>
            <w:tcBorders>
              <w:top w:val="nil"/>
              <w:left w:val="nil"/>
              <w:bottom w:val="single" w:sz="8" w:space="0" w:color="auto"/>
              <w:right w:val="single" w:sz="8" w:space="0" w:color="auto"/>
            </w:tcBorders>
            <w:shd w:val="clear" w:color="auto" w:fill="auto"/>
            <w:vAlign w:val="center"/>
            <w:hideMark/>
          </w:tcPr>
          <w:p w14:paraId="3F7BE8D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717</w:t>
            </w:r>
          </w:p>
        </w:tc>
        <w:tc>
          <w:tcPr>
            <w:tcW w:w="506" w:type="pct"/>
            <w:tcBorders>
              <w:top w:val="nil"/>
              <w:left w:val="nil"/>
              <w:bottom w:val="single" w:sz="8" w:space="0" w:color="auto"/>
              <w:right w:val="single" w:sz="8" w:space="0" w:color="auto"/>
            </w:tcBorders>
            <w:shd w:val="clear" w:color="auto" w:fill="auto"/>
            <w:noWrap/>
            <w:vAlign w:val="center"/>
            <w:hideMark/>
          </w:tcPr>
          <w:p w14:paraId="0F9FFDD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17,883</w:t>
            </w:r>
          </w:p>
        </w:tc>
        <w:tc>
          <w:tcPr>
            <w:tcW w:w="575" w:type="pct"/>
            <w:tcBorders>
              <w:top w:val="nil"/>
              <w:left w:val="nil"/>
              <w:bottom w:val="single" w:sz="8" w:space="0" w:color="auto"/>
              <w:right w:val="single" w:sz="8" w:space="0" w:color="auto"/>
            </w:tcBorders>
            <w:shd w:val="clear" w:color="auto" w:fill="auto"/>
            <w:noWrap/>
            <w:vAlign w:val="center"/>
            <w:hideMark/>
          </w:tcPr>
          <w:p w14:paraId="07DAA98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1,644</w:t>
            </w:r>
          </w:p>
        </w:tc>
        <w:tc>
          <w:tcPr>
            <w:tcW w:w="602" w:type="pct"/>
            <w:tcBorders>
              <w:top w:val="nil"/>
              <w:left w:val="nil"/>
              <w:bottom w:val="single" w:sz="8" w:space="0" w:color="auto"/>
              <w:right w:val="single" w:sz="8" w:space="0" w:color="auto"/>
            </w:tcBorders>
            <w:shd w:val="clear" w:color="auto" w:fill="auto"/>
            <w:noWrap/>
            <w:vAlign w:val="center"/>
            <w:hideMark/>
          </w:tcPr>
          <w:p w14:paraId="6AA67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53</w:t>
            </w:r>
          </w:p>
        </w:tc>
        <w:tc>
          <w:tcPr>
            <w:tcW w:w="502" w:type="pct"/>
            <w:tcBorders>
              <w:top w:val="nil"/>
              <w:left w:val="nil"/>
              <w:bottom w:val="single" w:sz="8" w:space="0" w:color="auto"/>
              <w:right w:val="single" w:sz="8" w:space="0" w:color="auto"/>
            </w:tcBorders>
            <w:shd w:val="clear" w:color="auto" w:fill="auto"/>
            <w:noWrap/>
            <w:vAlign w:val="center"/>
            <w:hideMark/>
          </w:tcPr>
          <w:p w14:paraId="0FAD042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16,292</w:t>
            </w:r>
          </w:p>
        </w:tc>
        <w:tc>
          <w:tcPr>
            <w:tcW w:w="534" w:type="pct"/>
            <w:tcBorders>
              <w:top w:val="nil"/>
              <w:left w:val="nil"/>
              <w:bottom w:val="single" w:sz="8" w:space="0" w:color="auto"/>
              <w:right w:val="single" w:sz="8" w:space="0" w:color="auto"/>
            </w:tcBorders>
            <w:shd w:val="clear" w:color="auto" w:fill="auto"/>
            <w:noWrap/>
            <w:vAlign w:val="center"/>
            <w:hideMark/>
          </w:tcPr>
          <w:p w14:paraId="7B842AC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625" w:type="pct"/>
            <w:tcBorders>
              <w:top w:val="nil"/>
              <w:left w:val="nil"/>
              <w:bottom w:val="single" w:sz="8" w:space="0" w:color="auto"/>
              <w:right w:val="single" w:sz="8" w:space="0" w:color="auto"/>
            </w:tcBorders>
            <w:shd w:val="clear" w:color="auto" w:fill="auto"/>
            <w:noWrap/>
            <w:vAlign w:val="center"/>
            <w:hideMark/>
          </w:tcPr>
          <w:p w14:paraId="1869BE0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c>
          <w:tcPr>
            <w:tcW w:w="443" w:type="pct"/>
            <w:tcBorders>
              <w:top w:val="nil"/>
              <w:left w:val="nil"/>
              <w:bottom w:val="single" w:sz="8" w:space="0" w:color="auto"/>
              <w:right w:val="single" w:sz="8" w:space="0" w:color="auto"/>
            </w:tcBorders>
            <w:shd w:val="clear" w:color="auto" w:fill="auto"/>
            <w:vAlign w:val="center"/>
            <w:hideMark/>
          </w:tcPr>
          <w:p w14:paraId="2BABF32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97F1FDD"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Hampshire</w:t>
            </w:r>
          </w:p>
        </w:tc>
        <w:tc>
          <w:tcPr>
            <w:tcW w:w="516" w:type="pct"/>
            <w:tcBorders>
              <w:top w:val="nil"/>
              <w:left w:val="nil"/>
              <w:bottom w:val="single" w:sz="8" w:space="0" w:color="auto"/>
              <w:right w:val="single" w:sz="8" w:space="0" w:color="auto"/>
            </w:tcBorders>
            <w:shd w:val="clear" w:color="auto" w:fill="auto"/>
            <w:vAlign w:val="center"/>
            <w:hideMark/>
          </w:tcPr>
          <w:p w14:paraId="16CF9BD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232</w:t>
            </w:r>
          </w:p>
        </w:tc>
        <w:tc>
          <w:tcPr>
            <w:tcW w:w="506" w:type="pct"/>
            <w:tcBorders>
              <w:top w:val="nil"/>
              <w:left w:val="nil"/>
              <w:bottom w:val="single" w:sz="8" w:space="0" w:color="auto"/>
              <w:right w:val="single" w:sz="8" w:space="0" w:color="auto"/>
            </w:tcBorders>
            <w:shd w:val="clear" w:color="auto" w:fill="auto"/>
            <w:noWrap/>
            <w:vAlign w:val="center"/>
            <w:hideMark/>
          </w:tcPr>
          <w:p w14:paraId="359A4FC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5,285</w:t>
            </w:r>
          </w:p>
        </w:tc>
        <w:tc>
          <w:tcPr>
            <w:tcW w:w="575" w:type="pct"/>
            <w:tcBorders>
              <w:top w:val="nil"/>
              <w:left w:val="nil"/>
              <w:bottom w:val="single" w:sz="8" w:space="0" w:color="auto"/>
              <w:right w:val="single" w:sz="8" w:space="0" w:color="auto"/>
            </w:tcBorders>
            <w:shd w:val="clear" w:color="auto" w:fill="auto"/>
            <w:noWrap/>
            <w:vAlign w:val="center"/>
            <w:hideMark/>
          </w:tcPr>
          <w:p w14:paraId="7BF3B33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664</w:t>
            </w:r>
          </w:p>
        </w:tc>
        <w:tc>
          <w:tcPr>
            <w:tcW w:w="602" w:type="pct"/>
            <w:tcBorders>
              <w:top w:val="nil"/>
              <w:left w:val="nil"/>
              <w:bottom w:val="single" w:sz="8" w:space="0" w:color="auto"/>
              <w:right w:val="single" w:sz="8" w:space="0" w:color="auto"/>
            </w:tcBorders>
            <w:shd w:val="clear" w:color="auto" w:fill="auto"/>
            <w:noWrap/>
            <w:vAlign w:val="center"/>
            <w:hideMark/>
          </w:tcPr>
          <w:p w14:paraId="4F2E9BE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4A2071E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4,640</w:t>
            </w:r>
          </w:p>
        </w:tc>
        <w:tc>
          <w:tcPr>
            <w:tcW w:w="534" w:type="pct"/>
            <w:tcBorders>
              <w:top w:val="nil"/>
              <w:left w:val="nil"/>
              <w:bottom w:val="single" w:sz="8" w:space="0" w:color="auto"/>
              <w:right w:val="single" w:sz="8" w:space="0" w:color="auto"/>
            </w:tcBorders>
            <w:shd w:val="clear" w:color="auto" w:fill="auto"/>
            <w:noWrap/>
            <w:vAlign w:val="center"/>
            <w:hideMark/>
          </w:tcPr>
          <w:p w14:paraId="59BE2AC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6F7B93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12.1</w:t>
            </w:r>
          </w:p>
        </w:tc>
        <w:tc>
          <w:tcPr>
            <w:tcW w:w="443" w:type="pct"/>
            <w:tcBorders>
              <w:top w:val="nil"/>
              <w:left w:val="nil"/>
              <w:bottom w:val="single" w:sz="8" w:space="0" w:color="auto"/>
              <w:right w:val="single" w:sz="8" w:space="0" w:color="auto"/>
            </w:tcBorders>
            <w:shd w:val="clear" w:color="auto" w:fill="auto"/>
            <w:vAlign w:val="center"/>
            <w:hideMark/>
          </w:tcPr>
          <w:p w14:paraId="72D53C8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EB71C6B"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Jersey</w:t>
            </w:r>
          </w:p>
        </w:tc>
        <w:tc>
          <w:tcPr>
            <w:tcW w:w="516" w:type="pct"/>
            <w:tcBorders>
              <w:top w:val="nil"/>
              <w:left w:val="nil"/>
              <w:bottom w:val="single" w:sz="8" w:space="0" w:color="auto"/>
              <w:right w:val="single" w:sz="8" w:space="0" w:color="auto"/>
            </w:tcBorders>
            <w:shd w:val="clear" w:color="auto" w:fill="auto"/>
            <w:vAlign w:val="center"/>
            <w:hideMark/>
          </w:tcPr>
          <w:p w14:paraId="325A51E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458</w:t>
            </w:r>
          </w:p>
        </w:tc>
        <w:tc>
          <w:tcPr>
            <w:tcW w:w="506" w:type="pct"/>
            <w:tcBorders>
              <w:top w:val="nil"/>
              <w:left w:val="nil"/>
              <w:bottom w:val="single" w:sz="8" w:space="0" w:color="auto"/>
              <w:right w:val="single" w:sz="8" w:space="0" w:color="auto"/>
            </w:tcBorders>
            <w:shd w:val="clear" w:color="auto" w:fill="auto"/>
            <w:noWrap/>
            <w:vAlign w:val="center"/>
            <w:hideMark/>
          </w:tcPr>
          <w:p w14:paraId="4E056F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15,410</w:t>
            </w:r>
          </w:p>
        </w:tc>
        <w:tc>
          <w:tcPr>
            <w:tcW w:w="575" w:type="pct"/>
            <w:tcBorders>
              <w:top w:val="nil"/>
              <w:left w:val="nil"/>
              <w:bottom w:val="single" w:sz="8" w:space="0" w:color="auto"/>
              <w:right w:val="single" w:sz="8" w:space="0" w:color="auto"/>
            </w:tcBorders>
            <w:shd w:val="clear" w:color="auto" w:fill="auto"/>
            <w:noWrap/>
            <w:vAlign w:val="center"/>
            <w:hideMark/>
          </w:tcPr>
          <w:p w14:paraId="419168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2,230</w:t>
            </w:r>
          </w:p>
        </w:tc>
        <w:tc>
          <w:tcPr>
            <w:tcW w:w="602" w:type="pct"/>
            <w:tcBorders>
              <w:top w:val="nil"/>
              <w:left w:val="nil"/>
              <w:bottom w:val="single" w:sz="8" w:space="0" w:color="auto"/>
              <w:right w:val="single" w:sz="8" w:space="0" w:color="auto"/>
            </w:tcBorders>
            <w:shd w:val="clear" w:color="auto" w:fill="auto"/>
            <w:noWrap/>
            <w:vAlign w:val="center"/>
            <w:hideMark/>
          </w:tcPr>
          <w:p w14:paraId="026D06D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2BAB2AB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13,212</w:t>
            </w:r>
          </w:p>
        </w:tc>
        <w:tc>
          <w:tcPr>
            <w:tcW w:w="534" w:type="pct"/>
            <w:tcBorders>
              <w:top w:val="nil"/>
              <w:left w:val="nil"/>
              <w:bottom w:val="single" w:sz="8" w:space="0" w:color="auto"/>
              <w:right w:val="single" w:sz="8" w:space="0" w:color="auto"/>
            </w:tcBorders>
            <w:shd w:val="clear" w:color="auto" w:fill="auto"/>
            <w:noWrap/>
            <w:vAlign w:val="center"/>
            <w:hideMark/>
          </w:tcPr>
          <w:p w14:paraId="6092571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625" w:type="pct"/>
            <w:tcBorders>
              <w:top w:val="nil"/>
              <w:left w:val="nil"/>
              <w:bottom w:val="single" w:sz="8" w:space="0" w:color="auto"/>
              <w:right w:val="single" w:sz="8" w:space="0" w:color="auto"/>
            </w:tcBorders>
            <w:shd w:val="clear" w:color="auto" w:fill="auto"/>
            <w:noWrap/>
            <w:vAlign w:val="center"/>
            <w:hideMark/>
          </w:tcPr>
          <w:p w14:paraId="69240F6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c>
          <w:tcPr>
            <w:tcW w:w="443" w:type="pct"/>
            <w:tcBorders>
              <w:top w:val="nil"/>
              <w:left w:val="nil"/>
              <w:bottom w:val="single" w:sz="8" w:space="0" w:color="auto"/>
              <w:right w:val="single" w:sz="8" w:space="0" w:color="auto"/>
            </w:tcBorders>
            <w:shd w:val="clear" w:color="auto" w:fill="auto"/>
            <w:vAlign w:val="center"/>
            <w:hideMark/>
          </w:tcPr>
          <w:p w14:paraId="2770D56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E285D70"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Mexico</w:t>
            </w:r>
          </w:p>
        </w:tc>
        <w:tc>
          <w:tcPr>
            <w:tcW w:w="516" w:type="pct"/>
            <w:tcBorders>
              <w:top w:val="nil"/>
              <w:left w:val="nil"/>
              <w:bottom w:val="single" w:sz="8" w:space="0" w:color="auto"/>
              <w:right w:val="single" w:sz="8" w:space="0" w:color="auto"/>
            </w:tcBorders>
            <w:shd w:val="clear" w:color="auto" w:fill="auto"/>
            <w:vAlign w:val="center"/>
            <w:hideMark/>
          </w:tcPr>
          <w:p w14:paraId="7F4CF1A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287</w:t>
            </w:r>
          </w:p>
        </w:tc>
        <w:tc>
          <w:tcPr>
            <w:tcW w:w="506" w:type="pct"/>
            <w:tcBorders>
              <w:top w:val="nil"/>
              <w:left w:val="nil"/>
              <w:bottom w:val="single" w:sz="8" w:space="0" w:color="auto"/>
              <w:right w:val="single" w:sz="8" w:space="0" w:color="auto"/>
            </w:tcBorders>
            <w:shd w:val="clear" w:color="auto" w:fill="auto"/>
            <w:noWrap/>
            <w:vAlign w:val="center"/>
            <w:hideMark/>
          </w:tcPr>
          <w:p w14:paraId="45E00F0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5,554</w:t>
            </w:r>
          </w:p>
        </w:tc>
        <w:tc>
          <w:tcPr>
            <w:tcW w:w="575" w:type="pct"/>
            <w:tcBorders>
              <w:top w:val="nil"/>
              <w:left w:val="nil"/>
              <w:bottom w:val="single" w:sz="8" w:space="0" w:color="auto"/>
              <w:right w:val="single" w:sz="8" w:space="0" w:color="auto"/>
            </w:tcBorders>
            <w:shd w:val="clear" w:color="auto" w:fill="auto"/>
            <w:noWrap/>
            <w:vAlign w:val="center"/>
            <w:hideMark/>
          </w:tcPr>
          <w:p w14:paraId="3FAE4F2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765</w:t>
            </w:r>
          </w:p>
        </w:tc>
        <w:tc>
          <w:tcPr>
            <w:tcW w:w="602" w:type="pct"/>
            <w:tcBorders>
              <w:top w:val="nil"/>
              <w:left w:val="nil"/>
              <w:bottom w:val="single" w:sz="8" w:space="0" w:color="auto"/>
              <w:right w:val="single" w:sz="8" w:space="0" w:color="auto"/>
            </w:tcBorders>
            <w:shd w:val="clear" w:color="auto" w:fill="auto"/>
            <w:noWrap/>
            <w:vAlign w:val="center"/>
            <w:hideMark/>
          </w:tcPr>
          <w:p w14:paraId="1D1F2E1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37CE3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4,806</w:t>
            </w:r>
          </w:p>
        </w:tc>
        <w:tc>
          <w:tcPr>
            <w:tcW w:w="534" w:type="pct"/>
            <w:tcBorders>
              <w:top w:val="nil"/>
              <w:left w:val="nil"/>
              <w:bottom w:val="single" w:sz="8" w:space="0" w:color="auto"/>
              <w:right w:val="single" w:sz="8" w:space="0" w:color="auto"/>
            </w:tcBorders>
            <w:shd w:val="clear" w:color="auto" w:fill="auto"/>
            <w:noWrap/>
            <w:vAlign w:val="center"/>
            <w:hideMark/>
          </w:tcPr>
          <w:p w14:paraId="07EE239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625" w:type="pct"/>
            <w:tcBorders>
              <w:top w:val="nil"/>
              <w:left w:val="nil"/>
              <w:bottom w:val="single" w:sz="8" w:space="0" w:color="auto"/>
              <w:right w:val="single" w:sz="8" w:space="0" w:color="auto"/>
            </w:tcBorders>
            <w:shd w:val="clear" w:color="auto" w:fill="auto"/>
            <w:noWrap/>
            <w:vAlign w:val="center"/>
            <w:hideMark/>
          </w:tcPr>
          <w:p w14:paraId="55D8200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443" w:type="pct"/>
            <w:tcBorders>
              <w:top w:val="nil"/>
              <w:left w:val="nil"/>
              <w:bottom w:val="single" w:sz="8" w:space="0" w:color="auto"/>
              <w:right w:val="single" w:sz="8" w:space="0" w:color="auto"/>
            </w:tcBorders>
            <w:shd w:val="clear" w:color="auto" w:fill="auto"/>
            <w:vAlign w:val="center"/>
            <w:hideMark/>
          </w:tcPr>
          <w:p w14:paraId="5F50E9D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AF6759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York</w:t>
            </w:r>
          </w:p>
        </w:tc>
        <w:tc>
          <w:tcPr>
            <w:tcW w:w="516" w:type="pct"/>
            <w:tcBorders>
              <w:top w:val="nil"/>
              <w:left w:val="nil"/>
              <w:bottom w:val="single" w:sz="8" w:space="0" w:color="auto"/>
              <w:right w:val="single" w:sz="8" w:space="0" w:color="auto"/>
            </w:tcBorders>
            <w:shd w:val="clear" w:color="auto" w:fill="auto"/>
            <w:vAlign w:val="center"/>
            <w:hideMark/>
          </w:tcPr>
          <w:p w14:paraId="54CCF3E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404</w:t>
            </w:r>
          </w:p>
        </w:tc>
        <w:tc>
          <w:tcPr>
            <w:tcW w:w="506" w:type="pct"/>
            <w:tcBorders>
              <w:top w:val="nil"/>
              <w:left w:val="nil"/>
              <w:bottom w:val="single" w:sz="8" w:space="0" w:color="auto"/>
              <w:right w:val="single" w:sz="8" w:space="0" w:color="auto"/>
            </w:tcBorders>
            <w:shd w:val="clear" w:color="auto" w:fill="auto"/>
            <w:noWrap/>
            <w:vAlign w:val="center"/>
            <w:hideMark/>
          </w:tcPr>
          <w:p w14:paraId="55B700D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7,083</w:t>
            </w:r>
          </w:p>
        </w:tc>
        <w:tc>
          <w:tcPr>
            <w:tcW w:w="575" w:type="pct"/>
            <w:tcBorders>
              <w:top w:val="nil"/>
              <w:left w:val="nil"/>
              <w:bottom w:val="single" w:sz="8" w:space="0" w:color="auto"/>
              <w:right w:val="single" w:sz="8" w:space="0" w:color="auto"/>
            </w:tcBorders>
            <w:shd w:val="clear" w:color="auto" w:fill="auto"/>
            <w:noWrap/>
            <w:vAlign w:val="center"/>
            <w:hideMark/>
          </w:tcPr>
          <w:p w14:paraId="68A95E2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1,079</w:t>
            </w:r>
          </w:p>
        </w:tc>
        <w:tc>
          <w:tcPr>
            <w:tcW w:w="602" w:type="pct"/>
            <w:tcBorders>
              <w:top w:val="nil"/>
              <w:left w:val="nil"/>
              <w:bottom w:val="single" w:sz="8" w:space="0" w:color="auto"/>
              <w:right w:val="single" w:sz="8" w:space="0" w:color="auto"/>
            </w:tcBorders>
            <w:shd w:val="clear" w:color="auto" w:fill="auto"/>
            <w:noWrap/>
            <w:vAlign w:val="center"/>
            <w:hideMark/>
          </w:tcPr>
          <w:p w14:paraId="448EC52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w:t>
            </w:r>
          </w:p>
        </w:tc>
        <w:tc>
          <w:tcPr>
            <w:tcW w:w="502" w:type="pct"/>
            <w:tcBorders>
              <w:top w:val="nil"/>
              <w:left w:val="nil"/>
              <w:bottom w:val="single" w:sz="8" w:space="0" w:color="auto"/>
              <w:right w:val="single" w:sz="8" w:space="0" w:color="auto"/>
            </w:tcBorders>
            <w:shd w:val="clear" w:color="auto" w:fill="auto"/>
            <w:noWrap/>
            <w:vAlign w:val="center"/>
            <w:hideMark/>
          </w:tcPr>
          <w:p w14:paraId="342E5D1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6,032</w:t>
            </w:r>
          </w:p>
        </w:tc>
        <w:tc>
          <w:tcPr>
            <w:tcW w:w="534" w:type="pct"/>
            <w:tcBorders>
              <w:top w:val="nil"/>
              <w:left w:val="nil"/>
              <w:bottom w:val="single" w:sz="8" w:space="0" w:color="auto"/>
              <w:right w:val="single" w:sz="8" w:space="0" w:color="auto"/>
            </w:tcBorders>
            <w:shd w:val="clear" w:color="auto" w:fill="auto"/>
            <w:noWrap/>
            <w:vAlign w:val="center"/>
            <w:hideMark/>
          </w:tcPr>
          <w:p w14:paraId="71B5C86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14.7</w:t>
            </w:r>
          </w:p>
        </w:tc>
        <w:tc>
          <w:tcPr>
            <w:tcW w:w="625" w:type="pct"/>
            <w:tcBorders>
              <w:top w:val="nil"/>
              <w:left w:val="nil"/>
              <w:bottom w:val="single" w:sz="8" w:space="0" w:color="auto"/>
              <w:right w:val="single" w:sz="8" w:space="0" w:color="auto"/>
            </w:tcBorders>
            <w:shd w:val="clear" w:color="auto" w:fill="auto"/>
            <w:noWrap/>
            <w:vAlign w:val="center"/>
            <w:hideMark/>
          </w:tcPr>
          <w:p w14:paraId="65D5956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15.8</w:t>
            </w:r>
          </w:p>
        </w:tc>
        <w:tc>
          <w:tcPr>
            <w:tcW w:w="443" w:type="pct"/>
            <w:tcBorders>
              <w:top w:val="nil"/>
              <w:left w:val="nil"/>
              <w:bottom w:val="single" w:sz="8" w:space="0" w:color="auto"/>
              <w:right w:val="single" w:sz="8" w:space="0" w:color="auto"/>
            </w:tcBorders>
            <w:shd w:val="clear" w:color="auto" w:fill="auto"/>
            <w:vAlign w:val="center"/>
            <w:hideMark/>
          </w:tcPr>
          <w:p w14:paraId="4DD1214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7D2B1C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Ohio</w:t>
            </w:r>
          </w:p>
        </w:tc>
        <w:tc>
          <w:tcPr>
            <w:tcW w:w="516" w:type="pct"/>
            <w:tcBorders>
              <w:top w:val="nil"/>
              <w:left w:val="nil"/>
              <w:bottom w:val="single" w:sz="8" w:space="0" w:color="auto"/>
              <w:right w:val="single" w:sz="8" w:space="0" w:color="auto"/>
            </w:tcBorders>
            <w:shd w:val="clear" w:color="auto" w:fill="auto"/>
            <w:vAlign w:val="center"/>
            <w:hideMark/>
          </w:tcPr>
          <w:p w14:paraId="1654B97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351</w:t>
            </w:r>
          </w:p>
        </w:tc>
        <w:tc>
          <w:tcPr>
            <w:tcW w:w="506" w:type="pct"/>
            <w:tcBorders>
              <w:top w:val="nil"/>
              <w:left w:val="nil"/>
              <w:bottom w:val="single" w:sz="8" w:space="0" w:color="auto"/>
              <w:right w:val="single" w:sz="8" w:space="0" w:color="auto"/>
            </w:tcBorders>
            <w:shd w:val="clear" w:color="auto" w:fill="auto"/>
            <w:noWrap/>
            <w:vAlign w:val="center"/>
            <w:hideMark/>
          </w:tcPr>
          <w:p w14:paraId="4B5C130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7,989</w:t>
            </w:r>
          </w:p>
        </w:tc>
        <w:tc>
          <w:tcPr>
            <w:tcW w:w="575" w:type="pct"/>
            <w:tcBorders>
              <w:top w:val="nil"/>
              <w:left w:val="nil"/>
              <w:bottom w:val="single" w:sz="8" w:space="0" w:color="auto"/>
              <w:right w:val="single" w:sz="8" w:space="0" w:color="auto"/>
            </w:tcBorders>
            <w:shd w:val="clear" w:color="auto" w:fill="auto"/>
            <w:noWrap/>
            <w:vAlign w:val="center"/>
            <w:hideMark/>
          </w:tcPr>
          <w:p w14:paraId="2653A72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1,138</w:t>
            </w:r>
          </w:p>
        </w:tc>
        <w:tc>
          <w:tcPr>
            <w:tcW w:w="602" w:type="pct"/>
            <w:tcBorders>
              <w:top w:val="nil"/>
              <w:left w:val="nil"/>
              <w:bottom w:val="single" w:sz="8" w:space="0" w:color="auto"/>
              <w:right w:val="single" w:sz="8" w:space="0" w:color="auto"/>
            </w:tcBorders>
            <w:shd w:val="clear" w:color="auto" w:fill="auto"/>
            <w:noWrap/>
            <w:vAlign w:val="center"/>
            <w:hideMark/>
          </w:tcPr>
          <w:p w14:paraId="723F42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7FE52F1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6,883</w:t>
            </w:r>
          </w:p>
        </w:tc>
        <w:tc>
          <w:tcPr>
            <w:tcW w:w="534" w:type="pct"/>
            <w:tcBorders>
              <w:top w:val="nil"/>
              <w:left w:val="nil"/>
              <w:bottom w:val="single" w:sz="8" w:space="0" w:color="auto"/>
              <w:right w:val="single" w:sz="8" w:space="0" w:color="auto"/>
            </w:tcBorders>
            <w:shd w:val="clear" w:color="auto" w:fill="auto"/>
            <w:noWrap/>
            <w:vAlign w:val="center"/>
            <w:hideMark/>
          </w:tcPr>
          <w:p w14:paraId="164C3B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c>
          <w:tcPr>
            <w:tcW w:w="625" w:type="pct"/>
            <w:tcBorders>
              <w:top w:val="nil"/>
              <w:left w:val="nil"/>
              <w:bottom w:val="single" w:sz="8" w:space="0" w:color="auto"/>
              <w:right w:val="single" w:sz="8" w:space="0" w:color="auto"/>
            </w:tcBorders>
            <w:shd w:val="clear" w:color="auto" w:fill="auto"/>
            <w:noWrap/>
            <w:vAlign w:val="center"/>
            <w:hideMark/>
          </w:tcPr>
          <w:p w14:paraId="05A00FF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c>
          <w:tcPr>
            <w:tcW w:w="443" w:type="pct"/>
            <w:tcBorders>
              <w:top w:val="nil"/>
              <w:left w:val="nil"/>
              <w:bottom w:val="single" w:sz="8" w:space="0" w:color="auto"/>
              <w:right w:val="single" w:sz="8" w:space="0" w:color="auto"/>
            </w:tcBorders>
            <w:shd w:val="clear" w:color="auto" w:fill="auto"/>
            <w:vAlign w:val="center"/>
            <w:hideMark/>
          </w:tcPr>
          <w:p w14:paraId="6890D89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C476182"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Oklahoma</w:t>
            </w:r>
          </w:p>
        </w:tc>
        <w:tc>
          <w:tcPr>
            <w:tcW w:w="516" w:type="pct"/>
            <w:tcBorders>
              <w:top w:val="nil"/>
              <w:left w:val="nil"/>
              <w:bottom w:val="single" w:sz="8" w:space="0" w:color="auto"/>
              <w:right w:val="single" w:sz="8" w:space="0" w:color="auto"/>
            </w:tcBorders>
            <w:shd w:val="clear" w:color="auto" w:fill="auto"/>
            <w:vAlign w:val="center"/>
            <w:hideMark/>
          </w:tcPr>
          <w:p w14:paraId="080A49D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299</w:t>
            </w:r>
          </w:p>
        </w:tc>
        <w:tc>
          <w:tcPr>
            <w:tcW w:w="506" w:type="pct"/>
            <w:tcBorders>
              <w:top w:val="nil"/>
              <w:left w:val="nil"/>
              <w:bottom w:val="single" w:sz="8" w:space="0" w:color="auto"/>
              <w:right w:val="single" w:sz="8" w:space="0" w:color="auto"/>
            </w:tcBorders>
            <w:shd w:val="clear" w:color="auto" w:fill="auto"/>
            <w:noWrap/>
            <w:vAlign w:val="center"/>
            <w:hideMark/>
          </w:tcPr>
          <w:p w14:paraId="0DBEEE2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8,611</w:t>
            </w:r>
          </w:p>
        </w:tc>
        <w:tc>
          <w:tcPr>
            <w:tcW w:w="575" w:type="pct"/>
            <w:tcBorders>
              <w:top w:val="nil"/>
              <w:left w:val="nil"/>
              <w:bottom w:val="single" w:sz="8" w:space="0" w:color="auto"/>
              <w:right w:val="single" w:sz="8" w:space="0" w:color="auto"/>
            </w:tcBorders>
            <w:shd w:val="clear" w:color="auto" w:fill="auto"/>
            <w:noWrap/>
            <w:vAlign w:val="center"/>
            <w:hideMark/>
          </w:tcPr>
          <w:p w14:paraId="70C256F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1,291</w:t>
            </w:r>
          </w:p>
        </w:tc>
        <w:tc>
          <w:tcPr>
            <w:tcW w:w="602" w:type="pct"/>
            <w:tcBorders>
              <w:top w:val="nil"/>
              <w:left w:val="nil"/>
              <w:bottom w:val="single" w:sz="8" w:space="0" w:color="auto"/>
              <w:right w:val="single" w:sz="8" w:space="0" w:color="auto"/>
            </w:tcBorders>
            <w:shd w:val="clear" w:color="auto" w:fill="auto"/>
            <w:noWrap/>
            <w:vAlign w:val="center"/>
            <w:hideMark/>
          </w:tcPr>
          <w:p w14:paraId="6A8ECF3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21</w:t>
            </w:r>
          </w:p>
        </w:tc>
        <w:tc>
          <w:tcPr>
            <w:tcW w:w="502" w:type="pct"/>
            <w:tcBorders>
              <w:top w:val="nil"/>
              <w:left w:val="nil"/>
              <w:bottom w:val="single" w:sz="8" w:space="0" w:color="auto"/>
              <w:right w:val="single" w:sz="8" w:space="0" w:color="auto"/>
            </w:tcBorders>
            <w:shd w:val="clear" w:color="auto" w:fill="auto"/>
            <w:noWrap/>
            <w:vAlign w:val="center"/>
            <w:hideMark/>
          </w:tcPr>
          <w:p w14:paraId="03B0657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7,341</w:t>
            </w:r>
          </w:p>
        </w:tc>
        <w:tc>
          <w:tcPr>
            <w:tcW w:w="534" w:type="pct"/>
            <w:tcBorders>
              <w:top w:val="nil"/>
              <w:left w:val="nil"/>
              <w:bottom w:val="single" w:sz="8" w:space="0" w:color="auto"/>
              <w:right w:val="single" w:sz="8" w:space="0" w:color="auto"/>
            </w:tcBorders>
            <w:shd w:val="clear" w:color="auto" w:fill="auto"/>
            <w:noWrap/>
            <w:vAlign w:val="center"/>
            <w:hideMark/>
          </w:tcPr>
          <w:p w14:paraId="21327DE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625" w:type="pct"/>
            <w:tcBorders>
              <w:top w:val="nil"/>
              <w:left w:val="nil"/>
              <w:bottom w:val="single" w:sz="8" w:space="0" w:color="auto"/>
              <w:right w:val="single" w:sz="8" w:space="0" w:color="auto"/>
            </w:tcBorders>
            <w:shd w:val="clear" w:color="auto" w:fill="auto"/>
            <w:noWrap/>
            <w:vAlign w:val="center"/>
            <w:hideMark/>
          </w:tcPr>
          <w:p w14:paraId="291596D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c>
          <w:tcPr>
            <w:tcW w:w="443" w:type="pct"/>
            <w:tcBorders>
              <w:top w:val="nil"/>
              <w:left w:val="nil"/>
              <w:bottom w:val="single" w:sz="8" w:space="0" w:color="auto"/>
              <w:right w:val="single" w:sz="8" w:space="0" w:color="auto"/>
            </w:tcBorders>
            <w:shd w:val="clear" w:color="auto" w:fill="auto"/>
            <w:vAlign w:val="center"/>
            <w:hideMark/>
          </w:tcPr>
          <w:p w14:paraId="3C4849E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D13FA9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Oregon</w:t>
            </w:r>
          </w:p>
        </w:tc>
        <w:tc>
          <w:tcPr>
            <w:tcW w:w="516" w:type="pct"/>
            <w:tcBorders>
              <w:top w:val="nil"/>
              <w:left w:val="nil"/>
              <w:bottom w:val="single" w:sz="8" w:space="0" w:color="auto"/>
              <w:right w:val="single" w:sz="8" w:space="0" w:color="auto"/>
            </w:tcBorders>
            <w:shd w:val="clear" w:color="auto" w:fill="auto"/>
            <w:vAlign w:val="center"/>
            <w:hideMark/>
          </w:tcPr>
          <w:p w14:paraId="24CA2DB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165</w:t>
            </w:r>
          </w:p>
        </w:tc>
        <w:tc>
          <w:tcPr>
            <w:tcW w:w="506" w:type="pct"/>
            <w:tcBorders>
              <w:top w:val="nil"/>
              <w:left w:val="nil"/>
              <w:bottom w:val="single" w:sz="8" w:space="0" w:color="auto"/>
              <w:right w:val="single" w:sz="8" w:space="0" w:color="auto"/>
            </w:tcBorders>
            <w:shd w:val="clear" w:color="auto" w:fill="auto"/>
            <w:noWrap/>
            <w:vAlign w:val="center"/>
            <w:hideMark/>
          </w:tcPr>
          <w:p w14:paraId="7B4997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4,793</w:t>
            </w:r>
          </w:p>
        </w:tc>
        <w:tc>
          <w:tcPr>
            <w:tcW w:w="575" w:type="pct"/>
            <w:tcBorders>
              <w:top w:val="nil"/>
              <w:left w:val="nil"/>
              <w:bottom w:val="single" w:sz="8" w:space="0" w:color="auto"/>
              <w:right w:val="single" w:sz="8" w:space="0" w:color="auto"/>
            </w:tcBorders>
            <w:shd w:val="clear" w:color="auto" w:fill="auto"/>
            <w:noWrap/>
            <w:vAlign w:val="center"/>
            <w:hideMark/>
          </w:tcPr>
          <w:p w14:paraId="513C92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579</w:t>
            </w:r>
          </w:p>
        </w:tc>
        <w:tc>
          <w:tcPr>
            <w:tcW w:w="602" w:type="pct"/>
            <w:tcBorders>
              <w:top w:val="nil"/>
              <w:left w:val="nil"/>
              <w:bottom w:val="single" w:sz="8" w:space="0" w:color="auto"/>
              <w:right w:val="single" w:sz="8" w:space="0" w:color="auto"/>
            </w:tcBorders>
            <w:shd w:val="clear" w:color="auto" w:fill="auto"/>
            <w:noWrap/>
            <w:vAlign w:val="center"/>
            <w:hideMark/>
          </w:tcPr>
          <w:p w14:paraId="1BCDE68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4511F70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4,227</w:t>
            </w:r>
          </w:p>
        </w:tc>
        <w:tc>
          <w:tcPr>
            <w:tcW w:w="534" w:type="pct"/>
            <w:tcBorders>
              <w:top w:val="nil"/>
              <w:left w:val="nil"/>
              <w:bottom w:val="single" w:sz="8" w:space="0" w:color="auto"/>
              <w:right w:val="single" w:sz="8" w:space="0" w:color="auto"/>
            </w:tcBorders>
            <w:shd w:val="clear" w:color="auto" w:fill="auto"/>
            <w:noWrap/>
            <w:vAlign w:val="center"/>
            <w:hideMark/>
          </w:tcPr>
          <w:p w14:paraId="5D3E988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c>
          <w:tcPr>
            <w:tcW w:w="625" w:type="pct"/>
            <w:tcBorders>
              <w:top w:val="nil"/>
              <w:left w:val="nil"/>
              <w:bottom w:val="single" w:sz="8" w:space="0" w:color="auto"/>
              <w:right w:val="single" w:sz="8" w:space="0" w:color="auto"/>
            </w:tcBorders>
            <w:shd w:val="clear" w:color="auto" w:fill="auto"/>
            <w:noWrap/>
            <w:vAlign w:val="center"/>
            <w:hideMark/>
          </w:tcPr>
          <w:p w14:paraId="456ECD8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c>
          <w:tcPr>
            <w:tcW w:w="443" w:type="pct"/>
            <w:tcBorders>
              <w:top w:val="nil"/>
              <w:left w:val="nil"/>
              <w:bottom w:val="single" w:sz="8" w:space="0" w:color="auto"/>
              <w:right w:val="single" w:sz="8" w:space="0" w:color="auto"/>
            </w:tcBorders>
            <w:shd w:val="clear" w:color="auto" w:fill="auto"/>
            <w:vAlign w:val="center"/>
            <w:hideMark/>
          </w:tcPr>
          <w:p w14:paraId="46CFCDB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EAF9D5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lastRenderedPageBreak/>
              <w:t>Pennsylvania</w:t>
            </w:r>
          </w:p>
        </w:tc>
        <w:tc>
          <w:tcPr>
            <w:tcW w:w="516" w:type="pct"/>
            <w:tcBorders>
              <w:top w:val="nil"/>
              <w:left w:val="nil"/>
              <w:bottom w:val="single" w:sz="8" w:space="0" w:color="auto"/>
              <w:right w:val="single" w:sz="8" w:space="0" w:color="auto"/>
            </w:tcBorders>
            <w:shd w:val="clear" w:color="auto" w:fill="auto"/>
            <w:vAlign w:val="center"/>
            <w:hideMark/>
          </w:tcPr>
          <w:p w14:paraId="62547DC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w:t>
            </w:r>
          </w:p>
        </w:tc>
        <w:tc>
          <w:tcPr>
            <w:tcW w:w="506" w:type="pct"/>
            <w:tcBorders>
              <w:top w:val="nil"/>
              <w:left w:val="nil"/>
              <w:bottom w:val="single" w:sz="8" w:space="0" w:color="auto"/>
              <w:right w:val="single" w:sz="8" w:space="0" w:color="auto"/>
            </w:tcBorders>
            <w:shd w:val="clear" w:color="auto" w:fill="auto"/>
            <w:noWrap/>
            <w:vAlign w:val="center"/>
            <w:hideMark/>
          </w:tcPr>
          <w:p w14:paraId="5E69D89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14,760</w:t>
            </w:r>
          </w:p>
        </w:tc>
        <w:tc>
          <w:tcPr>
            <w:tcW w:w="575" w:type="pct"/>
            <w:tcBorders>
              <w:top w:val="nil"/>
              <w:left w:val="nil"/>
              <w:bottom w:val="single" w:sz="8" w:space="0" w:color="auto"/>
              <w:right w:val="single" w:sz="8" w:space="0" w:color="auto"/>
            </w:tcBorders>
            <w:shd w:val="clear" w:color="auto" w:fill="auto"/>
            <w:noWrap/>
            <w:vAlign w:val="center"/>
            <w:hideMark/>
          </w:tcPr>
          <w:p w14:paraId="1DA6F3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2,090</w:t>
            </w:r>
          </w:p>
        </w:tc>
        <w:tc>
          <w:tcPr>
            <w:tcW w:w="602" w:type="pct"/>
            <w:tcBorders>
              <w:top w:val="nil"/>
              <w:left w:val="nil"/>
              <w:bottom w:val="single" w:sz="8" w:space="0" w:color="auto"/>
              <w:right w:val="single" w:sz="8" w:space="0" w:color="auto"/>
            </w:tcBorders>
            <w:shd w:val="clear" w:color="auto" w:fill="auto"/>
            <w:noWrap/>
            <w:vAlign w:val="center"/>
            <w:hideMark/>
          </w:tcPr>
          <w:p w14:paraId="28D906E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w:t>
            </w:r>
          </w:p>
        </w:tc>
        <w:tc>
          <w:tcPr>
            <w:tcW w:w="502" w:type="pct"/>
            <w:tcBorders>
              <w:top w:val="nil"/>
              <w:left w:val="nil"/>
              <w:bottom w:val="single" w:sz="8" w:space="0" w:color="auto"/>
              <w:right w:val="single" w:sz="8" w:space="0" w:color="auto"/>
            </w:tcBorders>
            <w:shd w:val="clear" w:color="auto" w:fill="auto"/>
            <w:noWrap/>
            <w:vAlign w:val="center"/>
            <w:hideMark/>
          </w:tcPr>
          <w:p w14:paraId="28EB116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12,682</w:t>
            </w:r>
          </w:p>
        </w:tc>
        <w:tc>
          <w:tcPr>
            <w:tcW w:w="534" w:type="pct"/>
            <w:tcBorders>
              <w:top w:val="nil"/>
              <w:left w:val="nil"/>
              <w:bottom w:val="single" w:sz="8" w:space="0" w:color="auto"/>
              <w:right w:val="single" w:sz="8" w:space="0" w:color="auto"/>
            </w:tcBorders>
            <w:shd w:val="clear" w:color="auto" w:fill="auto"/>
            <w:noWrap/>
            <w:vAlign w:val="center"/>
            <w:hideMark/>
          </w:tcPr>
          <w:p w14:paraId="5D087B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625" w:type="pct"/>
            <w:tcBorders>
              <w:top w:val="nil"/>
              <w:left w:val="nil"/>
              <w:bottom w:val="single" w:sz="8" w:space="0" w:color="auto"/>
              <w:right w:val="single" w:sz="8" w:space="0" w:color="auto"/>
            </w:tcBorders>
            <w:shd w:val="clear" w:color="auto" w:fill="auto"/>
            <w:noWrap/>
            <w:vAlign w:val="center"/>
            <w:hideMark/>
          </w:tcPr>
          <w:p w14:paraId="296F51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c>
          <w:tcPr>
            <w:tcW w:w="443" w:type="pct"/>
            <w:tcBorders>
              <w:top w:val="nil"/>
              <w:left w:val="nil"/>
              <w:bottom w:val="single" w:sz="8" w:space="0" w:color="auto"/>
              <w:right w:val="single" w:sz="8" w:space="0" w:color="auto"/>
            </w:tcBorders>
            <w:shd w:val="clear" w:color="auto" w:fill="auto"/>
            <w:vAlign w:val="center"/>
            <w:hideMark/>
          </w:tcPr>
          <w:p w14:paraId="2E863BC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5567D64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Rhode Island</w:t>
            </w:r>
          </w:p>
        </w:tc>
        <w:tc>
          <w:tcPr>
            <w:tcW w:w="516" w:type="pct"/>
            <w:tcBorders>
              <w:top w:val="nil"/>
              <w:left w:val="nil"/>
              <w:bottom w:val="single" w:sz="8" w:space="0" w:color="auto"/>
              <w:right w:val="single" w:sz="8" w:space="0" w:color="auto"/>
            </w:tcBorders>
            <w:shd w:val="clear" w:color="auto" w:fill="auto"/>
            <w:vAlign w:val="center"/>
            <w:hideMark/>
          </w:tcPr>
          <w:p w14:paraId="6AAF763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169</w:t>
            </w:r>
          </w:p>
        </w:tc>
        <w:tc>
          <w:tcPr>
            <w:tcW w:w="506" w:type="pct"/>
            <w:tcBorders>
              <w:top w:val="nil"/>
              <w:left w:val="nil"/>
              <w:bottom w:val="single" w:sz="8" w:space="0" w:color="auto"/>
              <w:right w:val="single" w:sz="8" w:space="0" w:color="auto"/>
            </w:tcBorders>
            <w:shd w:val="clear" w:color="auto" w:fill="auto"/>
            <w:noWrap/>
            <w:vAlign w:val="center"/>
            <w:hideMark/>
          </w:tcPr>
          <w:p w14:paraId="68572EB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7,127</w:t>
            </w:r>
          </w:p>
        </w:tc>
        <w:tc>
          <w:tcPr>
            <w:tcW w:w="575" w:type="pct"/>
            <w:tcBorders>
              <w:top w:val="nil"/>
              <w:left w:val="nil"/>
              <w:bottom w:val="single" w:sz="8" w:space="0" w:color="auto"/>
              <w:right w:val="single" w:sz="8" w:space="0" w:color="auto"/>
            </w:tcBorders>
            <w:shd w:val="clear" w:color="auto" w:fill="auto"/>
            <w:noWrap/>
            <w:vAlign w:val="center"/>
            <w:hideMark/>
          </w:tcPr>
          <w:p w14:paraId="73A708C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1,209</w:t>
            </w:r>
          </w:p>
        </w:tc>
        <w:tc>
          <w:tcPr>
            <w:tcW w:w="602" w:type="pct"/>
            <w:tcBorders>
              <w:top w:val="nil"/>
              <w:left w:val="nil"/>
              <w:bottom w:val="single" w:sz="8" w:space="0" w:color="auto"/>
              <w:right w:val="single" w:sz="8" w:space="0" w:color="auto"/>
            </w:tcBorders>
            <w:shd w:val="clear" w:color="auto" w:fill="auto"/>
            <w:noWrap/>
            <w:vAlign w:val="center"/>
            <w:hideMark/>
          </w:tcPr>
          <w:p w14:paraId="6A098BC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w:t>
            </w:r>
          </w:p>
        </w:tc>
        <w:tc>
          <w:tcPr>
            <w:tcW w:w="502" w:type="pct"/>
            <w:tcBorders>
              <w:top w:val="nil"/>
              <w:left w:val="nil"/>
              <w:bottom w:val="single" w:sz="8" w:space="0" w:color="auto"/>
              <w:right w:val="single" w:sz="8" w:space="0" w:color="auto"/>
            </w:tcBorders>
            <w:shd w:val="clear" w:color="auto" w:fill="auto"/>
            <w:noWrap/>
            <w:vAlign w:val="center"/>
            <w:hideMark/>
          </w:tcPr>
          <w:p w14:paraId="0B43E29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5,929</w:t>
            </w:r>
          </w:p>
        </w:tc>
        <w:tc>
          <w:tcPr>
            <w:tcW w:w="534" w:type="pct"/>
            <w:tcBorders>
              <w:top w:val="nil"/>
              <w:left w:val="nil"/>
              <w:bottom w:val="single" w:sz="8" w:space="0" w:color="auto"/>
              <w:right w:val="single" w:sz="8" w:space="0" w:color="auto"/>
            </w:tcBorders>
            <w:shd w:val="clear" w:color="auto" w:fill="auto"/>
            <w:noWrap/>
            <w:vAlign w:val="center"/>
            <w:hideMark/>
          </w:tcPr>
          <w:p w14:paraId="4659063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c>
          <w:tcPr>
            <w:tcW w:w="625" w:type="pct"/>
            <w:tcBorders>
              <w:top w:val="nil"/>
              <w:left w:val="nil"/>
              <w:bottom w:val="single" w:sz="8" w:space="0" w:color="auto"/>
              <w:right w:val="single" w:sz="8" w:space="0" w:color="auto"/>
            </w:tcBorders>
            <w:shd w:val="clear" w:color="auto" w:fill="auto"/>
            <w:noWrap/>
            <w:vAlign w:val="center"/>
            <w:hideMark/>
          </w:tcPr>
          <w:p w14:paraId="60501E6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443" w:type="pct"/>
            <w:tcBorders>
              <w:top w:val="nil"/>
              <w:left w:val="nil"/>
              <w:bottom w:val="single" w:sz="8" w:space="0" w:color="auto"/>
              <w:right w:val="single" w:sz="8" w:space="0" w:color="auto"/>
            </w:tcBorders>
            <w:shd w:val="clear" w:color="auto" w:fill="auto"/>
            <w:vAlign w:val="center"/>
            <w:hideMark/>
          </w:tcPr>
          <w:p w14:paraId="7CAB5EF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4D8D17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Texas</w:t>
            </w:r>
          </w:p>
        </w:tc>
        <w:tc>
          <w:tcPr>
            <w:tcW w:w="516" w:type="pct"/>
            <w:tcBorders>
              <w:top w:val="nil"/>
              <w:left w:val="nil"/>
              <w:bottom w:val="single" w:sz="8" w:space="0" w:color="auto"/>
              <w:right w:val="single" w:sz="8" w:space="0" w:color="auto"/>
            </w:tcBorders>
            <w:shd w:val="clear" w:color="auto" w:fill="auto"/>
            <w:vAlign w:val="center"/>
            <w:hideMark/>
          </w:tcPr>
          <w:p w14:paraId="42BD28E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780</w:t>
            </w:r>
          </w:p>
        </w:tc>
        <w:tc>
          <w:tcPr>
            <w:tcW w:w="506" w:type="pct"/>
            <w:tcBorders>
              <w:top w:val="nil"/>
              <w:left w:val="nil"/>
              <w:bottom w:val="single" w:sz="8" w:space="0" w:color="auto"/>
              <w:right w:val="single" w:sz="8" w:space="0" w:color="auto"/>
            </w:tcBorders>
            <w:shd w:val="clear" w:color="auto" w:fill="auto"/>
            <w:noWrap/>
            <w:vAlign w:val="center"/>
            <w:hideMark/>
          </w:tcPr>
          <w:p w14:paraId="6DD7C1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16,749</w:t>
            </w:r>
          </w:p>
        </w:tc>
        <w:tc>
          <w:tcPr>
            <w:tcW w:w="575" w:type="pct"/>
            <w:tcBorders>
              <w:top w:val="nil"/>
              <w:left w:val="nil"/>
              <w:bottom w:val="single" w:sz="8" w:space="0" w:color="auto"/>
              <w:right w:val="single" w:sz="8" w:space="0" w:color="auto"/>
            </w:tcBorders>
            <w:shd w:val="clear" w:color="auto" w:fill="auto"/>
            <w:noWrap/>
            <w:vAlign w:val="center"/>
            <w:hideMark/>
          </w:tcPr>
          <w:p w14:paraId="0927F8B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2,293</w:t>
            </w:r>
          </w:p>
        </w:tc>
        <w:tc>
          <w:tcPr>
            <w:tcW w:w="602" w:type="pct"/>
            <w:tcBorders>
              <w:top w:val="nil"/>
              <w:left w:val="nil"/>
              <w:bottom w:val="single" w:sz="8" w:space="0" w:color="auto"/>
              <w:right w:val="single" w:sz="8" w:space="0" w:color="auto"/>
            </w:tcBorders>
            <w:shd w:val="clear" w:color="auto" w:fill="auto"/>
            <w:noWrap/>
            <w:vAlign w:val="center"/>
            <w:hideMark/>
          </w:tcPr>
          <w:p w14:paraId="5D7D3F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w:t>
            </w:r>
          </w:p>
        </w:tc>
        <w:tc>
          <w:tcPr>
            <w:tcW w:w="502" w:type="pct"/>
            <w:tcBorders>
              <w:top w:val="nil"/>
              <w:left w:val="nil"/>
              <w:bottom w:val="single" w:sz="8" w:space="0" w:color="auto"/>
              <w:right w:val="single" w:sz="8" w:space="0" w:color="auto"/>
            </w:tcBorders>
            <w:shd w:val="clear" w:color="auto" w:fill="auto"/>
            <w:noWrap/>
            <w:vAlign w:val="center"/>
            <w:hideMark/>
          </w:tcPr>
          <w:p w14:paraId="28F7F6B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14,511</w:t>
            </w:r>
          </w:p>
        </w:tc>
        <w:tc>
          <w:tcPr>
            <w:tcW w:w="534" w:type="pct"/>
            <w:tcBorders>
              <w:top w:val="nil"/>
              <w:left w:val="nil"/>
              <w:bottom w:val="single" w:sz="8" w:space="0" w:color="auto"/>
              <w:right w:val="single" w:sz="8" w:space="0" w:color="auto"/>
            </w:tcBorders>
            <w:shd w:val="clear" w:color="auto" w:fill="auto"/>
            <w:noWrap/>
            <w:vAlign w:val="center"/>
            <w:hideMark/>
          </w:tcPr>
          <w:p w14:paraId="4BC1BA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625" w:type="pct"/>
            <w:tcBorders>
              <w:top w:val="nil"/>
              <w:left w:val="nil"/>
              <w:bottom w:val="single" w:sz="8" w:space="0" w:color="auto"/>
              <w:right w:val="single" w:sz="8" w:space="0" w:color="auto"/>
            </w:tcBorders>
            <w:shd w:val="clear" w:color="auto" w:fill="auto"/>
            <w:noWrap/>
            <w:vAlign w:val="center"/>
            <w:hideMark/>
          </w:tcPr>
          <w:p w14:paraId="62150F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c>
          <w:tcPr>
            <w:tcW w:w="443" w:type="pct"/>
            <w:tcBorders>
              <w:top w:val="nil"/>
              <w:left w:val="nil"/>
              <w:bottom w:val="single" w:sz="8" w:space="0" w:color="auto"/>
              <w:right w:val="single" w:sz="8" w:space="0" w:color="auto"/>
            </w:tcBorders>
            <w:shd w:val="clear" w:color="auto" w:fill="auto"/>
            <w:vAlign w:val="center"/>
            <w:hideMark/>
          </w:tcPr>
          <w:p w14:paraId="5D06B19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FD461B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Utah</w:t>
            </w:r>
          </w:p>
        </w:tc>
        <w:tc>
          <w:tcPr>
            <w:tcW w:w="516" w:type="pct"/>
            <w:tcBorders>
              <w:top w:val="nil"/>
              <w:left w:val="nil"/>
              <w:bottom w:val="single" w:sz="8" w:space="0" w:color="auto"/>
              <w:right w:val="single" w:sz="8" w:space="0" w:color="auto"/>
            </w:tcBorders>
            <w:shd w:val="clear" w:color="auto" w:fill="auto"/>
            <w:vAlign w:val="center"/>
            <w:hideMark/>
          </w:tcPr>
          <w:p w14:paraId="3319EBD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573</w:t>
            </w:r>
          </w:p>
        </w:tc>
        <w:tc>
          <w:tcPr>
            <w:tcW w:w="506" w:type="pct"/>
            <w:tcBorders>
              <w:top w:val="nil"/>
              <w:left w:val="nil"/>
              <w:bottom w:val="single" w:sz="8" w:space="0" w:color="auto"/>
              <w:right w:val="single" w:sz="8" w:space="0" w:color="auto"/>
            </w:tcBorders>
            <w:shd w:val="clear" w:color="auto" w:fill="auto"/>
            <w:noWrap/>
            <w:vAlign w:val="center"/>
            <w:hideMark/>
          </w:tcPr>
          <w:p w14:paraId="0478714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14,417</w:t>
            </w:r>
          </w:p>
        </w:tc>
        <w:tc>
          <w:tcPr>
            <w:tcW w:w="575" w:type="pct"/>
            <w:tcBorders>
              <w:top w:val="nil"/>
              <w:left w:val="nil"/>
              <w:bottom w:val="single" w:sz="8" w:space="0" w:color="auto"/>
              <w:right w:val="single" w:sz="8" w:space="0" w:color="auto"/>
            </w:tcBorders>
            <w:shd w:val="clear" w:color="auto" w:fill="auto"/>
            <w:noWrap/>
            <w:vAlign w:val="center"/>
            <w:hideMark/>
          </w:tcPr>
          <w:p w14:paraId="1B9EFED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1,617</w:t>
            </w:r>
          </w:p>
        </w:tc>
        <w:tc>
          <w:tcPr>
            <w:tcW w:w="602" w:type="pct"/>
            <w:tcBorders>
              <w:top w:val="nil"/>
              <w:left w:val="nil"/>
              <w:bottom w:val="single" w:sz="8" w:space="0" w:color="auto"/>
              <w:right w:val="single" w:sz="8" w:space="0" w:color="auto"/>
            </w:tcBorders>
            <w:shd w:val="clear" w:color="auto" w:fill="auto"/>
            <w:noWrap/>
            <w:vAlign w:val="center"/>
            <w:hideMark/>
          </w:tcPr>
          <w:p w14:paraId="3DA391F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w:t>
            </w:r>
          </w:p>
        </w:tc>
        <w:tc>
          <w:tcPr>
            <w:tcW w:w="502" w:type="pct"/>
            <w:tcBorders>
              <w:top w:val="nil"/>
              <w:left w:val="nil"/>
              <w:bottom w:val="single" w:sz="8" w:space="0" w:color="auto"/>
              <w:right w:val="single" w:sz="8" w:space="0" w:color="auto"/>
            </w:tcBorders>
            <w:shd w:val="clear" w:color="auto" w:fill="auto"/>
            <w:noWrap/>
            <w:vAlign w:val="center"/>
            <w:hideMark/>
          </w:tcPr>
          <w:p w14:paraId="47228C7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12,845</w:t>
            </w:r>
          </w:p>
        </w:tc>
        <w:tc>
          <w:tcPr>
            <w:tcW w:w="534" w:type="pct"/>
            <w:tcBorders>
              <w:top w:val="nil"/>
              <w:left w:val="nil"/>
              <w:bottom w:val="single" w:sz="8" w:space="0" w:color="auto"/>
              <w:right w:val="single" w:sz="8" w:space="0" w:color="auto"/>
            </w:tcBorders>
            <w:shd w:val="clear" w:color="auto" w:fill="auto"/>
            <w:noWrap/>
            <w:vAlign w:val="center"/>
            <w:hideMark/>
          </w:tcPr>
          <w:p w14:paraId="13746B4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625" w:type="pct"/>
            <w:tcBorders>
              <w:top w:val="nil"/>
              <w:left w:val="nil"/>
              <w:bottom w:val="single" w:sz="8" w:space="0" w:color="auto"/>
              <w:right w:val="single" w:sz="8" w:space="0" w:color="auto"/>
            </w:tcBorders>
            <w:shd w:val="clear" w:color="auto" w:fill="auto"/>
            <w:noWrap/>
            <w:vAlign w:val="center"/>
            <w:hideMark/>
          </w:tcPr>
          <w:p w14:paraId="7443804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10.2</w:t>
            </w:r>
          </w:p>
        </w:tc>
        <w:tc>
          <w:tcPr>
            <w:tcW w:w="443" w:type="pct"/>
            <w:tcBorders>
              <w:top w:val="nil"/>
              <w:left w:val="nil"/>
              <w:bottom w:val="single" w:sz="8" w:space="0" w:color="auto"/>
              <w:right w:val="single" w:sz="8" w:space="0" w:color="auto"/>
            </w:tcBorders>
            <w:shd w:val="clear" w:color="auto" w:fill="auto"/>
            <w:vAlign w:val="center"/>
            <w:hideMark/>
          </w:tcPr>
          <w:p w14:paraId="5C9CA0D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91AF49A"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Vermont</w:t>
            </w:r>
          </w:p>
        </w:tc>
        <w:tc>
          <w:tcPr>
            <w:tcW w:w="516" w:type="pct"/>
            <w:tcBorders>
              <w:top w:val="nil"/>
              <w:left w:val="nil"/>
              <w:bottom w:val="single" w:sz="8" w:space="0" w:color="auto"/>
              <w:right w:val="single" w:sz="8" w:space="0" w:color="auto"/>
            </w:tcBorders>
            <w:shd w:val="clear" w:color="auto" w:fill="auto"/>
            <w:vAlign w:val="center"/>
            <w:hideMark/>
          </w:tcPr>
          <w:p w14:paraId="6B254EA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597</w:t>
            </w:r>
          </w:p>
        </w:tc>
        <w:tc>
          <w:tcPr>
            <w:tcW w:w="506" w:type="pct"/>
            <w:tcBorders>
              <w:top w:val="nil"/>
              <w:left w:val="nil"/>
              <w:bottom w:val="single" w:sz="8" w:space="0" w:color="auto"/>
              <w:right w:val="single" w:sz="8" w:space="0" w:color="auto"/>
            </w:tcBorders>
            <w:shd w:val="clear" w:color="auto" w:fill="auto"/>
            <w:noWrap/>
            <w:vAlign w:val="center"/>
            <w:hideMark/>
          </w:tcPr>
          <w:p w14:paraId="11465B5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8,784</w:t>
            </w:r>
          </w:p>
        </w:tc>
        <w:tc>
          <w:tcPr>
            <w:tcW w:w="575" w:type="pct"/>
            <w:tcBorders>
              <w:top w:val="nil"/>
              <w:left w:val="nil"/>
              <w:bottom w:val="single" w:sz="8" w:space="0" w:color="auto"/>
              <w:right w:val="single" w:sz="8" w:space="0" w:color="auto"/>
            </w:tcBorders>
            <w:shd w:val="clear" w:color="auto" w:fill="auto"/>
            <w:noWrap/>
            <w:vAlign w:val="center"/>
            <w:hideMark/>
          </w:tcPr>
          <w:p w14:paraId="532B055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1,220</w:t>
            </w:r>
          </w:p>
        </w:tc>
        <w:tc>
          <w:tcPr>
            <w:tcW w:w="602" w:type="pct"/>
            <w:tcBorders>
              <w:top w:val="nil"/>
              <w:left w:val="nil"/>
              <w:bottom w:val="single" w:sz="8" w:space="0" w:color="auto"/>
              <w:right w:val="single" w:sz="8" w:space="0" w:color="auto"/>
            </w:tcBorders>
            <w:shd w:val="clear" w:color="auto" w:fill="auto"/>
            <w:noWrap/>
            <w:vAlign w:val="center"/>
            <w:hideMark/>
          </w:tcPr>
          <w:p w14:paraId="3478307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w:t>
            </w:r>
          </w:p>
        </w:tc>
        <w:tc>
          <w:tcPr>
            <w:tcW w:w="502" w:type="pct"/>
            <w:tcBorders>
              <w:top w:val="nil"/>
              <w:left w:val="nil"/>
              <w:bottom w:val="single" w:sz="8" w:space="0" w:color="auto"/>
              <w:right w:val="single" w:sz="8" w:space="0" w:color="auto"/>
            </w:tcBorders>
            <w:shd w:val="clear" w:color="auto" w:fill="auto"/>
            <w:noWrap/>
            <w:vAlign w:val="center"/>
            <w:hideMark/>
          </w:tcPr>
          <w:p w14:paraId="01E94ED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7,604</w:t>
            </w:r>
          </w:p>
        </w:tc>
        <w:tc>
          <w:tcPr>
            <w:tcW w:w="534" w:type="pct"/>
            <w:tcBorders>
              <w:top w:val="nil"/>
              <w:left w:val="nil"/>
              <w:bottom w:val="single" w:sz="8" w:space="0" w:color="auto"/>
              <w:right w:val="single" w:sz="8" w:space="0" w:color="auto"/>
            </w:tcBorders>
            <w:shd w:val="clear" w:color="auto" w:fill="auto"/>
            <w:noWrap/>
            <w:vAlign w:val="center"/>
            <w:hideMark/>
          </w:tcPr>
          <w:p w14:paraId="6E81FAE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11.5</w:t>
            </w:r>
          </w:p>
        </w:tc>
        <w:tc>
          <w:tcPr>
            <w:tcW w:w="625" w:type="pct"/>
            <w:tcBorders>
              <w:top w:val="nil"/>
              <w:left w:val="nil"/>
              <w:bottom w:val="single" w:sz="8" w:space="0" w:color="auto"/>
              <w:right w:val="single" w:sz="8" w:space="0" w:color="auto"/>
            </w:tcBorders>
            <w:shd w:val="clear" w:color="auto" w:fill="auto"/>
            <w:noWrap/>
            <w:vAlign w:val="center"/>
            <w:hideMark/>
          </w:tcPr>
          <w:p w14:paraId="0B841C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13.8</w:t>
            </w:r>
          </w:p>
        </w:tc>
        <w:tc>
          <w:tcPr>
            <w:tcW w:w="443" w:type="pct"/>
            <w:tcBorders>
              <w:top w:val="nil"/>
              <w:left w:val="nil"/>
              <w:bottom w:val="single" w:sz="8" w:space="0" w:color="auto"/>
              <w:right w:val="single" w:sz="8" w:space="0" w:color="auto"/>
            </w:tcBorders>
            <w:shd w:val="clear" w:color="auto" w:fill="auto"/>
            <w:vAlign w:val="center"/>
            <w:hideMark/>
          </w:tcPr>
          <w:p w14:paraId="665013F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A288BB2"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Washington</w:t>
            </w:r>
          </w:p>
        </w:tc>
        <w:tc>
          <w:tcPr>
            <w:tcW w:w="516" w:type="pct"/>
            <w:tcBorders>
              <w:top w:val="nil"/>
              <w:left w:val="nil"/>
              <w:bottom w:val="single" w:sz="8" w:space="0" w:color="auto"/>
              <w:right w:val="single" w:sz="8" w:space="0" w:color="auto"/>
            </w:tcBorders>
            <w:shd w:val="clear" w:color="auto" w:fill="auto"/>
            <w:vAlign w:val="center"/>
            <w:hideMark/>
          </w:tcPr>
          <w:p w14:paraId="0035D1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594</w:t>
            </w:r>
          </w:p>
        </w:tc>
        <w:tc>
          <w:tcPr>
            <w:tcW w:w="506" w:type="pct"/>
            <w:tcBorders>
              <w:top w:val="nil"/>
              <w:left w:val="nil"/>
              <w:bottom w:val="single" w:sz="8" w:space="0" w:color="auto"/>
              <w:right w:val="single" w:sz="8" w:space="0" w:color="auto"/>
            </w:tcBorders>
            <w:shd w:val="clear" w:color="auto" w:fill="auto"/>
            <w:noWrap/>
            <w:vAlign w:val="center"/>
            <w:hideMark/>
          </w:tcPr>
          <w:p w14:paraId="2BAFF4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9,706</w:t>
            </w:r>
          </w:p>
        </w:tc>
        <w:tc>
          <w:tcPr>
            <w:tcW w:w="575" w:type="pct"/>
            <w:tcBorders>
              <w:top w:val="nil"/>
              <w:left w:val="nil"/>
              <w:bottom w:val="single" w:sz="8" w:space="0" w:color="auto"/>
              <w:right w:val="single" w:sz="8" w:space="0" w:color="auto"/>
            </w:tcBorders>
            <w:shd w:val="clear" w:color="auto" w:fill="auto"/>
            <w:noWrap/>
            <w:vAlign w:val="center"/>
            <w:hideMark/>
          </w:tcPr>
          <w:p w14:paraId="1840CB6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1,165</w:t>
            </w:r>
          </w:p>
        </w:tc>
        <w:tc>
          <w:tcPr>
            <w:tcW w:w="602" w:type="pct"/>
            <w:tcBorders>
              <w:top w:val="nil"/>
              <w:left w:val="nil"/>
              <w:bottom w:val="single" w:sz="8" w:space="0" w:color="auto"/>
              <w:right w:val="single" w:sz="8" w:space="0" w:color="auto"/>
            </w:tcBorders>
            <w:shd w:val="clear" w:color="auto" w:fill="auto"/>
            <w:noWrap/>
            <w:vAlign w:val="center"/>
            <w:hideMark/>
          </w:tcPr>
          <w:p w14:paraId="08C8BD9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33</w:t>
            </w:r>
          </w:p>
        </w:tc>
        <w:tc>
          <w:tcPr>
            <w:tcW w:w="502" w:type="pct"/>
            <w:tcBorders>
              <w:top w:val="nil"/>
              <w:left w:val="nil"/>
              <w:bottom w:val="single" w:sz="8" w:space="0" w:color="auto"/>
              <w:right w:val="single" w:sz="8" w:space="0" w:color="auto"/>
            </w:tcBorders>
            <w:shd w:val="clear" w:color="auto" w:fill="auto"/>
            <w:noWrap/>
            <w:vAlign w:val="center"/>
            <w:hideMark/>
          </w:tcPr>
          <w:p w14:paraId="181DE4A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8,574</w:t>
            </w:r>
          </w:p>
        </w:tc>
        <w:tc>
          <w:tcPr>
            <w:tcW w:w="534" w:type="pct"/>
            <w:tcBorders>
              <w:top w:val="nil"/>
              <w:left w:val="nil"/>
              <w:bottom w:val="single" w:sz="8" w:space="0" w:color="auto"/>
              <w:right w:val="single" w:sz="8" w:space="0" w:color="auto"/>
            </w:tcBorders>
            <w:shd w:val="clear" w:color="auto" w:fill="auto"/>
            <w:noWrap/>
            <w:vAlign w:val="center"/>
            <w:hideMark/>
          </w:tcPr>
          <w:p w14:paraId="4DDAC2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w:t>
            </w:r>
          </w:p>
        </w:tc>
        <w:tc>
          <w:tcPr>
            <w:tcW w:w="625" w:type="pct"/>
            <w:tcBorders>
              <w:top w:val="nil"/>
              <w:left w:val="nil"/>
              <w:bottom w:val="single" w:sz="8" w:space="0" w:color="auto"/>
              <w:right w:val="single" w:sz="8" w:space="0" w:color="auto"/>
            </w:tcBorders>
            <w:shd w:val="clear" w:color="auto" w:fill="auto"/>
            <w:noWrap/>
            <w:vAlign w:val="center"/>
            <w:hideMark/>
          </w:tcPr>
          <w:p w14:paraId="5C551F9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443" w:type="pct"/>
            <w:tcBorders>
              <w:top w:val="nil"/>
              <w:left w:val="nil"/>
              <w:bottom w:val="single" w:sz="8" w:space="0" w:color="auto"/>
              <w:right w:val="single" w:sz="8" w:space="0" w:color="auto"/>
            </w:tcBorders>
            <w:shd w:val="clear" w:color="auto" w:fill="auto"/>
            <w:vAlign w:val="center"/>
            <w:hideMark/>
          </w:tcPr>
          <w:p w14:paraId="48A9838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594D0BD5"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West Virginia</w:t>
            </w:r>
          </w:p>
        </w:tc>
        <w:tc>
          <w:tcPr>
            <w:tcW w:w="516" w:type="pct"/>
            <w:tcBorders>
              <w:top w:val="nil"/>
              <w:left w:val="nil"/>
              <w:bottom w:val="single" w:sz="8" w:space="0" w:color="auto"/>
              <w:right w:val="single" w:sz="8" w:space="0" w:color="auto"/>
            </w:tcBorders>
            <w:shd w:val="clear" w:color="auto" w:fill="auto"/>
            <w:vAlign w:val="center"/>
            <w:hideMark/>
          </w:tcPr>
          <w:p w14:paraId="1013E2B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w:t>
            </w:r>
          </w:p>
        </w:tc>
        <w:tc>
          <w:tcPr>
            <w:tcW w:w="506" w:type="pct"/>
            <w:tcBorders>
              <w:top w:val="nil"/>
              <w:left w:val="nil"/>
              <w:bottom w:val="single" w:sz="8" w:space="0" w:color="auto"/>
              <w:right w:val="single" w:sz="8" w:space="0" w:color="auto"/>
            </w:tcBorders>
            <w:shd w:val="clear" w:color="auto" w:fill="auto"/>
            <w:noWrap/>
            <w:vAlign w:val="center"/>
            <w:hideMark/>
          </w:tcPr>
          <w:p w14:paraId="65EDF4A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5,089</w:t>
            </w:r>
          </w:p>
        </w:tc>
        <w:tc>
          <w:tcPr>
            <w:tcW w:w="575" w:type="pct"/>
            <w:tcBorders>
              <w:top w:val="nil"/>
              <w:left w:val="nil"/>
              <w:bottom w:val="single" w:sz="8" w:space="0" w:color="auto"/>
              <w:right w:val="single" w:sz="8" w:space="0" w:color="auto"/>
            </w:tcBorders>
            <w:shd w:val="clear" w:color="auto" w:fill="auto"/>
            <w:noWrap/>
            <w:vAlign w:val="center"/>
            <w:hideMark/>
          </w:tcPr>
          <w:p w14:paraId="74D07B6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663</w:t>
            </w:r>
          </w:p>
        </w:tc>
        <w:tc>
          <w:tcPr>
            <w:tcW w:w="602" w:type="pct"/>
            <w:tcBorders>
              <w:top w:val="nil"/>
              <w:left w:val="nil"/>
              <w:bottom w:val="single" w:sz="8" w:space="0" w:color="auto"/>
              <w:right w:val="single" w:sz="8" w:space="0" w:color="auto"/>
            </w:tcBorders>
            <w:shd w:val="clear" w:color="auto" w:fill="auto"/>
            <w:noWrap/>
            <w:vAlign w:val="center"/>
            <w:hideMark/>
          </w:tcPr>
          <w:p w14:paraId="7D1AB6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w:t>
            </w:r>
          </w:p>
        </w:tc>
        <w:tc>
          <w:tcPr>
            <w:tcW w:w="502" w:type="pct"/>
            <w:tcBorders>
              <w:top w:val="nil"/>
              <w:left w:val="nil"/>
              <w:bottom w:val="single" w:sz="8" w:space="0" w:color="auto"/>
              <w:right w:val="single" w:sz="8" w:space="0" w:color="auto"/>
            </w:tcBorders>
            <w:shd w:val="clear" w:color="auto" w:fill="auto"/>
            <w:noWrap/>
            <w:vAlign w:val="center"/>
            <w:hideMark/>
          </w:tcPr>
          <w:p w14:paraId="04E27EC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4,431</w:t>
            </w:r>
          </w:p>
        </w:tc>
        <w:tc>
          <w:tcPr>
            <w:tcW w:w="534" w:type="pct"/>
            <w:tcBorders>
              <w:top w:val="nil"/>
              <w:left w:val="nil"/>
              <w:bottom w:val="single" w:sz="8" w:space="0" w:color="auto"/>
              <w:right w:val="single" w:sz="8" w:space="0" w:color="auto"/>
            </w:tcBorders>
            <w:shd w:val="clear" w:color="auto" w:fill="auto"/>
            <w:noWrap/>
            <w:vAlign w:val="center"/>
            <w:hideMark/>
          </w:tcPr>
          <w:p w14:paraId="00258E3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625" w:type="pct"/>
            <w:tcBorders>
              <w:top w:val="nil"/>
              <w:left w:val="nil"/>
              <w:bottom w:val="single" w:sz="8" w:space="0" w:color="auto"/>
              <w:right w:val="single" w:sz="8" w:space="0" w:color="auto"/>
            </w:tcBorders>
            <w:shd w:val="clear" w:color="auto" w:fill="auto"/>
            <w:noWrap/>
            <w:vAlign w:val="center"/>
            <w:hideMark/>
          </w:tcPr>
          <w:p w14:paraId="3BCD1D6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12.7</w:t>
            </w:r>
          </w:p>
        </w:tc>
        <w:tc>
          <w:tcPr>
            <w:tcW w:w="443" w:type="pct"/>
            <w:tcBorders>
              <w:top w:val="nil"/>
              <w:left w:val="nil"/>
              <w:bottom w:val="single" w:sz="8" w:space="0" w:color="auto"/>
              <w:right w:val="single" w:sz="8" w:space="0" w:color="auto"/>
            </w:tcBorders>
            <w:shd w:val="clear" w:color="auto" w:fill="auto"/>
            <w:vAlign w:val="center"/>
            <w:hideMark/>
          </w:tcPr>
          <w:p w14:paraId="46EEFC2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EF67345"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Wisconsin</w:t>
            </w:r>
          </w:p>
        </w:tc>
        <w:tc>
          <w:tcPr>
            <w:tcW w:w="516" w:type="pct"/>
            <w:tcBorders>
              <w:top w:val="nil"/>
              <w:left w:val="nil"/>
              <w:bottom w:val="single" w:sz="8" w:space="0" w:color="auto"/>
              <w:right w:val="single" w:sz="8" w:space="0" w:color="auto"/>
            </w:tcBorders>
            <w:shd w:val="clear" w:color="auto" w:fill="auto"/>
            <w:vAlign w:val="center"/>
            <w:hideMark/>
          </w:tcPr>
          <w:p w14:paraId="5788F81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140</w:t>
            </w:r>
          </w:p>
        </w:tc>
        <w:tc>
          <w:tcPr>
            <w:tcW w:w="506" w:type="pct"/>
            <w:tcBorders>
              <w:top w:val="nil"/>
              <w:left w:val="nil"/>
              <w:bottom w:val="single" w:sz="8" w:space="0" w:color="auto"/>
              <w:right w:val="single" w:sz="8" w:space="0" w:color="auto"/>
            </w:tcBorders>
            <w:shd w:val="clear" w:color="auto" w:fill="auto"/>
            <w:noWrap/>
            <w:vAlign w:val="center"/>
            <w:hideMark/>
          </w:tcPr>
          <w:p w14:paraId="3CA29EA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5,170</w:t>
            </w:r>
          </w:p>
        </w:tc>
        <w:tc>
          <w:tcPr>
            <w:tcW w:w="575" w:type="pct"/>
            <w:tcBorders>
              <w:top w:val="nil"/>
              <w:left w:val="nil"/>
              <w:bottom w:val="single" w:sz="8" w:space="0" w:color="auto"/>
              <w:right w:val="single" w:sz="8" w:space="0" w:color="auto"/>
            </w:tcBorders>
            <w:shd w:val="clear" w:color="auto" w:fill="auto"/>
            <w:noWrap/>
            <w:vAlign w:val="center"/>
            <w:hideMark/>
          </w:tcPr>
          <w:p w14:paraId="45ACBEF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611</w:t>
            </w:r>
          </w:p>
        </w:tc>
        <w:tc>
          <w:tcPr>
            <w:tcW w:w="602" w:type="pct"/>
            <w:tcBorders>
              <w:top w:val="nil"/>
              <w:left w:val="nil"/>
              <w:bottom w:val="single" w:sz="8" w:space="0" w:color="auto"/>
              <w:right w:val="single" w:sz="8" w:space="0" w:color="auto"/>
            </w:tcBorders>
            <w:shd w:val="clear" w:color="auto" w:fill="auto"/>
            <w:noWrap/>
            <w:vAlign w:val="center"/>
            <w:hideMark/>
          </w:tcPr>
          <w:p w14:paraId="0F26C4D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502" w:type="pct"/>
            <w:tcBorders>
              <w:top w:val="nil"/>
              <w:left w:val="nil"/>
              <w:bottom w:val="single" w:sz="8" w:space="0" w:color="auto"/>
              <w:right w:val="single" w:sz="8" w:space="0" w:color="auto"/>
            </w:tcBorders>
            <w:shd w:val="clear" w:color="auto" w:fill="auto"/>
            <w:noWrap/>
            <w:vAlign w:val="center"/>
            <w:hideMark/>
          </w:tcPr>
          <w:p w14:paraId="5D5A9EB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4,569</w:t>
            </w:r>
          </w:p>
        </w:tc>
        <w:tc>
          <w:tcPr>
            <w:tcW w:w="534" w:type="pct"/>
            <w:tcBorders>
              <w:top w:val="nil"/>
              <w:left w:val="nil"/>
              <w:bottom w:val="single" w:sz="8" w:space="0" w:color="auto"/>
              <w:right w:val="single" w:sz="8" w:space="0" w:color="auto"/>
            </w:tcBorders>
            <w:shd w:val="clear" w:color="auto" w:fill="auto"/>
            <w:noWrap/>
            <w:vAlign w:val="center"/>
            <w:hideMark/>
          </w:tcPr>
          <w:p w14:paraId="78886D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c>
          <w:tcPr>
            <w:tcW w:w="625" w:type="pct"/>
            <w:tcBorders>
              <w:top w:val="nil"/>
              <w:left w:val="nil"/>
              <w:bottom w:val="single" w:sz="8" w:space="0" w:color="auto"/>
              <w:right w:val="single" w:sz="8" w:space="0" w:color="auto"/>
            </w:tcBorders>
            <w:shd w:val="clear" w:color="auto" w:fill="auto"/>
            <w:noWrap/>
            <w:vAlign w:val="center"/>
            <w:hideMark/>
          </w:tcPr>
          <w:p w14:paraId="24D74A5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10.6</w:t>
            </w:r>
          </w:p>
        </w:tc>
        <w:tc>
          <w:tcPr>
            <w:tcW w:w="443" w:type="pct"/>
            <w:tcBorders>
              <w:top w:val="nil"/>
              <w:left w:val="nil"/>
              <w:bottom w:val="single" w:sz="8" w:space="0" w:color="auto"/>
              <w:right w:val="single" w:sz="8" w:space="0" w:color="auto"/>
            </w:tcBorders>
            <w:shd w:val="clear" w:color="auto" w:fill="auto"/>
            <w:vAlign w:val="center"/>
            <w:hideMark/>
          </w:tcPr>
          <w:p w14:paraId="724AE9C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bl>
    <w:p w14:paraId="12DE540F" w14:textId="2446C5C1" w:rsidR="004E4D3F" w:rsidRPr="00EC1FA9" w:rsidRDefault="004E4D3F" w:rsidP="0054558C">
      <w:pPr>
        <w:rPr>
          <w:b/>
          <w:bCs/>
        </w:rPr>
      </w:pPr>
      <w:r w:rsidRPr="00EC1FA9">
        <w:rPr>
          <w:b/>
          <w:bCs/>
        </w:rPr>
        <w:br w:type="page"/>
      </w:r>
    </w:p>
    <w:p w14:paraId="764B8CA7" w14:textId="2A645591" w:rsidR="004E4D3F" w:rsidRPr="00EC1FA9" w:rsidRDefault="004E4D3F" w:rsidP="004E4D3F">
      <w:pPr>
        <w:pStyle w:val="Caption"/>
        <w:keepNext/>
      </w:pPr>
      <w:bookmarkStart w:id="263" w:name="_Ref9948042"/>
      <w:bookmarkStart w:id="264" w:name="_Toc9940848"/>
      <w:bookmarkStart w:id="265" w:name="_Toc11666158"/>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3</w:t>
      </w:r>
      <w:r w:rsidR="003A36B2">
        <w:rPr>
          <w:noProof/>
        </w:rPr>
        <w:fldChar w:fldCharType="end"/>
      </w:r>
      <w:bookmarkEnd w:id="263"/>
      <w:r w:rsidRPr="00EC1FA9">
        <w:t>: State results</w:t>
      </w:r>
      <w:bookmarkEnd w:id="264"/>
      <w:r w:rsidRPr="00EC1FA9">
        <w:t xml:space="preserve"> and comparison</w:t>
      </w:r>
      <w:bookmarkEnd w:id="265"/>
    </w:p>
    <w:tbl>
      <w:tblPr>
        <w:tblW w:w="5000" w:type="pct"/>
        <w:tblLook w:val="04A0" w:firstRow="1" w:lastRow="0" w:firstColumn="1" w:lastColumn="0" w:noHBand="0" w:noVBand="1"/>
      </w:tblPr>
      <w:tblGrid>
        <w:gridCol w:w="2217"/>
        <w:gridCol w:w="1457"/>
        <w:gridCol w:w="1480"/>
        <w:gridCol w:w="820"/>
        <w:gridCol w:w="756"/>
        <w:gridCol w:w="1295"/>
        <w:gridCol w:w="1060"/>
        <w:gridCol w:w="1480"/>
        <w:gridCol w:w="1563"/>
        <w:gridCol w:w="822"/>
      </w:tblGrid>
      <w:tr w:rsidR="004E4D3F" w:rsidRPr="006B42D3" w14:paraId="527CE55B" w14:textId="77777777" w:rsidTr="00376EFA">
        <w:trPr>
          <w:trHeight w:val="300"/>
        </w:trPr>
        <w:tc>
          <w:tcPr>
            <w:tcW w:w="8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FCE44" w14:textId="77777777" w:rsidR="004E4D3F" w:rsidRPr="006B42D3" w:rsidRDefault="004E4D3F" w:rsidP="00376EFA">
            <w:pPr>
              <w:spacing w:after="0" w:line="240" w:lineRule="auto"/>
              <w:rPr>
                <w:rFonts w:ascii="Calibri" w:eastAsia="Times New Roman" w:hAnsi="Calibri" w:cs="Calibri"/>
                <w:color w:val="000000"/>
              </w:rPr>
            </w:pPr>
            <w:r w:rsidRPr="006B42D3">
              <w:rPr>
                <w:rFonts w:ascii="Calibri" w:eastAsia="Times New Roman" w:hAnsi="Calibri" w:cs="Calibri"/>
                <w:color w:val="000000"/>
              </w:rPr>
              <w:t> </w:t>
            </w:r>
          </w:p>
        </w:tc>
        <w:tc>
          <w:tcPr>
            <w:tcW w:w="1775" w:type="pct"/>
            <w:gridSpan w:val="4"/>
            <w:tcBorders>
              <w:top w:val="single" w:sz="4" w:space="0" w:color="auto"/>
              <w:left w:val="nil"/>
              <w:bottom w:val="single" w:sz="4" w:space="0" w:color="auto"/>
              <w:right w:val="single" w:sz="4" w:space="0" w:color="auto"/>
            </w:tcBorders>
            <w:shd w:val="clear" w:color="auto" w:fill="auto"/>
            <w:noWrap/>
            <w:vAlign w:val="bottom"/>
            <w:hideMark/>
          </w:tcPr>
          <w:p w14:paraId="3578DA40"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Main results</w:t>
            </w:r>
          </w:p>
        </w:tc>
        <w:tc>
          <w:tcPr>
            <w:tcW w:w="920"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99107"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Comparison</w:t>
            </w:r>
          </w:p>
        </w:tc>
        <w:tc>
          <w:tcPr>
            <w:tcW w:w="1492" w:type="pct"/>
            <w:gridSpan w:val="3"/>
            <w:tcBorders>
              <w:top w:val="single" w:sz="4" w:space="0" w:color="auto"/>
              <w:left w:val="nil"/>
              <w:bottom w:val="single" w:sz="4" w:space="0" w:color="auto"/>
              <w:right w:val="single" w:sz="4" w:space="0" w:color="auto"/>
            </w:tcBorders>
            <w:shd w:val="clear" w:color="auto" w:fill="auto"/>
            <w:noWrap/>
            <w:vAlign w:val="bottom"/>
            <w:hideMark/>
          </w:tcPr>
          <w:p w14:paraId="1F1DBA32"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Difference</w:t>
            </w:r>
          </w:p>
        </w:tc>
      </w:tr>
      <w:tr w:rsidR="004E4D3F" w:rsidRPr="006B42D3" w14:paraId="7F4F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State</w:t>
            </w:r>
          </w:p>
        </w:tc>
        <w:tc>
          <w:tcPr>
            <w:tcW w:w="576"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Total children</w:t>
            </w:r>
          </w:p>
        </w:tc>
        <w:tc>
          <w:tcPr>
            <w:tcW w:w="58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320"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295"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AF</w:t>
            </w:r>
          </w:p>
        </w:tc>
        <w:tc>
          <w:tcPr>
            <w:tcW w:w="50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cases</w:t>
            </w:r>
          </w:p>
        </w:tc>
        <w:tc>
          <w:tcPr>
            <w:tcW w:w="414"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AC</w:t>
            </w:r>
          </w:p>
        </w:tc>
        <w:tc>
          <w:tcPr>
            <w:tcW w:w="579"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611"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302"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hAnsi="Calibri" w:cs="Calibri"/>
                <w:b/>
                <w:bCs/>
                <w:color w:val="000000"/>
              </w:rPr>
              <w:t>%</w:t>
            </w:r>
          </w:p>
        </w:tc>
      </w:tr>
      <w:tr w:rsidR="004E4D3F" w:rsidRPr="006B42D3" w14:paraId="3D5DC2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Alabama</w:t>
            </w:r>
          </w:p>
        </w:tc>
        <w:tc>
          <w:tcPr>
            <w:tcW w:w="576"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1,132,459</w:t>
            </w:r>
          </w:p>
        </w:tc>
        <w:tc>
          <w:tcPr>
            <w:tcW w:w="58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11,700</w:t>
            </w:r>
          </w:p>
        </w:tc>
        <w:tc>
          <w:tcPr>
            <w:tcW w:w="320"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1,380</w:t>
            </w:r>
          </w:p>
        </w:tc>
        <w:tc>
          <w:tcPr>
            <w:tcW w:w="295"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w:t>
            </w:r>
          </w:p>
        </w:tc>
        <w:tc>
          <w:tcPr>
            <w:tcW w:w="50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12,216</w:t>
            </w:r>
          </w:p>
        </w:tc>
        <w:tc>
          <w:tcPr>
            <w:tcW w:w="414"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1,439</w:t>
            </w:r>
          </w:p>
        </w:tc>
        <w:tc>
          <w:tcPr>
            <w:tcW w:w="579"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-494</w:t>
            </w:r>
          </w:p>
        </w:tc>
        <w:tc>
          <w:tcPr>
            <w:tcW w:w="611"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(-4.0%)</w:t>
            </w:r>
          </w:p>
        </w:tc>
        <w:tc>
          <w:tcPr>
            <w:tcW w:w="302"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-4.0%</w:t>
            </w:r>
          </w:p>
        </w:tc>
      </w:tr>
      <w:tr w:rsidR="004E4D3F" w:rsidRPr="006B42D3" w14:paraId="315C8AA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Arizona</w:t>
            </w:r>
          </w:p>
        </w:tc>
        <w:tc>
          <w:tcPr>
            <w:tcW w:w="576"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1,629,014</w:t>
            </w:r>
          </w:p>
        </w:tc>
        <w:tc>
          <w:tcPr>
            <w:tcW w:w="58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21,500</w:t>
            </w:r>
          </w:p>
        </w:tc>
        <w:tc>
          <w:tcPr>
            <w:tcW w:w="320"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4,620</w:t>
            </w:r>
          </w:p>
        </w:tc>
        <w:tc>
          <w:tcPr>
            <w:tcW w:w="295"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w:t>
            </w:r>
          </w:p>
        </w:tc>
        <w:tc>
          <w:tcPr>
            <w:tcW w:w="50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17,573</w:t>
            </w:r>
          </w:p>
        </w:tc>
        <w:tc>
          <w:tcPr>
            <w:tcW w:w="414"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3,772</w:t>
            </w:r>
          </w:p>
        </w:tc>
        <w:tc>
          <w:tcPr>
            <w:tcW w:w="579"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3,965</w:t>
            </w:r>
          </w:p>
        </w:tc>
        <w:tc>
          <w:tcPr>
            <w:tcW w:w="611"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851 (22.6%)</w:t>
            </w:r>
          </w:p>
        </w:tc>
        <w:tc>
          <w:tcPr>
            <w:tcW w:w="302"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4E4D3F" w:rsidRPr="006B42D3" w14:paraId="11073DF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Arkansas</w:t>
            </w:r>
          </w:p>
        </w:tc>
        <w:tc>
          <w:tcPr>
            <w:tcW w:w="576"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711,475</w:t>
            </w:r>
          </w:p>
        </w:tc>
        <w:tc>
          <w:tcPr>
            <w:tcW w:w="58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320"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w:t>
            </w:r>
          </w:p>
        </w:tc>
        <w:tc>
          <w:tcPr>
            <w:tcW w:w="295"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7,675</w:t>
            </w:r>
          </w:p>
        </w:tc>
        <w:tc>
          <w:tcPr>
            <w:tcW w:w="414"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887</w:t>
            </w:r>
          </w:p>
        </w:tc>
        <w:tc>
          <w:tcPr>
            <w:tcW w:w="579"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611"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 (-2.6%)</w:t>
            </w:r>
          </w:p>
        </w:tc>
        <w:tc>
          <w:tcPr>
            <w:tcW w:w="302"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4D5BD4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California</w:t>
            </w:r>
          </w:p>
        </w:tc>
        <w:tc>
          <w:tcPr>
            <w:tcW w:w="576"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9,295,040</w:t>
            </w:r>
          </w:p>
        </w:tc>
        <w:tc>
          <w:tcPr>
            <w:tcW w:w="58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75,800</w:t>
            </w:r>
          </w:p>
        </w:tc>
        <w:tc>
          <w:tcPr>
            <w:tcW w:w="320"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295"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w:t>
            </w:r>
          </w:p>
        </w:tc>
        <w:tc>
          <w:tcPr>
            <w:tcW w:w="50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100,270</w:t>
            </w:r>
          </w:p>
        </w:tc>
        <w:tc>
          <w:tcPr>
            <w:tcW w:w="414"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25,395</w:t>
            </w:r>
          </w:p>
        </w:tc>
        <w:tc>
          <w:tcPr>
            <w:tcW w:w="579"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-24,442</w:t>
            </w:r>
          </w:p>
        </w:tc>
        <w:tc>
          <w:tcPr>
            <w:tcW w:w="611"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-6,190 (-24.4%)</w:t>
            </w:r>
          </w:p>
        </w:tc>
        <w:tc>
          <w:tcPr>
            <w:tcW w:w="302"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-24.4%</w:t>
            </w:r>
          </w:p>
        </w:tc>
      </w:tr>
      <w:tr w:rsidR="004E4D3F" w:rsidRPr="006B42D3" w14:paraId="2BA25C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Colorado</w:t>
            </w:r>
          </w:p>
        </w:tc>
        <w:tc>
          <w:tcPr>
            <w:tcW w:w="576"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1,225,609</w:t>
            </w:r>
          </w:p>
        </w:tc>
        <w:tc>
          <w:tcPr>
            <w:tcW w:w="58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12,900</w:t>
            </w:r>
          </w:p>
        </w:tc>
        <w:tc>
          <w:tcPr>
            <w:tcW w:w="320"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3,010</w:t>
            </w:r>
          </w:p>
        </w:tc>
        <w:tc>
          <w:tcPr>
            <w:tcW w:w="295"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50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13,221</w:t>
            </w:r>
          </w:p>
        </w:tc>
        <w:tc>
          <w:tcPr>
            <w:tcW w:w="414"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3,089</w:t>
            </w:r>
          </w:p>
        </w:tc>
        <w:tc>
          <w:tcPr>
            <w:tcW w:w="579"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-342</w:t>
            </w:r>
          </w:p>
        </w:tc>
        <w:tc>
          <w:tcPr>
            <w:tcW w:w="611"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 (-2.6%)</w:t>
            </w:r>
          </w:p>
        </w:tc>
        <w:tc>
          <w:tcPr>
            <w:tcW w:w="302"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0BC3A75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Connecticut</w:t>
            </w:r>
          </w:p>
        </w:tc>
        <w:tc>
          <w:tcPr>
            <w:tcW w:w="576"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817,015</w:t>
            </w:r>
          </w:p>
        </w:tc>
        <w:tc>
          <w:tcPr>
            <w:tcW w:w="58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8,300</w:t>
            </w:r>
          </w:p>
        </w:tc>
        <w:tc>
          <w:tcPr>
            <w:tcW w:w="320"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295"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18.2%</w:t>
            </w:r>
          </w:p>
        </w:tc>
        <w:tc>
          <w:tcPr>
            <w:tcW w:w="50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8,814</w:t>
            </w:r>
          </w:p>
        </w:tc>
        <w:tc>
          <w:tcPr>
            <w:tcW w:w="414"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1,601</w:t>
            </w:r>
          </w:p>
        </w:tc>
        <w:tc>
          <w:tcPr>
            <w:tcW w:w="579"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-549</w:t>
            </w:r>
          </w:p>
        </w:tc>
        <w:tc>
          <w:tcPr>
            <w:tcW w:w="611"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 (-6.2%)</w:t>
            </w:r>
          </w:p>
        </w:tc>
        <w:tc>
          <w:tcPr>
            <w:tcW w:w="302"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-6.2%</w:t>
            </w:r>
          </w:p>
        </w:tc>
      </w:tr>
      <w:tr w:rsidR="004E4D3F" w:rsidRPr="006B42D3" w14:paraId="506E186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Delaware</w:t>
            </w:r>
          </w:p>
        </w:tc>
        <w:tc>
          <w:tcPr>
            <w:tcW w:w="576"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205,765</w:t>
            </w:r>
          </w:p>
        </w:tc>
        <w:tc>
          <w:tcPr>
            <w:tcW w:w="58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2,000</w:t>
            </w:r>
          </w:p>
        </w:tc>
        <w:tc>
          <w:tcPr>
            <w:tcW w:w="320"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50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2,220</w:t>
            </w:r>
          </w:p>
        </w:tc>
        <w:tc>
          <w:tcPr>
            <w:tcW w:w="414"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355</w:t>
            </w:r>
          </w:p>
        </w:tc>
        <w:tc>
          <w:tcPr>
            <w:tcW w:w="579"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w:t>
            </w:r>
          </w:p>
        </w:tc>
        <w:tc>
          <w:tcPr>
            <w:tcW w:w="611"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 (-8.3%)</w:t>
            </w:r>
          </w:p>
        </w:tc>
        <w:tc>
          <w:tcPr>
            <w:tcW w:w="302"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-8.3%</w:t>
            </w:r>
          </w:p>
        </w:tc>
      </w:tr>
      <w:tr w:rsidR="004E4D3F" w:rsidRPr="006B42D3" w14:paraId="552E972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45AB43E3"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 xml:space="preserve">District </w:t>
            </w:r>
            <w:del w:id="266" w:author="Khreis, Haneen" w:date="2019-06-16T10:25:00Z">
              <w:r w:rsidRPr="006B42D3" w:rsidDel="00C4713D">
                <w:rPr>
                  <w:rFonts w:ascii="Calibri" w:eastAsia="Times New Roman" w:hAnsi="Calibri" w:cs="Calibri"/>
                  <w:b/>
                  <w:bCs/>
                  <w:color w:val="000000"/>
                </w:rPr>
                <w:delText>Of</w:delText>
              </w:r>
            </w:del>
            <w:ins w:id="267" w:author="Khreis, Haneen" w:date="2019-06-16T10:25:00Z">
              <w:r w:rsidR="00C4713D" w:rsidRPr="006B42D3">
                <w:rPr>
                  <w:rFonts w:ascii="Calibri" w:eastAsia="Times New Roman" w:hAnsi="Calibri" w:cs="Calibri"/>
                  <w:b/>
                  <w:bCs/>
                  <w:color w:val="000000"/>
                </w:rPr>
                <w:t>of</w:t>
              </w:r>
            </w:ins>
            <w:r w:rsidRPr="006B42D3">
              <w:rPr>
                <w:rFonts w:ascii="Calibri" w:eastAsia="Times New Roman" w:hAnsi="Calibri" w:cs="Calibri"/>
                <w:b/>
                <w:bCs/>
                <w:color w:val="000000"/>
              </w:rPr>
              <w:t xml:space="preserve"> Columbia</w:t>
            </w:r>
          </w:p>
        </w:tc>
        <w:tc>
          <w:tcPr>
            <w:tcW w:w="576"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100,815</w:t>
            </w:r>
          </w:p>
        </w:tc>
        <w:tc>
          <w:tcPr>
            <w:tcW w:w="58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1,400</w:t>
            </w:r>
          </w:p>
        </w:tc>
        <w:tc>
          <w:tcPr>
            <w:tcW w:w="320"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390</w:t>
            </w:r>
          </w:p>
        </w:tc>
        <w:tc>
          <w:tcPr>
            <w:tcW w:w="295"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26.9%</w:t>
            </w:r>
          </w:p>
        </w:tc>
        <w:tc>
          <w:tcPr>
            <w:tcW w:w="50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1,088</w:t>
            </w:r>
          </w:p>
        </w:tc>
        <w:tc>
          <w:tcPr>
            <w:tcW w:w="414"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293</w:t>
            </w:r>
          </w:p>
        </w:tc>
        <w:tc>
          <w:tcPr>
            <w:tcW w:w="579"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346</w:t>
            </w:r>
          </w:p>
        </w:tc>
        <w:tc>
          <w:tcPr>
            <w:tcW w:w="611"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 (31.8%)</w:t>
            </w:r>
          </w:p>
        </w:tc>
        <w:tc>
          <w:tcPr>
            <w:tcW w:w="302"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31.8%</w:t>
            </w:r>
          </w:p>
        </w:tc>
      </w:tr>
      <w:tr w:rsidR="004E4D3F" w:rsidRPr="006B42D3" w14:paraId="102B871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Florida</w:t>
            </w:r>
          </w:p>
        </w:tc>
        <w:tc>
          <w:tcPr>
            <w:tcW w:w="576"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4,002,091</w:t>
            </w:r>
          </w:p>
        </w:tc>
        <w:tc>
          <w:tcPr>
            <w:tcW w:w="58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42,100</w:t>
            </w:r>
          </w:p>
        </w:tc>
        <w:tc>
          <w:tcPr>
            <w:tcW w:w="320"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w:t>
            </w:r>
          </w:p>
        </w:tc>
        <w:tc>
          <w:tcPr>
            <w:tcW w:w="295"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12.7%</w:t>
            </w:r>
          </w:p>
        </w:tc>
        <w:tc>
          <w:tcPr>
            <w:tcW w:w="50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43,173</w:t>
            </w:r>
          </w:p>
        </w:tc>
        <w:tc>
          <w:tcPr>
            <w:tcW w:w="414"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5,502</w:t>
            </w:r>
          </w:p>
        </w:tc>
        <w:tc>
          <w:tcPr>
            <w:tcW w:w="579"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w:t>
            </w:r>
          </w:p>
        </w:tc>
        <w:tc>
          <w:tcPr>
            <w:tcW w:w="611"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 (-2.6%)</w:t>
            </w:r>
          </w:p>
        </w:tc>
        <w:tc>
          <w:tcPr>
            <w:tcW w:w="302"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17EE09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Georgia</w:t>
            </w:r>
          </w:p>
        </w:tc>
        <w:tc>
          <w:tcPr>
            <w:tcW w:w="576"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2,491,552</w:t>
            </w:r>
          </w:p>
        </w:tc>
        <w:tc>
          <w:tcPr>
            <w:tcW w:w="58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320"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2,770</w:t>
            </w:r>
          </w:p>
        </w:tc>
        <w:tc>
          <w:tcPr>
            <w:tcW w:w="295"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w:t>
            </w:r>
          </w:p>
        </w:tc>
        <w:tc>
          <w:tcPr>
            <w:tcW w:w="50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26,878</w:t>
            </w:r>
          </w:p>
        </w:tc>
        <w:tc>
          <w:tcPr>
            <w:tcW w:w="414"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3,887</w:t>
            </w:r>
          </w:p>
        </w:tc>
        <w:tc>
          <w:tcPr>
            <w:tcW w:w="579"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-7,713</w:t>
            </w:r>
          </w:p>
        </w:tc>
        <w:tc>
          <w:tcPr>
            <w:tcW w:w="611"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-1,115 (-28.7%)</w:t>
            </w:r>
          </w:p>
        </w:tc>
        <w:tc>
          <w:tcPr>
            <w:tcW w:w="302"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-28.7%</w:t>
            </w:r>
          </w:p>
        </w:tc>
      </w:tr>
      <w:tr w:rsidR="004E4D3F" w:rsidRPr="006B42D3" w14:paraId="537E237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Idaho</w:t>
            </w:r>
          </w:p>
        </w:tc>
        <w:tc>
          <w:tcPr>
            <w:tcW w:w="576"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429,072</w:t>
            </w:r>
          </w:p>
        </w:tc>
        <w:tc>
          <w:tcPr>
            <w:tcW w:w="58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4,700</w:t>
            </w:r>
          </w:p>
        </w:tc>
        <w:tc>
          <w:tcPr>
            <w:tcW w:w="320"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590</w:t>
            </w:r>
          </w:p>
        </w:tc>
        <w:tc>
          <w:tcPr>
            <w:tcW w:w="295"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12.6%</w:t>
            </w:r>
          </w:p>
        </w:tc>
        <w:tc>
          <w:tcPr>
            <w:tcW w:w="50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4,629</w:t>
            </w:r>
          </w:p>
        </w:tc>
        <w:tc>
          <w:tcPr>
            <w:tcW w:w="414"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581</w:t>
            </w:r>
          </w:p>
        </w:tc>
        <w:tc>
          <w:tcPr>
            <w:tcW w:w="579"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w:t>
            </w:r>
          </w:p>
        </w:tc>
        <w:tc>
          <w:tcPr>
            <w:tcW w:w="611"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 (2.1%)</w:t>
            </w:r>
          </w:p>
        </w:tc>
        <w:tc>
          <w:tcPr>
            <w:tcW w:w="302"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2.1%</w:t>
            </w:r>
          </w:p>
        </w:tc>
      </w:tr>
      <w:tr w:rsidR="004E4D3F" w:rsidRPr="006B42D3" w14:paraId="52B169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Illinois</w:t>
            </w:r>
          </w:p>
        </w:tc>
        <w:tc>
          <w:tcPr>
            <w:tcW w:w="576"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3,129,179</w:t>
            </w:r>
          </w:p>
        </w:tc>
        <w:tc>
          <w:tcPr>
            <w:tcW w:w="58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18,300</w:t>
            </w:r>
          </w:p>
        </w:tc>
        <w:tc>
          <w:tcPr>
            <w:tcW w:w="320"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4,510</w:t>
            </w:r>
          </w:p>
        </w:tc>
        <w:tc>
          <w:tcPr>
            <w:tcW w:w="295"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w:t>
            </w:r>
          </w:p>
        </w:tc>
        <w:tc>
          <w:tcPr>
            <w:tcW w:w="50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33,756</w:t>
            </w:r>
          </w:p>
        </w:tc>
        <w:tc>
          <w:tcPr>
            <w:tcW w:w="414"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8,333</w:t>
            </w:r>
          </w:p>
        </w:tc>
        <w:tc>
          <w:tcPr>
            <w:tcW w:w="579"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-15,492</w:t>
            </w:r>
          </w:p>
        </w:tc>
        <w:tc>
          <w:tcPr>
            <w:tcW w:w="611"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-3,824 (-45.9%)</w:t>
            </w:r>
          </w:p>
        </w:tc>
        <w:tc>
          <w:tcPr>
            <w:tcW w:w="302"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-45.9%</w:t>
            </w:r>
          </w:p>
        </w:tc>
      </w:tr>
      <w:tr w:rsidR="004E4D3F" w:rsidRPr="006B42D3" w14:paraId="374E4B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Indiana</w:t>
            </w:r>
          </w:p>
        </w:tc>
        <w:tc>
          <w:tcPr>
            <w:tcW w:w="576"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1,608,298</w:t>
            </w:r>
          </w:p>
        </w:tc>
        <w:tc>
          <w:tcPr>
            <w:tcW w:w="58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21,300</w:t>
            </w:r>
          </w:p>
        </w:tc>
        <w:tc>
          <w:tcPr>
            <w:tcW w:w="320"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3,850</w:t>
            </w:r>
          </w:p>
        </w:tc>
        <w:tc>
          <w:tcPr>
            <w:tcW w:w="295"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18.1%</w:t>
            </w:r>
          </w:p>
        </w:tc>
        <w:tc>
          <w:tcPr>
            <w:tcW w:w="50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17,350</w:t>
            </w:r>
          </w:p>
        </w:tc>
        <w:tc>
          <w:tcPr>
            <w:tcW w:w="414"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3,143</w:t>
            </w:r>
          </w:p>
        </w:tc>
        <w:tc>
          <w:tcPr>
            <w:tcW w:w="579"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3,913</w:t>
            </w:r>
          </w:p>
        </w:tc>
        <w:tc>
          <w:tcPr>
            <w:tcW w:w="611"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709 (22.6%)</w:t>
            </w:r>
          </w:p>
        </w:tc>
        <w:tc>
          <w:tcPr>
            <w:tcW w:w="302"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4E4D3F" w:rsidRPr="006B42D3" w14:paraId="26FD082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Iowa</w:t>
            </w:r>
          </w:p>
        </w:tc>
        <w:tc>
          <w:tcPr>
            <w:tcW w:w="576"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727,993</w:t>
            </w:r>
          </w:p>
        </w:tc>
        <w:tc>
          <w:tcPr>
            <w:tcW w:w="58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4,200</w:t>
            </w:r>
          </w:p>
        </w:tc>
        <w:tc>
          <w:tcPr>
            <w:tcW w:w="320"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520</w:t>
            </w:r>
          </w:p>
        </w:tc>
        <w:tc>
          <w:tcPr>
            <w:tcW w:w="295"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12.4%</w:t>
            </w:r>
          </w:p>
        </w:tc>
        <w:tc>
          <w:tcPr>
            <w:tcW w:w="50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7,853</w:t>
            </w:r>
          </w:p>
        </w:tc>
        <w:tc>
          <w:tcPr>
            <w:tcW w:w="414"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971</w:t>
            </w:r>
          </w:p>
        </w:tc>
        <w:tc>
          <w:tcPr>
            <w:tcW w:w="579"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-3,660</w:t>
            </w:r>
          </w:p>
        </w:tc>
        <w:tc>
          <w:tcPr>
            <w:tcW w:w="611"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-453 (-46.6%)</w:t>
            </w:r>
          </w:p>
        </w:tc>
        <w:tc>
          <w:tcPr>
            <w:tcW w:w="302"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-46.6%</w:t>
            </w:r>
          </w:p>
        </w:tc>
      </w:tr>
      <w:tr w:rsidR="004E4D3F" w:rsidRPr="006B42D3" w14:paraId="566E06E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Kansas</w:t>
            </w:r>
          </w:p>
        </w:tc>
        <w:tc>
          <w:tcPr>
            <w:tcW w:w="576"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726,939</w:t>
            </w:r>
          </w:p>
        </w:tc>
        <w:tc>
          <w:tcPr>
            <w:tcW w:w="58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5,800</w:t>
            </w:r>
          </w:p>
        </w:tc>
        <w:tc>
          <w:tcPr>
            <w:tcW w:w="320"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790</w:t>
            </w:r>
          </w:p>
        </w:tc>
        <w:tc>
          <w:tcPr>
            <w:tcW w:w="295"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50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7,842</w:t>
            </w:r>
          </w:p>
        </w:tc>
        <w:tc>
          <w:tcPr>
            <w:tcW w:w="414"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1,067</w:t>
            </w:r>
          </w:p>
        </w:tc>
        <w:tc>
          <w:tcPr>
            <w:tcW w:w="579"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-2,061</w:t>
            </w:r>
          </w:p>
        </w:tc>
        <w:tc>
          <w:tcPr>
            <w:tcW w:w="611"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6B42D3" w:rsidRDefault="004E4D3F" w:rsidP="00376EFA">
            <w:pPr>
              <w:spacing w:after="0" w:line="240" w:lineRule="auto"/>
              <w:jc w:val="right"/>
            </w:pPr>
            <w:r w:rsidRPr="006B42D3">
              <w:rPr>
                <w:rFonts w:ascii="Calibri" w:eastAsia="Times New Roman" w:hAnsi="Calibri" w:cs="Calibri"/>
                <w:color w:val="000000"/>
              </w:rPr>
              <w:t>-281</w:t>
            </w:r>
            <w:r w:rsidRPr="006B42D3">
              <w:t xml:space="preserve"> </w:t>
            </w:r>
            <w:r w:rsidRPr="006B42D3">
              <w:rPr>
                <w:rFonts w:ascii="Calibri" w:eastAsia="Times New Roman" w:hAnsi="Calibri" w:cs="Calibri"/>
                <w:color w:val="000000"/>
              </w:rPr>
              <w:t>(-26.3%)</w:t>
            </w:r>
          </w:p>
        </w:tc>
        <w:tc>
          <w:tcPr>
            <w:tcW w:w="302"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-26.3%</w:t>
            </w:r>
          </w:p>
        </w:tc>
      </w:tr>
      <w:tr w:rsidR="004E4D3F" w:rsidRPr="006B42D3" w14:paraId="0BBFBB1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Kentucky</w:t>
            </w:r>
          </w:p>
        </w:tc>
        <w:tc>
          <w:tcPr>
            <w:tcW w:w="576"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1,023,371</w:t>
            </w:r>
          </w:p>
        </w:tc>
        <w:tc>
          <w:tcPr>
            <w:tcW w:w="58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10,700</w:t>
            </w:r>
          </w:p>
        </w:tc>
        <w:tc>
          <w:tcPr>
            <w:tcW w:w="320"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1,590</w:t>
            </w:r>
          </w:p>
        </w:tc>
        <w:tc>
          <w:tcPr>
            <w:tcW w:w="295"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w:t>
            </w:r>
          </w:p>
        </w:tc>
        <w:tc>
          <w:tcPr>
            <w:tcW w:w="50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11,040</w:t>
            </w:r>
          </w:p>
        </w:tc>
        <w:tc>
          <w:tcPr>
            <w:tcW w:w="414"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1,649</w:t>
            </w:r>
          </w:p>
        </w:tc>
        <w:tc>
          <w:tcPr>
            <w:tcW w:w="579"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-389</w:t>
            </w:r>
          </w:p>
        </w:tc>
        <w:tc>
          <w:tcPr>
            <w:tcW w:w="611"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(-3.5%)</w:t>
            </w:r>
          </w:p>
        </w:tc>
        <w:tc>
          <w:tcPr>
            <w:tcW w:w="302"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-3.5%</w:t>
            </w:r>
          </w:p>
        </w:tc>
      </w:tr>
      <w:tr w:rsidR="004E4D3F" w:rsidRPr="006B42D3" w14:paraId="53D29F6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Louisiana</w:t>
            </w:r>
          </w:p>
        </w:tc>
        <w:tc>
          <w:tcPr>
            <w:tcW w:w="576"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1,118,015</w:t>
            </w:r>
          </w:p>
        </w:tc>
        <w:tc>
          <w:tcPr>
            <w:tcW w:w="58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5,600</w:t>
            </w:r>
          </w:p>
        </w:tc>
        <w:tc>
          <w:tcPr>
            <w:tcW w:w="320"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650</w:t>
            </w:r>
          </w:p>
        </w:tc>
        <w:tc>
          <w:tcPr>
            <w:tcW w:w="295"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12,061</w:t>
            </w:r>
          </w:p>
        </w:tc>
        <w:tc>
          <w:tcPr>
            <w:tcW w:w="414"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1,401</w:t>
            </w:r>
          </w:p>
        </w:tc>
        <w:tc>
          <w:tcPr>
            <w:tcW w:w="579"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-6,445</w:t>
            </w:r>
          </w:p>
        </w:tc>
        <w:tc>
          <w:tcPr>
            <w:tcW w:w="611"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-749 (-53.4%)</w:t>
            </w:r>
          </w:p>
        </w:tc>
        <w:tc>
          <w:tcPr>
            <w:tcW w:w="302"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-53.4%</w:t>
            </w:r>
          </w:p>
        </w:tc>
      </w:tr>
      <w:tr w:rsidR="004E4D3F" w:rsidRPr="006B42D3" w14:paraId="2649824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Maine</w:t>
            </w:r>
          </w:p>
        </w:tc>
        <w:tc>
          <w:tcPr>
            <w:tcW w:w="576"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274,533</w:t>
            </w:r>
          </w:p>
        </w:tc>
        <w:tc>
          <w:tcPr>
            <w:tcW w:w="58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2,200</w:t>
            </w:r>
          </w:p>
        </w:tc>
        <w:tc>
          <w:tcPr>
            <w:tcW w:w="320"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w:t>
            </w:r>
          </w:p>
        </w:tc>
        <w:tc>
          <w:tcPr>
            <w:tcW w:w="295"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w:t>
            </w:r>
          </w:p>
        </w:tc>
        <w:tc>
          <w:tcPr>
            <w:tcW w:w="50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2,962</w:t>
            </w:r>
          </w:p>
        </w:tc>
        <w:tc>
          <w:tcPr>
            <w:tcW w:w="414"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579"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-766</w:t>
            </w:r>
          </w:p>
        </w:tc>
        <w:tc>
          <w:tcPr>
            <w:tcW w:w="611"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 (-25.9%)</w:t>
            </w:r>
          </w:p>
        </w:tc>
        <w:tc>
          <w:tcPr>
            <w:tcW w:w="302"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-25.9%</w:t>
            </w:r>
          </w:p>
        </w:tc>
      </w:tr>
      <w:tr w:rsidR="004E4D3F" w:rsidRPr="006B42D3" w14:paraId="5104174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Maryland</w:t>
            </w:r>
          </w:p>
        </w:tc>
        <w:tc>
          <w:tcPr>
            <w:tcW w:w="576"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1,352,964</w:t>
            </w:r>
          </w:p>
        </w:tc>
        <w:tc>
          <w:tcPr>
            <w:tcW w:w="58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12,800</w:t>
            </w:r>
          </w:p>
        </w:tc>
        <w:tc>
          <w:tcPr>
            <w:tcW w:w="320"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2,450</w:t>
            </w:r>
          </w:p>
        </w:tc>
        <w:tc>
          <w:tcPr>
            <w:tcW w:w="295"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19.1%</w:t>
            </w:r>
          </w:p>
        </w:tc>
        <w:tc>
          <w:tcPr>
            <w:tcW w:w="50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14,595</w:t>
            </w:r>
          </w:p>
        </w:tc>
        <w:tc>
          <w:tcPr>
            <w:tcW w:w="414"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2,787</w:t>
            </w:r>
          </w:p>
        </w:tc>
        <w:tc>
          <w:tcPr>
            <w:tcW w:w="579"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-1,746</w:t>
            </w:r>
          </w:p>
        </w:tc>
        <w:tc>
          <w:tcPr>
            <w:tcW w:w="611"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-333 (-12.0%)</w:t>
            </w:r>
          </w:p>
        </w:tc>
        <w:tc>
          <w:tcPr>
            <w:tcW w:w="302"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-12.0%</w:t>
            </w:r>
          </w:p>
        </w:tc>
      </w:tr>
      <w:tr w:rsidR="004E4D3F" w:rsidRPr="006B42D3" w14:paraId="55D8219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Massachusetts</w:t>
            </w:r>
          </w:p>
        </w:tc>
        <w:tc>
          <w:tcPr>
            <w:tcW w:w="576"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1,418,923</w:t>
            </w:r>
          </w:p>
        </w:tc>
        <w:tc>
          <w:tcPr>
            <w:tcW w:w="58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14,900</w:t>
            </w:r>
          </w:p>
        </w:tc>
        <w:tc>
          <w:tcPr>
            <w:tcW w:w="320"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2,470</w:t>
            </w:r>
          </w:p>
        </w:tc>
        <w:tc>
          <w:tcPr>
            <w:tcW w:w="295"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16.6%</w:t>
            </w:r>
          </w:p>
        </w:tc>
        <w:tc>
          <w:tcPr>
            <w:tcW w:w="50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15,307</w:t>
            </w:r>
          </w:p>
        </w:tc>
        <w:tc>
          <w:tcPr>
            <w:tcW w:w="414"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w:t>
            </w:r>
          </w:p>
        </w:tc>
        <w:tc>
          <w:tcPr>
            <w:tcW w:w="579"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w:t>
            </w:r>
          </w:p>
        </w:tc>
        <w:tc>
          <w:tcPr>
            <w:tcW w:w="611"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 (-2.6%)</w:t>
            </w:r>
          </w:p>
        </w:tc>
        <w:tc>
          <w:tcPr>
            <w:tcW w:w="302"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7FF79C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Michigan</w:t>
            </w:r>
          </w:p>
        </w:tc>
        <w:tc>
          <w:tcPr>
            <w:tcW w:w="576"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2,344,068</w:t>
            </w:r>
          </w:p>
        </w:tc>
        <w:tc>
          <w:tcPr>
            <w:tcW w:w="58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24,400</w:t>
            </w:r>
          </w:p>
        </w:tc>
        <w:tc>
          <w:tcPr>
            <w:tcW w:w="320"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4,060</w:t>
            </w:r>
          </w:p>
        </w:tc>
        <w:tc>
          <w:tcPr>
            <w:tcW w:w="295"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w:t>
            </w:r>
          </w:p>
        </w:tc>
        <w:tc>
          <w:tcPr>
            <w:tcW w:w="50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25,287</w:t>
            </w:r>
          </w:p>
        </w:tc>
        <w:tc>
          <w:tcPr>
            <w:tcW w:w="414"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4,211</w:t>
            </w:r>
          </w:p>
        </w:tc>
        <w:tc>
          <w:tcPr>
            <w:tcW w:w="579"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-931</w:t>
            </w:r>
          </w:p>
        </w:tc>
        <w:tc>
          <w:tcPr>
            <w:tcW w:w="611"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6B42D3" w:rsidRDefault="004E4D3F" w:rsidP="00376EFA">
            <w:pPr>
              <w:spacing w:after="0" w:line="240" w:lineRule="auto"/>
              <w:jc w:val="right"/>
            </w:pPr>
            <w:r w:rsidRPr="006B42D3">
              <w:rPr>
                <w:rFonts w:ascii="Calibri" w:eastAsia="Times New Roman" w:hAnsi="Calibri" w:cs="Calibri"/>
                <w:color w:val="000000"/>
              </w:rPr>
              <w:t>-155 (-3.7%)</w:t>
            </w:r>
          </w:p>
        </w:tc>
        <w:tc>
          <w:tcPr>
            <w:tcW w:w="302"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-3.7%</w:t>
            </w:r>
          </w:p>
        </w:tc>
      </w:tr>
      <w:tr w:rsidR="004E4D3F" w:rsidRPr="006B42D3" w14:paraId="0B0B26F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Minnesota</w:t>
            </w:r>
          </w:p>
        </w:tc>
        <w:tc>
          <w:tcPr>
            <w:tcW w:w="576"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1,284,063</w:t>
            </w:r>
          </w:p>
        </w:tc>
        <w:tc>
          <w:tcPr>
            <w:tcW w:w="58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14,100</w:t>
            </w:r>
          </w:p>
        </w:tc>
        <w:tc>
          <w:tcPr>
            <w:tcW w:w="320"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2,120</w:t>
            </w:r>
          </w:p>
        </w:tc>
        <w:tc>
          <w:tcPr>
            <w:tcW w:w="295"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15.1%</w:t>
            </w:r>
          </w:p>
        </w:tc>
        <w:tc>
          <w:tcPr>
            <w:tcW w:w="50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13,852</w:t>
            </w:r>
          </w:p>
        </w:tc>
        <w:tc>
          <w:tcPr>
            <w:tcW w:w="414"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2,093</w:t>
            </w:r>
          </w:p>
        </w:tc>
        <w:tc>
          <w:tcPr>
            <w:tcW w:w="579"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w:t>
            </w:r>
          </w:p>
        </w:tc>
        <w:tc>
          <w:tcPr>
            <w:tcW w:w="611"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6B42D3" w:rsidRDefault="004E4D3F" w:rsidP="00376EFA">
            <w:pPr>
              <w:spacing w:after="0" w:line="240" w:lineRule="auto"/>
              <w:jc w:val="right"/>
            </w:pPr>
            <w:r w:rsidRPr="006B42D3">
              <w:rPr>
                <w:rFonts w:ascii="Calibri" w:eastAsia="Times New Roman" w:hAnsi="Calibri" w:cs="Calibri"/>
                <w:color w:val="000000"/>
              </w:rPr>
              <w:t>32</w:t>
            </w:r>
            <w:r w:rsidRPr="006B42D3">
              <w:t xml:space="preserve"> </w:t>
            </w:r>
            <w:r w:rsidRPr="006B42D3">
              <w:rPr>
                <w:rFonts w:ascii="Calibri" w:eastAsia="Times New Roman" w:hAnsi="Calibri" w:cs="Calibri"/>
                <w:color w:val="000000"/>
              </w:rPr>
              <w:t>(1.5%)</w:t>
            </w:r>
          </w:p>
        </w:tc>
        <w:tc>
          <w:tcPr>
            <w:tcW w:w="302"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r w:rsidR="004E4D3F" w:rsidRPr="006B42D3" w14:paraId="75EEE90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Mississippi</w:t>
            </w:r>
          </w:p>
        </w:tc>
        <w:tc>
          <w:tcPr>
            <w:tcW w:w="576"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755,555</w:t>
            </w:r>
          </w:p>
        </w:tc>
        <w:tc>
          <w:tcPr>
            <w:tcW w:w="58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9,100</w:t>
            </w:r>
          </w:p>
        </w:tc>
        <w:tc>
          <w:tcPr>
            <w:tcW w:w="320"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930</w:t>
            </w:r>
          </w:p>
        </w:tc>
        <w:tc>
          <w:tcPr>
            <w:tcW w:w="295"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w:t>
            </w:r>
          </w:p>
        </w:tc>
        <w:tc>
          <w:tcPr>
            <w:tcW w:w="50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8,151</w:t>
            </w:r>
          </w:p>
        </w:tc>
        <w:tc>
          <w:tcPr>
            <w:tcW w:w="414"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832</w:t>
            </w:r>
          </w:p>
        </w:tc>
        <w:tc>
          <w:tcPr>
            <w:tcW w:w="579"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951</w:t>
            </w:r>
          </w:p>
        </w:tc>
        <w:tc>
          <w:tcPr>
            <w:tcW w:w="611"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 (11.7%)</w:t>
            </w:r>
          </w:p>
        </w:tc>
        <w:tc>
          <w:tcPr>
            <w:tcW w:w="302"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11.7%</w:t>
            </w:r>
          </w:p>
        </w:tc>
      </w:tr>
      <w:tr w:rsidR="004E4D3F" w:rsidRPr="006B42D3" w14:paraId="6B4E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Missouri</w:t>
            </w:r>
          </w:p>
        </w:tc>
        <w:tc>
          <w:tcPr>
            <w:tcW w:w="576"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1,425,436</w:t>
            </w:r>
          </w:p>
        </w:tc>
        <w:tc>
          <w:tcPr>
            <w:tcW w:w="58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15,800</w:t>
            </w:r>
          </w:p>
        </w:tc>
        <w:tc>
          <w:tcPr>
            <w:tcW w:w="320"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1,900</w:t>
            </w:r>
          </w:p>
        </w:tc>
        <w:tc>
          <w:tcPr>
            <w:tcW w:w="295"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w:t>
            </w:r>
          </w:p>
        </w:tc>
        <w:tc>
          <w:tcPr>
            <w:tcW w:w="50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15,377</w:t>
            </w:r>
          </w:p>
        </w:tc>
        <w:tc>
          <w:tcPr>
            <w:tcW w:w="414"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1,845</w:t>
            </w:r>
          </w:p>
        </w:tc>
        <w:tc>
          <w:tcPr>
            <w:tcW w:w="579"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445</w:t>
            </w:r>
          </w:p>
        </w:tc>
        <w:tc>
          <w:tcPr>
            <w:tcW w:w="611"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 (2.9%)</w:t>
            </w:r>
          </w:p>
        </w:tc>
        <w:tc>
          <w:tcPr>
            <w:tcW w:w="302"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2.9%</w:t>
            </w:r>
          </w:p>
        </w:tc>
      </w:tr>
      <w:tr w:rsidR="004E4D3F" w:rsidRPr="006B42D3" w14:paraId="5D9F560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Montana</w:t>
            </w:r>
          </w:p>
        </w:tc>
        <w:tc>
          <w:tcPr>
            <w:tcW w:w="576"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223,563</w:t>
            </w:r>
          </w:p>
        </w:tc>
        <w:tc>
          <w:tcPr>
            <w:tcW w:w="58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900</w:t>
            </w:r>
          </w:p>
        </w:tc>
        <w:tc>
          <w:tcPr>
            <w:tcW w:w="320"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w:t>
            </w:r>
          </w:p>
        </w:tc>
        <w:tc>
          <w:tcPr>
            <w:tcW w:w="295"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w:t>
            </w:r>
          </w:p>
        </w:tc>
        <w:tc>
          <w:tcPr>
            <w:tcW w:w="50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2,412</w:t>
            </w:r>
          </w:p>
        </w:tc>
        <w:tc>
          <w:tcPr>
            <w:tcW w:w="414"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w:t>
            </w:r>
          </w:p>
        </w:tc>
        <w:tc>
          <w:tcPr>
            <w:tcW w:w="579"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-1,546</w:t>
            </w:r>
          </w:p>
        </w:tc>
        <w:tc>
          <w:tcPr>
            <w:tcW w:w="611"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-123 (-64.1%)</w:t>
            </w:r>
          </w:p>
        </w:tc>
        <w:tc>
          <w:tcPr>
            <w:tcW w:w="302"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-64.1%</w:t>
            </w:r>
          </w:p>
        </w:tc>
      </w:tr>
      <w:tr w:rsidR="004E4D3F" w:rsidRPr="006B42D3" w14:paraId="5E3F76B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Nebraska</w:t>
            </w:r>
          </w:p>
        </w:tc>
        <w:tc>
          <w:tcPr>
            <w:tcW w:w="576"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459,221</w:t>
            </w:r>
          </w:p>
        </w:tc>
        <w:tc>
          <w:tcPr>
            <w:tcW w:w="58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3,800</w:t>
            </w:r>
          </w:p>
        </w:tc>
        <w:tc>
          <w:tcPr>
            <w:tcW w:w="320"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490</w:t>
            </w:r>
          </w:p>
        </w:tc>
        <w:tc>
          <w:tcPr>
            <w:tcW w:w="295"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13.1%</w:t>
            </w:r>
          </w:p>
        </w:tc>
        <w:tc>
          <w:tcPr>
            <w:tcW w:w="50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4,954</w:t>
            </w:r>
          </w:p>
        </w:tc>
        <w:tc>
          <w:tcPr>
            <w:tcW w:w="414"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648</w:t>
            </w:r>
          </w:p>
        </w:tc>
        <w:tc>
          <w:tcPr>
            <w:tcW w:w="579"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-1,179</w:t>
            </w:r>
          </w:p>
        </w:tc>
        <w:tc>
          <w:tcPr>
            <w:tcW w:w="611"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 xml:space="preserve">-154 (-23.8%) </w:t>
            </w:r>
          </w:p>
        </w:tc>
        <w:tc>
          <w:tcPr>
            <w:tcW w:w="302"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-23.8%</w:t>
            </w:r>
          </w:p>
        </w:tc>
      </w:tr>
      <w:tr w:rsidR="004E4D3F" w:rsidRPr="006B42D3" w14:paraId="2780606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Nevada</w:t>
            </w:r>
          </w:p>
        </w:tc>
        <w:tc>
          <w:tcPr>
            <w:tcW w:w="576"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665,008</w:t>
            </w:r>
          </w:p>
        </w:tc>
        <w:tc>
          <w:tcPr>
            <w:tcW w:w="58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7,200</w:t>
            </w:r>
          </w:p>
        </w:tc>
        <w:tc>
          <w:tcPr>
            <w:tcW w:w="320"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1,430</w:t>
            </w:r>
          </w:p>
        </w:tc>
        <w:tc>
          <w:tcPr>
            <w:tcW w:w="295"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50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7,174</w:t>
            </w:r>
          </w:p>
        </w:tc>
        <w:tc>
          <w:tcPr>
            <w:tcW w:w="414"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1,431</w:t>
            </w:r>
          </w:p>
        </w:tc>
        <w:tc>
          <w:tcPr>
            <w:tcW w:w="579"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w:t>
            </w:r>
          </w:p>
        </w:tc>
        <w:tc>
          <w:tcPr>
            <w:tcW w:w="611"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 (-0.1%)</w:t>
            </w:r>
          </w:p>
        </w:tc>
        <w:tc>
          <w:tcPr>
            <w:tcW w:w="302"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-0.1%</w:t>
            </w:r>
          </w:p>
        </w:tc>
      </w:tr>
      <w:tr w:rsidR="004E4D3F" w:rsidRPr="006B42D3" w14:paraId="0312C5C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Hampshire</w:t>
            </w:r>
          </w:p>
        </w:tc>
        <w:tc>
          <w:tcPr>
            <w:tcW w:w="576"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287,234</w:t>
            </w:r>
          </w:p>
        </w:tc>
        <w:tc>
          <w:tcPr>
            <w:tcW w:w="58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10.9%</w:t>
            </w:r>
          </w:p>
        </w:tc>
        <w:tc>
          <w:tcPr>
            <w:tcW w:w="50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3,099</w:t>
            </w:r>
          </w:p>
        </w:tc>
        <w:tc>
          <w:tcPr>
            <w:tcW w:w="414"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338</w:t>
            </w:r>
          </w:p>
        </w:tc>
        <w:tc>
          <w:tcPr>
            <w:tcW w:w="579"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w:t>
            </w:r>
          </w:p>
        </w:tc>
        <w:tc>
          <w:tcPr>
            <w:tcW w:w="611"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 (-2.6%)</w:t>
            </w:r>
          </w:p>
        </w:tc>
        <w:tc>
          <w:tcPr>
            <w:tcW w:w="302"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066DB3D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Jersey</w:t>
            </w:r>
          </w:p>
        </w:tc>
        <w:tc>
          <w:tcPr>
            <w:tcW w:w="576"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2,065,214</w:t>
            </w:r>
          </w:p>
        </w:tc>
        <w:tc>
          <w:tcPr>
            <w:tcW w:w="58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17,300</w:t>
            </w:r>
          </w:p>
        </w:tc>
        <w:tc>
          <w:tcPr>
            <w:tcW w:w="320"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4,160</w:t>
            </w:r>
          </w:p>
        </w:tc>
        <w:tc>
          <w:tcPr>
            <w:tcW w:w="295"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w:t>
            </w:r>
          </w:p>
        </w:tc>
        <w:tc>
          <w:tcPr>
            <w:tcW w:w="50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22,278</w:t>
            </w:r>
          </w:p>
        </w:tc>
        <w:tc>
          <w:tcPr>
            <w:tcW w:w="414"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5,357</w:t>
            </w:r>
          </w:p>
        </w:tc>
        <w:tc>
          <w:tcPr>
            <w:tcW w:w="579"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-4,997</w:t>
            </w:r>
          </w:p>
        </w:tc>
        <w:tc>
          <w:tcPr>
            <w:tcW w:w="611"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-1,202 (-22.4%)</w:t>
            </w:r>
          </w:p>
        </w:tc>
        <w:tc>
          <w:tcPr>
            <w:tcW w:w="302"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4E4D3F" w:rsidRPr="006B42D3" w14:paraId="44B4F2F6"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Mexico</w:t>
            </w:r>
          </w:p>
        </w:tc>
        <w:tc>
          <w:tcPr>
            <w:tcW w:w="576"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518,672</w:t>
            </w:r>
          </w:p>
        </w:tc>
        <w:tc>
          <w:tcPr>
            <w:tcW w:w="58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w:t>
            </w:r>
          </w:p>
        </w:tc>
        <w:tc>
          <w:tcPr>
            <w:tcW w:w="295"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w:t>
            </w:r>
          </w:p>
        </w:tc>
        <w:tc>
          <w:tcPr>
            <w:tcW w:w="50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5,595</w:t>
            </w:r>
          </w:p>
        </w:tc>
        <w:tc>
          <w:tcPr>
            <w:tcW w:w="414"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864</w:t>
            </w:r>
          </w:p>
        </w:tc>
        <w:tc>
          <w:tcPr>
            <w:tcW w:w="579"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-2,548</w:t>
            </w:r>
          </w:p>
        </w:tc>
        <w:tc>
          <w:tcPr>
            <w:tcW w:w="611"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-394 (-45.5%)</w:t>
            </w:r>
          </w:p>
        </w:tc>
        <w:tc>
          <w:tcPr>
            <w:tcW w:w="302"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-45.5%</w:t>
            </w:r>
          </w:p>
        </w:tc>
      </w:tr>
      <w:tr w:rsidR="004E4D3F" w:rsidRPr="006B42D3" w14:paraId="134A420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York</w:t>
            </w:r>
          </w:p>
        </w:tc>
        <w:tc>
          <w:tcPr>
            <w:tcW w:w="576"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4,324,929</w:t>
            </w:r>
          </w:p>
        </w:tc>
        <w:tc>
          <w:tcPr>
            <w:tcW w:w="58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53,600</w:t>
            </w:r>
          </w:p>
        </w:tc>
        <w:tc>
          <w:tcPr>
            <w:tcW w:w="320"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13,500</w:t>
            </w:r>
          </w:p>
        </w:tc>
        <w:tc>
          <w:tcPr>
            <w:tcW w:w="295"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w:t>
            </w:r>
          </w:p>
        </w:tc>
        <w:tc>
          <w:tcPr>
            <w:tcW w:w="50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46,655</w:t>
            </w:r>
          </w:p>
        </w:tc>
        <w:tc>
          <w:tcPr>
            <w:tcW w:w="414"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11,754</w:t>
            </w:r>
          </w:p>
        </w:tc>
        <w:tc>
          <w:tcPr>
            <w:tcW w:w="579"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6,945</w:t>
            </w:r>
          </w:p>
        </w:tc>
        <w:tc>
          <w:tcPr>
            <w:tcW w:w="611"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1,750 (14.9%)</w:t>
            </w:r>
          </w:p>
        </w:tc>
        <w:tc>
          <w:tcPr>
            <w:tcW w:w="302"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14.9%</w:t>
            </w:r>
          </w:p>
        </w:tc>
      </w:tr>
      <w:tr w:rsidR="004E4D3F" w:rsidRPr="006B42D3" w14:paraId="2AD2074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North Carolina</w:t>
            </w:r>
          </w:p>
        </w:tc>
        <w:tc>
          <w:tcPr>
            <w:tcW w:w="576"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2,281,635</w:t>
            </w:r>
          </w:p>
        </w:tc>
        <w:tc>
          <w:tcPr>
            <w:tcW w:w="58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24,000</w:t>
            </w:r>
          </w:p>
        </w:tc>
        <w:tc>
          <w:tcPr>
            <w:tcW w:w="320"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3,100</w:t>
            </w:r>
          </w:p>
        </w:tc>
        <w:tc>
          <w:tcPr>
            <w:tcW w:w="295"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w:t>
            </w:r>
          </w:p>
        </w:tc>
        <w:tc>
          <w:tcPr>
            <w:tcW w:w="50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24,613</w:t>
            </w:r>
          </w:p>
        </w:tc>
        <w:tc>
          <w:tcPr>
            <w:tcW w:w="414"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3,182</w:t>
            </w:r>
          </w:p>
        </w:tc>
        <w:tc>
          <w:tcPr>
            <w:tcW w:w="579"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-637</w:t>
            </w:r>
          </w:p>
        </w:tc>
        <w:tc>
          <w:tcPr>
            <w:tcW w:w="611"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 (-2.6%)</w:t>
            </w:r>
          </w:p>
        </w:tc>
        <w:tc>
          <w:tcPr>
            <w:tcW w:w="302"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8F5863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Dakota</w:t>
            </w:r>
          </w:p>
        </w:tc>
        <w:tc>
          <w:tcPr>
            <w:tcW w:w="576"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149,871</w:t>
            </w:r>
          </w:p>
        </w:tc>
        <w:tc>
          <w:tcPr>
            <w:tcW w:w="58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320"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w:t>
            </w:r>
          </w:p>
        </w:tc>
        <w:tc>
          <w:tcPr>
            <w:tcW w:w="50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1,617</w:t>
            </w:r>
          </w:p>
        </w:tc>
        <w:tc>
          <w:tcPr>
            <w:tcW w:w="414"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579"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w:t>
            </w:r>
          </w:p>
        </w:tc>
        <w:tc>
          <w:tcPr>
            <w:tcW w:w="611"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 (2.2%)</w:t>
            </w:r>
          </w:p>
        </w:tc>
        <w:tc>
          <w:tcPr>
            <w:tcW w:w="302"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w:t>
            </w:r>
          </w:p>
        </w:tc>
      </w:tr>
      <w:tr w:rsidR="004E4D3F" w:rsidRPr="006B42D3" w14:paraId="64CED4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Ohio</w:t>
            </w:r>
          </w:p>
        </w:tc>
        <w:tc>
          <w:tcPr>
            <w:tcW w:w="576"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2,730,751</w:t>
            </w:r>
          </w:p>
        </w:tc>
        <w:tc>
          <w:tcPr>
            <w:tcW w:w="58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36,100</w:t>
            </w:r>
          </w:p>
        </w:tc>
        <w:tc>
          <w:tcPr>
            <w:tcW w:w="320"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6,160</w:t>
            </w:r>
          </w:p>
        </w:tc>
        <w:tc>
          <w:tcPr>
            <w:tcW w:w="295"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17.1%</w:t>
            </w:r>
          </w:p>
        </w:tc>
        <w:tc>
          <w:tcPr>
            <w:tcW w:w="50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29,458</w:t>
            </w:r>
          </w:p>
        </w:tc>
        <w:tc>
          <w:tcPr>
            <w:tcW w:w="414"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5,036</w:t>
            </w:r>
          </w:p>
        </w:tc>
        <w:tc>
          <w:tcPr>
            <w:tcW w:w="579"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6,602</w:t>
            </w:r>
          </w:p>
        </w:tc>
        <w:tc>
          <w:tcPr>
            <w:tcW w:w="611"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1,129 (22.4%)</w:t>
            </w:r>
          </w:p>
        </w:tc>
        <w:tc>
          <w:tcPr>
            <w:tcW w:w="302"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4E4D3F" w:rsidRPr="006B42D3" w14:paraId="6F35490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Oklahoma</w:t>
            </w:r>
          </w:p>
        </w:tc>
        <w:tc>
          <w:tcPr>
            <w:tcW w:w="576"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929,666</w:t>
            </w:r>
          </w:p>
        </w:tc>
        <w:tc>
          <w:tcPr>
            <w:tcW w:w="58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8,600</w:t>
            </w:r>
          </w:p>
        </w:tc>
        <w:tc>
          <w:tcPr>
            <w:tcW w:w="320"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1,150</w:t>
            </w:r>
          </w:p>
        </w:tc>
        <w:tc>
          <w:tcPr>
            <w:tcW w:w="295"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w:t>
            </w:r>
          </w:p>
        </w:tc>
        <w:tc>
          <w:tcPr>
            <w:tcW w:w="50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10,029</w:t>
            </w:r>
          </w:p>
        </w:tc>
        <w:tc>
          <w:tcPr>
            <w:tcW w:w="414"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1,342</w:t>
            </w:r>
          </w:p>
        </w:tc>
        <w:tc>
          <w:tcPr>
            <w:tcW w:w="579"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w:t>
            </w:r>
          </w:p>
        </w:tc>
        <w:tc>
          <w:tcPr>
            <w:tcW w:w="611"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-189 (-14.1%)</w:t>
            </w:r>
          </w:p>
        </w:tc>
        <w:tc>
          <w:tcPr>
            <w:tcW w:w="302"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-14.1%</w:t>
            </w:r>
          </w:p>
        </w:tc>
      </w:tr>
      <w:tr w:rsidR="004E4D3F" w:rsidRPr="006B42D3" w14:paraId="63BAA02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Oregon</w:t>
            </w:r>
          </w:p>
        </w:tc>
        <w:tc>
          <w:tcPr>
            <w:tcW w:w="576"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866,453</w:t>
            </w:r>
          </w:p>
        </w:tc>
        <w:tc>
          <w:tcPr>
            <w:tcW w:w="58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8,500</w:t>
            </w:r>
          </w:p>
        </w:tc>
        <w:tc>
          <w:tcPr>
            <w:tcW w:w="320"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1,180</w:t>
            </w:r>
          </w:p>
        </w:tc>
        <w:tc>
          <w:tcPr>
            <w:tcW w:w="295"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50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9,347</w:t>
            </w:r>
          </w:p>
        </w:tc>
        <w:tc>
          <w:tcPr>
            <w:tcW w:w="414"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1,295</w:t>
            </w:r>
          </w:p>
        </w:tc>
        <w:tc>
          <w:tcPr>
            <w:tcW w:w="579"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-829</w:t>
            </w:r>
          </w:p>
        </w:tc>
        <w:tc>
          <w:tcPr>
            <w:tcW w:w="611"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 (-8.9%)</w:t>
            </w:r>
          </w:p>
        </w:tc>
        <w:tc>
          <w:tcPr>
            <w:tcW w:w="302"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-8.9%</w:t>
            </w:r>
          </w:p>
        </w:tc>
      </w:tr>
      <w:tr w:rsidR="004E4D3F" w:rsidRPr="006B42D3" w14:paraId="286C23D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Pennsylvania</w:t>
            </w:r>
          </w:p>
        </w:tc>
        <w:tc>
          <w:tcPr>
            <w:tcW w:w="576"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2,792,155</w:t>
            </w:r>
          </w:p>
        </w:tc>
        <w:tc>
          <w:tcPr>
            <w:tcW w:w="58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31,600</w:t>
            </w:r>
          </w:p>
        </w:tc>
        <w:tc>
          <w:tcPr>
            <w:tcW w:w="320"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6,310</w:t>
            </w:r>
          </w:p>
        </w:tc>
        <w:tc>
          <w:tcPr>
            <w:tcW w:w="295"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w:t>
            </w:r>
          </w:p>
        </w:tc>
        <w:tc>
          <w:tcPr>
            <w:tcW w:w="50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30,120</w:t>
            </w:r>
          </w:p>
        </w:tc>
        <w:tc>
          <w:tcPr>
            <w:tcW w:w="414"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6,011</w:t>
            </w:r>
          </w:p>
        </w:tc>
        <w:tc>
          <w:tcPr>
            <w:tcW w:w="579"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1,499</w:t>
            </w:r>
          </w:p>
        </w:tc>
        <w:tc>
          <w:tcPr>
            <w:tcW w:w="611"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299 (5.0%)</w:t>
            </w:r>
          </w:p>
        </w:tc>
        <w:tc>
          <w:tcPr>
            <w:tcW w:w="302"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5.0%</w:t>
            </w:r>
          </w:p>
        </w:tc>
      </w:tr>
      <w:tr w:rsidR="004E4D3F" w:rsidRPr="006B42D3" w14:paraId="163262B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Rhode Island</w:t>
            </w:r>
          </w:p>
        </w:tc>
        <w:tc>
          <w:tcPr>
            <w:tcW w:w="576"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223,956</w:t>
            </w:r>
          </w:p>
        </w:tc>
        <w:tc>
          <w:tcPr>
            <w:tcW w:w="58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2,700</w:t>
            </w:r>
          </w:p>
        </w:tc>
        <w:tc>
          <w:tcPr>
            <w:tcW w:w="320"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w:t>
            </w:r>
          </w:p>
        </w:tc>
        <w:tc>
          <w:tcPr>
            <w:tcW w:w="295"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w:t>
            </w:r>
          </w:p>
        </w:tc>
        <w:tc>
          <w:tcPr>
            <w:tcW w:w="50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2,416</w:t>
            </w:r>
          </w:p>
        </w:tc>
        <w:tc>
          <w:tcPr>
            <w:tcW w:w="414"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w:t>
            </w:r>
          </w:p>
        </w:tc>
        <w:tc>
          <w:tcPr>
            <w:tcW w:w="579"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263</w:t>
            </w:r>
          </w:p>
        </w:tc>
        <w:tc>
          <w:tcPr>
            <w:tcW w:w="611"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 (10.9%)</w:t>
            </w:r>
          </w:p>
        </w:tc>
        <w:tc>
          <w:tcPr>
            <w:tcW w:w="302"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10.9%</w:t>
            </w:r>
          </w:p>
        </w:tc>
      </w:tr>
      <w:tr w:rsidR="004E4D3F" w:rsidRPr="006B42D3" w14:paraId="1D28BAB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Carolina</w:t>
            </w:r>
          </w:p>
        </w:tc>
        <w:tc>
          <w:tcPr>
            <w:tcW w:w="576"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1,080,474</w:t>
            </w:r>
          </w:p>
        </w:tc>
        <w:tc>
          <w:tcPr>
            <w:tcW w:w="58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11,400</w:t>
            </w:r>
          </w:p>
        </w:tc>
        <w:tc>
          <w:tcPr>
            <w:tcW w:w="320"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1,250</w:t>
            </w:r>
          </w:p>
        </w:tc>
        <w:tc>
          <w:tcPr>
            <w:tcW w:w="295"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50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11,656</w:t>
            </w:r>
          </w:p>
        </w:tc>
        <w:tc>
          <w:tcPr>
            <w:tcW w:w="414"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1,287</w:t>
            </w:r>
          </w:p>
        </w:tc>
        <w:tc>
          <w:tcPr>
            <w:tcW w:w="579"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-302</w:t>
            </w:r>
          </w:p>
        </w:tc>
        <w:tc>
          <w:tcPr>
            <w:tcW w:w="611"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 (-2.6%)</w:t>
            </w:r>
          </w:p>
        </w:tc>
        <w:tc>
          <w:tcPr>
            <w:tcW w:w="302"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34D4957"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Dakota</w:t>
            </w:r>
          </w:p>
        </w:tc>
        <w:tc>
          <w:tcPr>
            <w:tcW w:w="576"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202,797</w:t>
            </w:r>
          </w:p>
        </w:tc>
        <w:tc>
          <w:tcPr>
            <w:tcW w:w="58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2,100</w:t>
            </w:r>
          </w:p>
        </w:tc>
        <w:tc>
          <w:tcPr>
            <w:tcW w:w="320"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295"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w:t>
            </w:r>
          </w:p>
        </w:tc>
        <w:tc>
          <w:tcPr>
            <w:tcW w:w="50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2,188</w:t>
            </w:r>
          </w:p>
        </w:tc>
        <w:tc>
          <w:tcPr>
            <w:tcW w:w="414"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165</w:t>
            </w:r>
          </w:p>
        </w:tc>
        <w:tc>
          <w:tcPr>
            <w:tcW w:w="579"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-57</w:t>
            </w:r>
          </w:p>
        </w:tc>
        <w:tc>
          <w:tcPr>
            <w:tcW w:w="611"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 (-2.6%)</w:t>
            </w:r>
          </w:p>
        </w:tc>
        <w:tc>
          <w:tcPr>
            <w:tcW w:w="302"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2B06B15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Tennessee</w:t>
            </w:r>
          </w:p>
        </w:tc>
        <w:tc>
          <w:tcPr>
            <w:tcW w:w="576"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1,496,001</w:t>
            </w:r>
          </w:p>
        </w:tc>
        <w:tc>
          <w:tcPr>
            <w:tcW w:w="58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15,700</w:t>
            </w:r>
          </w:p>
        </w:tc>
        <w:tc>
          <w:tcPr>
            <w:tcW w:w="320"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w:t>
            </w:r>
          </w:p>
        </w:tc>
        <w:tc>
          <w:tcPr>
            <w:tcW w:w="295"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15.5%</w:t>
            </w:r>
          </w:p>
        </w:tc>
        <w:tc>
          <w:tcPr>
            <w:tcW w:w="50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16,138</w:t>
            </w:r>
          </w:p>
        </w:tc>
        <w:tc>
          <w:tcPr>
            <w:tcW w:w="414"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2,503</w:t>
            </w:r>
          </w:p>
        </w:tc>
        <w:tc>
          <w:tcPr>
            <w:tcW w:w="579"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-418</w:t>
            </w:r>
          </w:p>
        </w:tc>
        <w:tc>
          <w:tcPr>
            <w:tcW w:w="611"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 (-2.6%)</w:t>
            </w:r>
          </w:p>
        </w:tc>
        <w:tc>
          <w:tcPr>
            <w:tcW w:w="302"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66A621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Texas</w:t>
            </w:r>
          </w:p>
        </w:tc>
        <w:tc>
          <w:tcPr>
            <w:tcW w:w="576"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6,865,824</w:t>
            </w:r>
          </w:p>
        </w:tc>
        <w:tc>
          <w:tcPr>
            <w:tcW w:w="58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99,100</w:t>
            </w:r>
          </w:p>
        </w:tc>
        <w:tc>
          <w:tcPr>
            <w:tcW w:w="320"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14,320</w:t>
            </w:r>
          </w:p>
        </w:tc>
        <w:tc>
          <w:tcPr>
            <w:tcW w:w="295"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74,065</w:t>
            </w:r>
          </w:p>
        </w:tc>
        <w:tc>
          <w:tcPr>
            <w:tcW w:w="414"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10,701</w:t>
            </w:r>
          </w:p>
        </w:tc>
        <w:tc>
          <w:tcPr>
            <w:tcW w:w="579"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25,019</w:t>
            </w:r>
          </w:p>
        </w:tc>
        <w:tc>
          <w:tcPr>
            <w:tcW w:w="611"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3,615 (33.8%)</w:t>
            </w:r>
          </w:p>
        </w:tc>
        <w:tc>
          <w:tcPr>
            <w:tcW w:w="302"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33.8%</w:t>
            </w:r>
          </w:p>
        </w:tc>
      </w:tr>
      <w:tr w:rsidR="004E4D3F" w:rsidRPr="006B42D3" w14:paraId="3B0C281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Utah</w:t>
            </w:r>
          </w:p>
        </w:tc>
        <w:tc>
          <w:tcPr>
            <w:tcW w:w="576"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871,027</w:t>
            </w:r>
          </w:p>
        </w:tc>
        <w:tc>
          <w:tcPr>
            <w:tcW w:w="58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8,100</w:t>
            </w:r>
          </w:p>
        </w:tc>
        <w:tc>
          <w:tcPr>
            <w:tcW w:w="320"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1,670</w:t>
            </w:r>
          </w:p>
        </w:tc>
        <w:tc>
          <w:tcPr>
            <w:tcW w:w="295"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w:t>
            </w:r>
          </w:p>
        </w:tc>
        <w:tc>
          <w:tcPr>
            <w:tcW w:w="50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9,396</w:t>
            </w:r>
          </w:p>
        </w:tc>
        <w:tc>
          <w:tcPr>
            <w:tcW w:w="414"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1,929</w:t>
            </w:r>
          </w:p>
        </w:tc>
        <w:tc>
          <w:tcPr>
            <w:tcW w:w="579"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-1,254</w:t>
            </w:r>
          </w:p>
        </w:tc>
        <w:tc>
          <w:tcPr>
            <w:tcW w:w="611"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-258 (-13.3%)</w:t>
            </w:r>
          </w:p>
        </w:tc>
        <w:tc>
          <w:tcPr>
            <w:tcW w:w="302"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-13.3%</w:t>
            </w:r>
          </w:p>
        </w:tc>
      </w:tr>
      <w:tr w:rsidR="004E4D3F" w:rsidRPr="006B42D3" w14:paraId="2F94F4E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Vermont</w:t>
            </w:r>
          </w:p>
        </w:tc>
        <w:tc>
          <w:tcPr>
            <w:tcW w:w="576"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129,233</w:t>
            </w:r>
          </w:p>
        </w:tc>
        <w:tc>
          <w:tcPr>
            <w:tcW w:w="58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1,300</w:t>
            </w:r>
          </w:p>
        </w:tc>
        <w:tc>
          <w:tcPr>
            <w:tcW w:w="320"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w:t>
            </w:r>
          </w:p>
        </w:tc>
        <w:tc>
          <w:tcPr>
            <w:tcW w:w="295"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9.8%</w:t>
            </w:r>
          </w:p>
        </w:tc>
        <w:tc>
          <w:tcPr>
            <w:tcW w:w="50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1,394</w:t>
            </w:r>
          </w:p>
        </w:tc>
        <w:tc>
          <w:tcPr>
            <w:tcW w:w="414"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579"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611"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 (-7.9%)</w:t>
            </w:r>
          </w:p>
        </w:tc>
        <w:tc>
          <w:tcPr>
            <w:tcW w:w="302"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-7.9%</w:t>
            </w:r>
          </w:p>
        </w:tc>
      </w:tr>
      <w:tr w:rsidR="004E4D3F" w:rsidRPr="006B42D3" w14:paraId="348BC4D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Virginia</w:t>
            </w:r>
          </w:p>
        </w:tc>
        <w:tc>
          <w:tcPr>
            <w:tcW w:w="576"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1,853,677</w:t>
            </w:r>
          </w:p>
        </w:tc>
        <w:tc>
          <w:tcPr>
            <w:tcW w:w="58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19,400</w:t>
            </w:r>
          </w:p>
        </w:tc>
        <w:tc>
          <w:tcPr>
            <w:tcW w:w="320"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3,320</w:t>
            </w:r>
          </w:p>
        </w:tc>
        <w:tc>
          <w:tcPr>
            <w:tcW w:w="295"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17.2%</w:t>
            </w:r>
          </w:p>
        </w:tc>
        <w:tc>
          <w:tcPr>
            <w:tcW w:w="50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19,997</w:t>
            </w:r>
          </w:p>
        </w:tc>
        <w:tc>
          <w:tcPr>
            <w:tcW w:w="414"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3,430</w:t>
            </w:r>
          </w:p>
        </w:tc>
        <w:tc>
          <w:tcPr>
            <w:tcW w:w="579"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-622</w:t>
            </w:r>
          </w:p>
        </w:tc>
        <w:tc>
          <w:tcPr>
            <w:tcW w:w="611"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 (-3.1%)</w:t>
            </w:r>
          </w:p>
        </w:tc>
        <w:tc>
          <w:tcPr>
            <w:tcW w:w="302"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w:t>
            </w:r>
          </w:p>
        </w:tc>
      </w:tr>
      <w:tr w:rsidR="004E4D3F" w:rsidRPr="006B42D3" w14:paraId="7A3D9F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Washington</w:t>
            </w:r>
          </w:p>
        </w:tc>
        <w:tc>
          <w:tcPr>
            <w:tcW w:w="576"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1,581,354</w:t>
            </w:r>
          </w:p>
        </w:tc>
        <w:tc>
          <w:tcPr>
            <w:tcW w:w="58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9,600</w:t>
            </w:r>
          </w:p>
        </w:tc>
        <w:tc>
          <w:tcPr>
            <w:tcW w:w="320"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295"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17.8%</w:t>
            </w:r>
          </w:p>
        </w:tc>
        <w:tc>
          <w:tcPr>
            <w:tcW w:w="50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17,059</w:t>
            </w:r>
          </w:p>
        </w:tc>
        <w:tc>
          <w:tcPr>
            <w:tcW w:w="414"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3,039</w:t>
            </w:r>
          </w:p>
        </w:tc>
        <w:tc>
          <w:tcPr>
            <w:tcW w:w="579"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611"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-1,336 (-44.0%)</w:t>
            </w:r>
          </w:p>
        </w:tc>
        <w:tc>
          <w:tcPr>
            <w:tcW w:w="302"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-44.0%</w:t>
            </w:r>
          </w:p>
        </w:tc>
      </w:tr>
      <w:tr w:rsidR="004E4D3F" w:rsidRPr="006B42D3" w14:paraId="5E2258D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West Virginia</w:t>
            </w:r>
          </w:p>
        </w:tc>
        <w:tc>
          <w:tcPr>
            <w:tcW w:w="576"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387,418</w:t>
            </w:r>
          </w:p>
        </w:tc>
        <w:tc>
          <w:tcPr>
            <w:tcW w:w="58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4,000</w:t>
            </w:r>
          </w:p>
        </w:tc>
        <w:tc>
          <w:tcPr>
            <w:tcW w:w="320"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w:t>
            </w:r>
          </w:p>
        </w:tc>
        <w:tc>
          <w:tcPr>
            <w:tcW w:w="295"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4,179</w:t>
            </w:r>
          </w:p>
        </w:tc>
        <w:tc>
          <w:tcPr>
            <w:tcW w:w="414"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603</w:t>
            </w:r>
          </w:p>
        </w:tc>
        <w:tc>
          <w:tcPr>
            <w:tcW w:w="579"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-176</w:t>
            </w:r>
          </w:p>
        </w:tc>
        <w:tc>
          <w:tcPr>
            <w:tcW w:w="611"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 (-4.2%)</w:t>
            </w:r>
          </w:p>
        </w:tc>
        <w:tc>
          <w:tcPr>
            <w:tcW w:w="302"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-4.2%</w:t>
            </w:r>
          </w:p>
        </w:tc>
      </w:tr>
      <w:tr w:rsidR="004E4D3F" w:rsidRPr="006B42D3" w14:paraId="251E6FE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Wisconsin</w:t>
            </w:r>
          </w:p>
        </w:tc>
        <w:tc>
          <w:tcPr>
            <w:tcW w:w="576"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1,339,492</w:t>
            </w:r>
          </w:p>
        </w:tc>
        <w:tc>
          <w:tcPr>
            <w:tcW w:w="58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14,700</w:t>
            </w:r>
          </w:p>
        </w:tc>
        <w:tc>
          <w:tcPr>
            <w:tcW w:w="320"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w:t>
            </w:r>
          </w:p>
        </w:tc>
        <w:tc>
          <w:tcPr>
            <w:tcW w:w="295"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w:t>
            </w:r>
          </w:p>
        </w:tc>
        <w:tc>
          <w:tcPr>
            <w:tcW w:w="50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14,450</w:t>
            </w:r>
          </w:p>
        </w:tc>
        <w:tc>
          <w:tcPr>
            <w:tcW w:w="414"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2,118</w:t>
            </w:r>
          </w:p>
        </w:tc>
        <w:tc>
          <w:tcPr>
            <w:tcW w:w="579"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w:t>
            </w:r>
          </w:p>
        </w:tc>
        <w:tc>
          <w:tcPr>
            <w:tcW w:w="611"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 (1.7%)</w:t>
            </w:r>
          </w:p>
        </w:tc>
        <w:tc>
          <w:tcPr>
            <w:tcW w:w="302"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1.7%</w:t>
            </w:r>
          </w:p>
        </w:tc>
      </w:tr>
      <w:tr w:rsidR="004E4D3F" w:rsidRPr="006B42D3" w14:paraId="23DD03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Wyoming</w:t>
            </w:r>
          </w:p>
        </w:tc>
        <w:tc>
          <w:tcPr>
            <w:tcW w:w="576"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135,402</w:t>
            </w:r>
          </w:p>
        </w:tc>
        <w:tc>
          <w:tcPr>
            <w:tcW w:w="58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320"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w:t>
            </w:r>
          </w:p>
        </w:tc>
        <w:tc>
          <w:tcPr>
            <w:tcW w:w="50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1,461</w:t>
            </w:r>
          </w:p>
        </w:tc>
        <w:tc>
          <w:tcPr>
            <w:tcW w:w="414"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w:t>
            </w:r>
          </w:p>
        </w:tc>
        <w:tc>
          <w:tcPr>
            <w:tcW w:w="579"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w:t>
            </w:r>
          </w:p>
        </w:tc>
        <w:tc>
          <w:tcPr>
            <w:tcW w:w="611"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 (1.5%)</w:t>
            </w:r>
          </w:p>
        </w:tc>
        <w:tc>
          <w:tcPr>
            <w:tcW w:w="302"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bl>
    <w:p w14:paraId="70CFB0D5" w14:textId="7F9368BE" w:rsidR="006B42D3" w:rsidRDefault="004E4D3F" w:rsidP="004E4D3F">
      <w:pPr>
        <w:rPr>
          <w:b/>
          <w:bCs/>
        </w:rPr>
      </w:pPr>
      <w:r w:rsidRPr="00EC1FA9">
        <w:rPr>
          <w:b/>
          <w:bCs/>
        </w:rPr>
        <w:t xml:space="preserve"> </w:t>
      </w:r>
    </w:p>
    <w:p w14:paraId="46A69448" w14:textId="06E946FB" w:rsidR="004E4D3F" w:rsidRPr="00EC1FA9" w:rsidRDefault="006B42D3" w:rsidP="006B42D3">
      <w:pPr>
        <w:rPr>
          <w:b/>
          <w:bCs/>
        </w:rPr>
      </w:pPr>
      <w:r>
        <w:rPr>
          <w:b/>
          <w:bCs/>
        </w:rPr>
        <w:lastRenderedPageBreak/>
        <w:br w:type="page"/>
      </w:r>
    </w:p>
    <w:p w14:paraId="6ABFD343" w14:textId="6F258E2C" w:rsidR="004E4D3F" w:rsidRPr="00EC1FA9" w:rsidRDefault="004E4D3F" w:rsidP="004E4D3F">
      <w:pPr>
        <w:pStyle w:val="Caption"/>
        <w:keepNext/>
      </w:pPr>
      <w:bookmarkStart w:id="268" w:name="_Toc9940849"/>
      <w:bookmarkStart w:id="269" w:name="_Toc11666159"/>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4</w:t>
      </w:r>
      <w:r w:rsidR="003A36B2">
        <w:rPr>
          <w:noProof/>
        </w:rPr>
        <w:fldChar w:fldCharType="end"/>
      </w:r>
      <w:r w:rsidRPr="00EC1FA9">
        <w:t>: Comparing results by state</w:t>
      </w:r>
      <w:bookmarkEnd w:id="268"/>
      <w:bookmarkEnd w:id="269"/>
    </w:p>
    <w:tbl>
      <w:tblPr>
        <w:tblStyle w:val="TableGrid"/>
        <w:tblW w:w="5000" w:type="pct"/>
        <w:tblLayout w:type="fixed"/>
        <w:tblLook w:val="04A0" w:firstRow="1" w:lastRow="0" w:firstColumn="1" w:lastColumn="0" w:noHBand="0" w:noVBand="1"/>
      </w:tblPr>
      <w:tblGrid>
        <w:gridCol w:w="2621"/>
        <w:gridCol w:w="1582"/>
        <w:gridCol w:w="1399"/>
        <w:gridCol w:w="1370"/>
        <w:gridCol w:w="1189"/>
        <w:gridCol w:w="1181"/>
        <w:gridCol w:w="1246"/>
        <w:gridCol w:w="1121"/>
        <w:gridCol w:w="1241"/>
      </w:tblGrid>
      <w:tr w:rsidR="004E4D3F" w:rsidRPr="00EC1FA9" w14:paraId="15407C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vAlign w:val="center"/>
            <w:hideMark/>
          </w:tcPr>
          <w:p w14:paraId="5C18A328" w14:textId="77777777" w:rsidR="004E4D3F" w:rsidRPr="00EC1FA9" w:rsidRDefault="004E4D3F" w:rsidP="00376EFA">
            <w:pPr>
              <w:jc w:val="center"/>
              <w:rPr>
                <w:b/>
                <w:bCs/>
              </w:rPr>
            </w:pPr>
            <w:r w:rsidRPr="00EC1FA9">
              <w:rPr>
                <w:b/>
                <w:bCs/>
              </w:rPr>
              <w:t>State</w:t>
            </w:r>
          </w:p>
        </w:tc>
        <w:tc>
          <w:tcPr>
            <w:tcW w:w="611" w:type="pct"/>
            <w:tcBorders>
              <w:top w:val="single" w:sz="4" w:space="0" w:color="auto"/>
              <w:left w:val="single" w:sz="4" w:space="0" w:color="auto"/>
              <w:bottom w:val="single" w:sz="4" w:space="0" w:color="auto"/>
              <w:right w:val="single" w:sz="4" w:space="0" w:color="auto"/>
            </w:tcBorders>
            <w:noWrap/>
            <w:vAlign w:val="center"/>
            <w:hideMark/>
          </w:tcPr>
          <w:p w14:paraId="38380C00" w14:textId="77777777" w:rsidR="004E4D3F" w:rsidRPr="00EC1FA9" w:rsidRDefault="004E4D3F" w:rsidP="00376EFA">
            <w:pPr>
              <w:jc w:val="center"/>
              <w:rPr>
                <w:b/>
                <w:bCs/>
              </w:rPr>
            </w:pPr>
            <w:r w:rsidRPr="00EC1FA9">
              <w:rPr>
                <w:b/>
                <w:bCs/>
              </w:rPr>
              <w:t>State cases</w:t>
            </w:r>
          </w:p>
        </w:tc>
        <w:tc>
          <w:tcPr>
            <w:tcW w:w="540" w:type="pct"/>
            <w:tcBorders>
              <w:top w:val="single" w:sz="4" w:space="0" w:color="auto"/>
              <w:left w:val="single" w:sz="4" w:space="0" w:color="auto"/>
              <w:bottom w:val="single" w:sz="4" w:space="0" w:color="auto"/>
              <w:right w:val="single" w:sz="4" w:space="0" w:color="auto"/>
            </w:tcBorders>
            <w:noWrap/>
            <w:vAlign w:val="center"/>
            <w:hideMark/>
          </w:tcPr>
          <w:p w14:paraId="59312701" w14:textId="77777777" w:rsidR="004E4D3F" w:rsidRPr="00EC1FA9" w:rsidRDefault="004E4D3F" w:rsidP="00376EFA">
            <w:pPr>
              <w:jc w:val="center"/>
              <w:rPr>
                <w:b/>
                <w:bCs/>
              </w:rPr>
            </w:pPr>
            <w:r w:rsidRPr="00EC1FA9">
              <w:rPr>
                <w:b/>
                <w:bCs/>
              </w:rPr>
              <w:t>Origin cases</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4DB22462" w14:textId="77777777" w:rsidR="004E4D3F" w:rsidRPr="00EC1FA9" w:rsidRDefault="004E4D3F" w:rsidP="00376EFA">
            <w:pPr>
              <w:jc w:val="center"/>
              <w:rPr>
                <w:b/>
                <w:bCs/>
              </w:rPr>
            </w:pPr>
            <w:r w:rsidRPr="00EC1FA9">
              <w:rPr>
                <w:b/>
                <w:bCs/>
              </w:rPr>
              <w:t>Diff</w:t>
            </w:r>
          </w:p>
        </w:tc>
        <w:tc>
          <w:tcPr>
            <w:tcW w:w="459" w:type="pct"/>
            <w:tcBorders>
              <w:top w:val="single" w:sz="4" w:space="0" w:color="auto"/>
              <w:left w:val="single" w:sz="4" w:space="0" w:color="auto"/>
              <w:bottom w:val="single" w:sz="4" w:space="0" w:color="auto"/>
              <w:right w:val="single" w:sz="4" w:space="0" w:color="auto"/>
            </w:tcBorders>
            <w:noWrap/>
            <w:vAlign w:val="center"/>
            <w:hideMark/>
          </w:tcPr>
          <w:p w14:paraId="462AA755" w14:textId="77777777" w:rsidR="004E4D3F" w:rsidRPr="00EC1FA9" w:rsidRDefault="004E4D3F" w:rsidP="00376EFA">
            <w:pPr>
              <w:jc w:val="center"/>
              <w:rPr>
                <w:b/>
                <w:bCs/>
              </w:rPr>
            </w:pPr>
            <w:r w:rsidRPr="00EC1FA9">
              <w:rPr>
                <w:b/>
                <w:bCs/>
              </w:rPr>
              <w:t>% Diff</w:t>
            </w:r>
          </w:p>
        </w:tc>
        <w:tc>
          <w:tcPr>
            <w:tcW w:w="456" w:type="pct"/>
            <w:tcBorders>
              <w:top w:val="single" w:sz="4" w:space="0" w:color="auto"/>
              <w:left w:val="single" w:sz="4" w:space="0" w:color="auto"/>
              <w:bottom w:val="single" w:sz="4" w:space="0" w:color="auto"/>
              <w:right w:val="single" w:sz="4" w:space="0" w:color="auto"/>
            </w:tcBorders>
            <w:noWrap/>
            <w:vAlign w:val="center"/>
            <w:hideMark/>
          </w:tcPr>
          <w:p w14:paraId="6D6238A6" w14:textId="77777777" w:rsidR="004E4D3F" w:rsidRPr="00EC1FA9" w:rsidRDefault="004E4D3F" w:rsidP="00376EFA">
            <w:pPr>
              <w:jc w:val="center"/>
              <w:rPr>
                <w:b/>
                <w:bCs/>
              </w:rPr>
            </w:pPr>
            <w:r w:rsidRPr="00EC1FA9">
              <w:rPr>
                <w:b/>
                <w:bCs/>
              </w:rPr>
              <w:t>State AC</w:t>
            </w:r>
          </w:p>
        </w:tc>
        <w:tc>
          <w:tcPr>
            <w:tcW w:w="481" w:type="pct"/>
            <w:tcBorders>
              <w:top w:val="single" w:sz="4" w:space="0" w:color="auto"/>
              <w:left w:val="single" w:sz="4" w:space="0" w:color="auto"/>
              <w:bottom w:val="single" w:sz="4" w:space="0" w:color="auto"/>
              <w:right w:val="single" w:sz="4" w:space="0" w:color="auto"/>
            </w:tcBorders>
            <w:noWrap/>
            <w:vAlign w:val="center"/>
            <w:hideMark/>
          </w:tcPr>
          <w:p w14:paraId="6C243129" w14:textId="77777777" w:rsidR="004E4D3F" w:rsidRPr="00EC1FA9" w:rsidRDefault="004E4D3F" w:rsidP="00376EFA">
            <w:pPr>
              <w:jc w:val="center"/>
              <w:rPr>
                <w:b/>
                <w:bCs/>
              </w:rPr>
            </w:pPr>
            <w:r w:rsidRPr="00EC1FA9">
              <w:rPr>
                <w:b/>
                <w:bCs/>
              </w:rPr>
              <w:t>Origin AC</w:t>
            </w:r>
          </w:p>
        </w:tc>
        <w:tc>
          <w:tcPr>
            <w:tcW w:w="433" w:type="pct"/>
            <w:tcBorders>
              <w:top w:val="single" w:sz="4" w:space="0" w:color="auto"/>
              <w:left w:val="single" w:sz="4" w:space="0" w:color="auto"/>
              <w:bottom w:val="single" w:sz="4" w:space="0" w:color="auto"/>
              <w:right w:val="single" w:sz="4" w:space="0" w:color="auto"/>
            </w:tcBorders>
            <w:noWrap/>
            <w:vAlign w:val="center"/>
            <w:hideMark/>
          </w:tcPr>
          <w:p w14:paraId="437EF1A6" w14:textId="77777777" w:rsidR="004E4D3F" w:rsidRPr="00EC1FA9" w:rsidRDefault="004E4D3F" w:rsidP="00376EFA">
            <w:pPr>
              <w:jc w:val="center"/>
              <w:rPr>
                <w:b/>
                <w:bCs/>
              </w:rPr>
            </w:pPr>
            <w:r w:rsidRPr="00EC1FA9">
              <w:rPr>
                <w:b/>
                <w:bCs/>
              </w:rPr>
              <w:t>Diff</w:t>
            </w:r>
          </w:p>
        </w:tc>
        <w:tc>
          <w:tcPr>
            <w:tcW w:w="479" w:type="pct"/>
            <w:tcBorders>
              <w:top w:val="single" w:sz="4" w:space="0" w:color="auto"/>
              <w:left w:val="single" w:sz="4" w:space="0" w:color="auto"/>
              <w:bottom w:val="single" w:sz="4" w:space="0" w:color="auto"/>
              <w:right w:val="single" w:sz="4" w:space="0" w:color="auto"/>
            </w:tcBorders>
            <w:noWrap/>
            <w:vAlign w:val="center"/>
            <w:hideMark/>
          </w:tcPr>
          <w:p w14:paraId="78093B9A" w14:textId="77777777" w:rsidR="004E4D3F" w:rsidRPr="00EC1FA9" w:rsidRDefault="004E4D3F" w:rsidP="00376EFA">
            <w:pPr>
              <w:jc w:val="center"/>
              <w:rPr>
                <w:b/>
                <w:bCs/>
              </w:rPr>
            </w:pPr>
            <w:r w:rsidRPr="00EC1FA9">
              <w:rPr>
                <w:b/>
                <w:bCs/>
              </w:rPr>
              <w:t>% Diff</w:t>
            </w:r>
          </w:p>
        </w:tc>
      </w:tr>
      <w:tr w:rsidR="004E4D3F" w:rsidRPr="00EC1FA9" w14:paraId="45B40ED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5E306C3" w14:textId="77777777" w:rsidR="004E4D3F" w:rsidRPr="00EC1FA9" w:rsidRDefault="004E4D3F" w:rsidP="00376EFA">
            <w:r w:rsidRPr="00EC1FA9">
              <w:t>Montana</w:t>
            </w:r>
          </w:p>
        </w:tc>
        <w:tc>
          <w:tcPr>
            <w:tcW w:w="611" w:type="pct"/>
            <w:tcBorders>
              <w:top w:val="single" w:sz="4" w:space="0" w:color="auto"/>
              <w:left w:val="single" w:sz="4" w:space="0" w:color="auto"/>
              <w:bottom w:val="single" w:sz="4" w:space="0" w:color="auto"/>
              <w:right w:val="single" w:sz="4" w:space="0" w:color="auto"/>
            </w:tcBorders>
            <w:noWrap/>
            <w:hideMark/>
          </w:tcPr>
          <w:p w14:paraId="51874819" w14:textId="77777777" w:rsidR="004E4D3F" w:rsidRPr="00EC1FA9" w:rsidRDefault="004E4D3F" w:rsidP="00376EFA">
            <w:pPr>
              <w:jc w:val="right"/>
            </w:pPr>
            <w:r w:rsidRPr="00EC1FA9">
              <w:t>866</w:t>
            </w:r>
          </w:p>
        </w:tc>
        <w:tc>
          <w:tcPr>
            <w:tcW w:w="540" w:type="pct"/>
            <w:tcBorders>
              <w:top w:val="single" w:sz="4" w:space="0" w:color="auto"/>
              <w:left w:val="single" w:sz="4" w:space="0" w:color="auto"/>
              <w:bottom w:val="single" w:sz="4" w:space="0" w:color="auto"/>
              <w:right w:val="single" w:sz="4" w:space="0" w:color="auto"/>
            </w:tcBorders>
            <w:noWrap/>
            <w:hideMark/>
          </w:tcPr>
          <w:p w14:paraId="4DE5B814" w14:textId="77777777" w:rsidR="004E4D3F" w:rsidRPr="00EC1FA9" w:rsidRDefault="004E4D3F" w:rsidP="00376EFA">
            <w:pPr>
              <w:jc w:val="right"/>
            </w:pPr>
            <w:r w:rsidRPr="00EC1FA9">
              <w:t>2,412</w:t>
            </w:r>
          </w:p>
        </w:tc>
        <w:tc>
          <w:tcPr>
            <w:tcW w:w="529" w:type="pct"/>
            <w:tcBorders>
              <w:top w:val="single" w:sz="4" w:space="0" w:color="auto"/>
              <w:left w:val="single" w:sz="4" w:space="0" w:color="auto"/>
              <w:bottom w:val="single" w:sz="4" w:space="0" w:color="auto"/>
              <w:right w:val="single" w:sz="4" w:space="0" w:color="auto"/>
            </w:tcBorders>
            <w:noWrap/>
            <w:hideMark/>
          </w:tcPr>
          <w:p w14:paraId="00D3BEAC" w14:textId="77777777" w:rsidR="004E4D3F" w:rsidRPr="00EC1FA9" w:rsidRDefault="004E4D3F" w:rsidP="00376EFA">
            <w:pPr>
              <w:jc w:val="right"/>
            </w:pPr>
            <w:r w:rsidRPr="00EC1FA9">
              <w:t>-1,546</w:t>
            </w:r>
          </w:p>
        </w:tc>
        <w:tc>
          <w:tcPr>
            <w:tcW w:w="459" w:type="pct"/>
            <w:tcBorders>
              <w:top w:val="single" w:sz="4" w:space="0" w:color="auto"/>
              <w:left w:val="single" w:sz="4" w:space="0" w:color="auto"/>
              <w:bottom w:val="single" w:sz="4" w:space="0" w:color="auto"/>
              <w:right w:val="single" w:sz="4" w:space="0" w:color="auto"/>
            </w:tcBorders>
            <w:noWrap/>
            <w:hideMark/>
          </w:tcPr>
          <w:p w14:paraId="56467312" w14:textId="77777777" w:rsidR="004E4D3F" w:rsidRPr="00EC1FA9" w:rsidRDefault="004E4D3F" w:rsidP="00376EFA">
            <w:pPr>
              <w:jc w:val="right"/>
            </w:pPr>
            <w:r w:rsidRPr="00EC1FA9">
              <w:t>-64.1%</w:t>
            </w:r>
          </w:p>
        </w:tc>
        <w:tc>
          <w:tcPr>
            <w:tcW w:w="456" w:type="pct"/>
            <w:tcBorders>
              <w:top w:val="single" w:sz="4" w:space="0" w:color="auto"/>
              <w:left w:val="single" w:sz="4" w:space="0" w:color="auto"/>
              <w:bottom w:val="single" w:sz="4" w:space="0" w:color="auto"/>
              <w:right w:val="single" w:sz="4" w:space="0" w:color="auto"/>
            </w:tcBorders>
            <w:noWrap/>
            <w:hideMark/>
          </w:tcPr>
          <w:p w14:paraId="67B96848" w14:textId="77777777" w:rsidR="004E4D3F" w:rsidRPr="00EC1FA9" w:rsidRDefault="004E4D3F" w:rsidP="00376EFA">
            <w:pPr>
              <w:jc w:val="right"/>
            </w:pPr>
            <w:r w:rsidRPr="00EC1FA9">
              <w:t>69</w:t>
            </w:r>
          </w:p>
        </w:tc>
        <w:tc>
          <w:tcPr>
            <w:tcW w:w="481" w:type="pct"/>
            <w:tcBorders>
              <w:top w:val="single" w:sz="4" w:space="0" w:color="auto"/>
              <w:left w:val="single" w:sz="4" w:space="0" w:color="auto"/>
              <w:bottom w:val="single" w:sz="4" w:space="0" w:color="auto"/>
              <w:right w:val="single" w:sz="4" w:space="0" w:color="auto"/>
            </w:tcBorders>
            <w:noWrap/>
            <w:hideMark/>
          </w:tcPr>
          <w:p w14:paraId="4EE2894B" w14:textId="77777777" w:rsidR="004E4D3F" w:rsidRPr="00EC1FA9" w:rsidRDefault="004E4D3F" w:rsidP="00376EFA">
            <w:pPr>
              <w:jc w:val="right"/>
            </w:pPr>
            <w:r w:rsidRPr="00EC1FA9">
              <w:t>192</w:t>
            </w:r>
          </w:p>
        </w:tc>
        <w:tc>
          <w:tcPr>
            <w:tcW w:w="433" w:type="pct"/>
            <w:tcBorders>
              <w:top w:val="single" w:sz="4" w:space="0" w:color="auto"/>
              <w:left w:val="single" w:sz="4" w:space="0" w:color="auto"/>
              <w:bottom w:val="single" w:sz="4" w:space="0" w:color="auto"/>
              <w:right w:val="single" w:sz="4" w:space="0" w:color="auto"/>
            </w:tcBorders>
            <w:noWrap/>
            <w:hideMark/>
          </w:tcPr>
          <w:p w14:paraId="63B9D4BE" w14:textId="77777777" w:rsidR="004E4D3F" w:rsidRPr="00EC1FA9" w:rsidRDefault="004E4D3F" w:rsidP="00376EFA">
            <w:pPr>
              <w:jc w:val="right"/>
            </w:pPr>
            <w:r w:rsidRPr="00EC1FA9">
              <w:t>-123</w:t>
            </w:r>
          </w:p>
        </w:tc>
        <w:tc>
          <w:tcPr>
            <w:tcW w:w="479" w:type="pct"/>
            <w:tcBorders>
              <w:top w:val="single" w:sz="4" w:space="0" w:color="auto"/>
              <w:left w:val="single" w:sz="4" w:space="0" w:color="auto"/>
              <w:bottom w:val="single" w:sz="4" w:space="0" w:color="auto"/>
              <w:right w:val="single" w:sz="4" w:space="0" w:color="auto"/>
            </w:tcBorders>
            <w:noWrap/>
            <w:hideMark/>
          </w:tcPr>
          <w:p w14:paraId="6B235656" w14:textId="77777777" w:rsidR="004E4D3F" w:rsidRPr="00EC1FA9" w:rsidRDefault="004E4D3F" w:rsidP="00376EFA">
            <w:pPr>
              <w:jc w:val="right"/>
            </w:pPr>
            <w:r w:rsidRPr="00EC1FA9">
              <w:t>-64.1%</w:t>
            </w:r>
          </w:p>
        </w:tc>
      </w:tr>
      <w:tr w:rsidR="004E4D3F" w:rsidRPr="00EC1FA9" w14:paraId="7311CB8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AB043C" w14:textId="77777777" w:rsidR="004E4D3F" w:rsidRPr="00EC1FA9" w:rsidRDefault="004E4D3F" w:rsidP="00376EFA">
            <w:r w:rsidRPr="00EC1FA9">
              <w:t>Louisiana</w:t>
            </w:r>
          </w:p>
        </w:tc>
        <w:tc>
          <w:tcPr>
            <w:tcW w:w="611" w:type="pct"/>
            <w:tcBorders>
              <w:top w:val="single" w:sz="4" w:space="0" w:color="auto"/>
              <w:left w:val="single" w:sz="4" w:space="0" w:color="auto"/>
              <w:bottom w:val="single" w:sz="4" w:space="0" w:color="auto"/>
              <w:right w:val="single" w:sz="4" w:space="0" w:color="auto"/>
            </w:tcBorders>
            <w:noWrap/>
            <w:hideMark/>
          </w:tcPr>
          <w:p w14:paraId="66CE445E" w14:textId="77777777" w:rsidR="004E4D3F" w:rsidRPr="00EC1FA9" w:rsidRDefault="004E4D3F" w:rsidP="00376EFA">
            <w:pPr>
              <w:jc w:val="right"/>
            </w:pPr>
            <w:r w:rsidRPr="00EC1FA9">
              <w:t>5,616</w:t>
            </w:r>
          </w:p>
        </w:tc>
        <w:tc>
          <w:tcPr>
            <w:tcW w:w="540" w:type="pct"/>
            <w:tcBorders>
              <w:top w:val="single" w:sz="4" w:space="0" w:color="auto"/>
              <w:left w:val="single" w:sz="4" w:space="0" w:color="auto"/>
              <w:bottom w:val="single" w:sz="4" w:space="0" w:color="auto"/>
              <w:right w:val="single" w:sz="4" w:space="0" w:color="auto"/>
            </w:tcBorders>
            <w:noWrap/>
            <w:hideMark/>
          </w:tcPr>
          <w:p w14:paraId="1221AA6F" w14:textId="77777777" w:rsidR="004E4D3F" w:rsidRPr="00EC1FA9" w:rsidRDefault="004E4D3F" w:rsidP="00376EFA">
            <w:pPr>
              <w:jc w:val="right"/>
            </w:pPr>
            <w:r w:rsidRPr="00EC1FA9">
              <w:t>12,061</w:t>
            </w:r>
          </w:p>
        </w:tc>
        <w:tc>
          <w:tcPr>
            <w:tcW w:w="529" w:type="pct"/>
            <w:tcBorders>
              <w:top w:val="single" w:sz="4" w:space="0" w:color="auto"/>
              <w:left w:val="single" w:sz="4" w:space="0" w:color="auto"/>
              <w:bottom w:val="single" w:sz="4" w:space="0" w:color="auto"/>
              <w:right w:val="single" w:sz="4" w:space="0" w:color="auto"/>
            </w:tcBorders>
            <w:noWrap/>
            <w:hideMark/>
          </w:tcPr>
          <w:p w14:paraId="30942776" w14:textId="77777777" w:rsidR="004E4D3F" w:rsidRPr="00EC1FA9" w:rsidRDefault="004E4D3F" w:rsidP="00376EFA">
            <w:pPr>
              <w:jc w:val="right"/>
            </w:pPr>
            <w:r w:rsidRPr="00EC1FA9">
              <w:t>-6,445</w:t>
            </w:r>
          </w:p>
        </w:tc>
        <w:tc>
          <w:tcPr>
            <w:tcW w:w="459" w:type="pct"/>
            <w:tcBorders>
              <w:top w:val="single" w:sz="4" w:space="0" w:color="auto"/>
              <w:left w:val="single" w:sz="4" w:space="0" w:color="auto"/>
              <w:bottom w:val="single" w:sz="4" w:space="0" w:color="auto"/>
              <w:right w:val="single" w:sz="4" w:space="0" w:color="auto"/>
            </w:tcBorders>
            <w:noWrap/>
            <w:hideMark/>
          </w:tcPr>
          <w:p w14:paraId="3EBAAA1E" w14:textId="77777777" w:rsidR="004E4D3F" w:rsidRPr="00EC1FA9" w:rsidRDefault="004E4D3F" w:rsidP="00376EFA">
            <w:pPr>
              <w:jc w:val="right"/>
            </w:pPr>
            <w:r w:rsidRPr="00EC1FA9">
              <w:t>-53.4%</w:t>
            </w:r>
          </w:p>
        </w:tc>
        <w:tc>
          <w:tcPr>
            <w:tcW w:w="456" w:type="pct"/>
            <w:tcBorders>
              <w:top w:val="single" w:sz="4" w:space="0" w:color="auto"/>
              <w:left w:val="single" w:sz="4" w:space="0" w:color="auto"/>
              <w:bottom w:val="single" w:sz="4" w:space="0" w:color="auto"/>
              <w:right w:val="single" w:sz="4" w:space="0" w:color="auto"/>
            </w:tcBorders>
            <w:noWrap/>
            <w:hideMark/>
          </w:tcPr>
          <w:p w14:paraId="1A1D08FB" w14:textId="77777777" w:rsidR="004E4D3F" w:rsidRPr="00EC1FA9" w:rsidRDefault="004E4D3F" w:rsidP="00376EFA">
            <w:pPr>
              <w:jc w:val="right"/>
            </w:pPr>
            <w:r w:rsidRPr="00EC1FA9">
              <w:t>653</w:t>
            </w:r>
          </w:p>
        </w:tc>
        <w:tc>
          <w:tcPr>
            <w:tcW w:w="481" w:type="pct"/>
            <w:tcBorders>
              <w:top w:val="single" w:sz="4" w:space="0" w:color="auto"/>
              <w:left w:val="single" w:sz="4" w:space="0" w:color="auto"/>
              <w:bottom w:val="single" w:sz="4" w:space="0" w:color="auto"/>
              <w:right w:val="single" w:sz="4" w:space="0" w:color="auto"/>
            </w:tcBorders>
            <w:noWrap/>
            <w:hideMark/>
          </w:tcPr>
          <w:p w14:paraId="66EE54FB" w14:textId="77777777" w:rsidR="004E4D3F" w:rsidRPr="00EC1FA9" w:rsidRDefault="004E4D3F" w:rsidP="00376EFA">
            <w:pPr>
              <w:jc w:val="right"/>
            </w:pPr>
            <w:r w:rsidRPr="00EC1FA9">
              <w:t>1,401</w:t>
            </w:r>
          </w:p>
        </w:tc>
        <w:tc>
          <w:tcPr>
            <w:tcW w:w="433" w:type="pct"/>
            <w:tcBorders>
              <w:top w:val="single" w:sz="4" w:space="0" w:color="auto"/>
              <w:left w:val="single" w:sz="4" w:space="0" w:color="auto"/>
              <w:bottom w:val="single" w:sz="4" w:space="0" w:color="auto"/>
              <w:right w:val="single" w:sz="4" w:space="0" w:color="auto"/>
            </w:tcBorders>
            <w:noWrap/>
            <w:hideMark/>
          </w:tcPr>
          <w:p w14:paraId="603F0C2E" w14:textId="77777777" w:rsidR="004E4D3F" w:rsidRPr="00EC1FA9" w:rsidRDefault="004E4D3F" w:rsidP="00376EFA">
            <w:pPr>
              <w:jc w:val="right"/>
            </w:pPr>
            <w:r w:rsidRPr="00EC1FA9">
              <w:t>-749</w:t>
            </w:r>
          </w:p>
        </w:tc>
        <w:tc>
          <w:tcPr>
            <w:tcW w:w="479" w:type="pct"/>
            <w:tcBorders>
              <w:top w:val="single" w:sz="4" w:space="0" w:color="auto"/>
              <w:left w:val="single" w:sz="4" w:space="0" w:color="auto"/>
              <w:bottom w:val="single" w:sz="4" w:space="0" w:color="auto"/>
              <w:right w:val="single" w:sz="4" w:space="0" w:color="auto"/>
            </w:tcBorders>
            <w:noWrap/>
            <w:hideMark/>
          </w:tcPr>
          <w:p w14:paraId="6DC3293C" w14:textId="77777777" w:rsidR="004E4D3F" w:rsidRPr="00EC1FA9" w:rsidRDefault="004E4D3F" w:rsidP="00376EFA">
            <w:pPr>
              <w:jc w:val="right"/>
            </w:pPr>
            <w:r w:rsidRPr="00EC1FA9">
              <w:t>-53.4%</w:t>
            </w:r>
          </w:p>
        </w:tc>
      </w:tr>
      <w:tr w:rsidR="004E4D3F" w:rsidRPr="00EC1FA9" w14:paraId="08EFAC4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BA914E" w14:textId="77777777" w:rsidR="004E4D3F" w:rsidRPr="00EC1FA9" w:rsidRDefault="004E4D3F" w:rsidP="00376EFA">
            <w:r w:rsidRPr="00EC1FA9">
              <w:t>Iowa</w:t>
            </w:r>
          </w:p>
        </w:tc>
        <w:tc>
          <w:tcPr>
            <w:tcW w:w="611" w:type="pct"/>
            <w:tcBorders>
              <w:top w:val="single" w:sz="4" w:space="0" w:color="auto"/>
              <w:left w:val="single" w:sz="4" w:space="0" w:color="auto"/>
              <w:bottom w:val="single" w:sz="4" w:space="0" w:color="auto"/>
              <w:right w:val="single" w:sz="4" w:space="0" w:color="auto"/>
            </w:tcBorders>
            <w:noWrap/>
            <w:hideMark/>
          </w:tcPr>
          <w:p w14:paraId="6C650FE9" w14:textId="77777777" w:rsidR="004E4D3F" w:rsidRPr="00EC1FA9" w:rsidRDefault="004E4D3F" w:rsidP="00376EFA">
            <w:pPr>
              <w:jc w:val="right"/>
            </w:pPr>
            <w:r w:rsidRPr="00EC1FA9">
              <w:t>4,193</w:t>
            </w:r>
          </w:p>
        </w:tc>
        <w:tc>
          <w:tcPr>
            <w:tcW w:w="540" w:type="pct"/>
            <w:tcBorders>
              <w:top w:val="single" w:sz="4" w:space="0" w:color="auto"/>
              <w:left w:val="single" w:sz="4" w:space="0" w:color="auto"/>
              <w:bottom w:val="single" w:sz="4" w:space="0" w:color="auto"/>
              <w:right w:val="single" w:sz="4" w:space="0" w:color="auto"/>
            </w:tcBorders>
            <w:noWrap/>
            <w:hideMark/>
          </w:tcPr>
          <w:p w14:paraId="7C204EC8" w14:textId="77777777" w:rsidR="004E4D3F" w:rsidRPr="00EC1FA9" w:rsidRDefault="004E4D3F" w:rsidP="00376EFA">
            <w:pPr>
              <w:jc w:val="right"/>
            </w:pPr>
            <w:r w:rsidRPr="00EC1FA9">
              <w:t>7,853</w:t>
            </w:r>
          </w:p>
        </w:tc>
        <w:tc>
          <w:tcPr>
            <w:tcW w:w="529" w:type="pct"/>
            <w:tcBorders>
              <w:top w:val="single" w:sz="4" w:space="0" w:color="auto"/>
              <w:left w:val="single" w:sz="4" w:space="0" w:color="auto"/>
              <w:bottom w:val="single" w:sz="4" w:space="0" w:color="auto"/>
              <w:right w:val="single" w:sz="4" w:space="0" w:color="auto"/>
            </w:tcBorders>
            <w:noWrap/>
            <w:hideMark/>
          </w:tcPr>
          <w:p w14:paraId="7E7B59A5" w14:textId="77777777" w:rsidR="004E4D3F" w:rsidRPr="00EC1FA9" w:rsidRDefault="004E4D3F" w:rsidP="00376EFA">
            <w:pPr>
              <w:jc w:val="right"/>
            </w:pPr>
            <w:r w:rsidRPr="00EC1FA9">
              <w:t>-3,660</w:t>
            </w:r>
          </w:p>
        </w:tc>
        <w:tc>
          <w:tcPr>
            <w:tcW w:w="459" w:type="pct"/>
            <w:tcBorders>
              <w:top w:val="single" w:sz="4" w:space="0" w:color="auto"/>
              <w:left w:val="single" w:sz="4" w:space="0" w:color="auto"/>
              <w:bottom w:val="single" w:sz="4" w:space="0" w:color="auto"/>
              <w:right w:val="single" w:sz="4" w:space="0" w:color="auto"/>
            </w:tcBorders>
            <w:noWrap/>
            <w:hideMark/>
          </w:tcPr>
          <w:p w14:paraId="5D2B0D0B" w14:textId="77777777" w:rsidR="004E4D3F" w:rsidRPr="00EC1FA9" w:rsidRDefault="004E4D3F" w:rsidP="00376EFA">
            <w:pPr>
              <w:jc w:val="right"/>
            </w:pPr>
            <w:r w:rsidRPr="00EC1FA9">
              <w:t>-46.6%</w:t>
            </w:r>
          </w:p>
        </w:tc>
        <w:tc>
          <w:tcPr>
            <w:tcW w:w="456" w:type="pct"/>
            <w:tcBorders>
              <w:top w:val="single" w:sz="4" w:space="0" w:color="auto"/>
              <w:left w:val="single" w:sz="4" w:space="0" w:color="auto"/>
              <w:bottom w:val="single" w:sz="4" w:space="0" w:color="auto"/>
              <w:right w:val="single" w:sz="4" w:space="0" w:color="auto"/>
            </w:tcBorders>
            <w:noWrap/>
            <w:hideMark/>
          </w:tcPr>
          <w:p w14:paraId="57A053CF" w14:textId="77777777" w:rsidR="004E4D3F" w:rsidRPr="00EC1FA9" w:rsidRDefault="004E4D3F" w:rsidP="00376EFA">
            <w:pPr>
              <w:jc w:val="right"/>
            </w:pPr>
            <w:r w:rsidRPr="00EC1FA9">
              <w:t>519</w:t>
            </w:r>
          </w:p>
        </w:tc>
        <w:tc>
          <w:tcPr>
            <w:tcW w:w="481" w:type="pct"/>
            <w:tcBorders>
              <w:top w:val="single" w:sz="4" w:space="0" w:color="auto"/>
              <w:left w:val="single" w:sz="4" w:space="0" w:color="auto"/>
              <w:bottom w:val="single" w:sz="4" w:space="0" w:color="auto"/>
              <w:right w:val="single" w:sz="4" w:space="0" w:color="auto"/>
            </w:tcBorders>
            <w:noWrap/>
            <w:hideMark/>
          </w:tcPr>
          <w:p w14:paraId="3CBC0CDB" w14:textId="77777777" w:rsidR="004E4D3F" w:rsidRPr="00EC1FA9" w:rsidRDefault="004E4D3F" w:rsidP="00376EFA">
            <w:pPr>
              <w:jc w:val="right"/>
            </w:pPr>
            <w:r w:rsidRPr="00EC1FA9">
              <w:t>971</w:t>
            </w:r>
          </w:p>
        </w:tc>
        <w:tc>
          <w:tcPr>
            <w:tcW w:w="433" w:type="pct"/>
            <w:tcBorders>
              <w:top w:val="single" w:sz="4" w:space="0" w:color="auto"/>
              <w:left w:val="single" w:sz="4" w:space="0" w:color="auto"/>
              <w:bottom w:val="single" w:sz="4" w:space="0" w:color="auto"/>
              <w:right w:val="single" w:sz="4" w:space="0" w:color="auto"/>
            </w:tcBorders>
            <w:noWrap/>
            <w:hideMark/>
          </w:tcPr>
          <w:p w14:paraId="1546138A" w14:textId="77777777" w:rsidR="004E4D3F" w:rsidRPr="00EC1FA9" w:rsidRDefault="004E4D3F" w:rsidP="00376EFA">
            <w:pPr>
              <w:jc w:val="right"/>
            </w:pPr>
            <w:r w:rsidRPr="00EC1FA9">
              <w:t>-453</w:t>
            </w:r>
          </w:p>
        </w:tc>
        <w:tc>
          <w:tcPr>
            <w:tcW w:w="479" w:type="pct"/>
            <w:tcBorders>
              <w:top w:val="single" w:sz="4" w:space="0" w:color="auto"/>
              <w:left w:val="single" w:sz="4" w:space="0" w:color="auto"/>
              <w:bottom w:val="single" w:sz="4" w:space="0" w:color="auto"/>
              <w:right w:val="single" w:sz="4" w:space="0" w:color="auto"/>
            </w:tcBorders>
            <w:noWrap/>
            <w:hideMark/>
          </w:tcPr>
          <w:p w14:paraId="3C6850C7" w14:textId="77777777" w:rsidR="004E4D3F" w:rsidRPr="00EC1FA9" w:rsidRDefault="004E4D3F" w:rsidP="00376EFA">
            <w:pPr>
              <w:jc w:val="right"/>
            </w:pPr>
            <w:r w:rsidRPr="00EC1FA9">
              <w:t>-46.6%</w:t>
            </w:r>
          </w:p>
        </w:tc>
      </w:tr>
      <w:tr w:rsidR="004E4D3F" w:rsidRPr="00EC1FA9" w14:paraId="6D45B2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DAFD170" w14:textId="77777777" w:rsidR="004E4D3F" w:rsidRPr="00EC1FA9" w:rsidRDefault="004E4D3F" w:rsidP="00376EFA">
            <w:r w:rsidRPr="00EC1FA9">
              <w:t>Illinois</w:t>
            </w:r>
          </w:p>
        </w:tc>
        <w:tc>
          <w:tcPr>
            <w:tcW w:w="611" w:type="pct"/>
            <w:tcBorders>
              <w:top w:val="single" w:sz="4" w:space="0" w:color="auto"/>
              <w:left w:val="single" w:sz="4" w:space="0" w:color="auto"/>
              <w:bottom w:val="single" w:sz="4" w:space="0" w:color="auto"/>
              <w:right w:val="single" w:sz="4" w:space="0" w:color="auto"/>
            </w:tcBorders>
            <w:noWrap/>
            <w:hideMark/>
          </w:tcPr>
          <w:p w14:paraId="0D02ACC1" w14:textId="77777777" w:rsidR="004E4D3F" w:rsidRPr="00EC1FA9" w:rsidRDefault="004E4D3F" w:rsidP="00376EFA">
            <w:pPr>
              <w:jc w:val="right"/>
            </w:pPr>
            <w:r w:rsidRPr="00EC1FA9">
              <w:t>18,264</w:t>
            </w:r>
          </w:p>
        </w:tc>
        <w:tc>
          <w:tcPr>
            <w:tcW w:w="540" w:type="pct"/>
            <w:tcBorders>
              <w:top w:val="single" w:sz="4" w:space="0" w:color="auto"/>
              <w:left w:val="single" w:sz="4" w:space="0" w:color="auto"/>
              <w:bottom w:val="single" w:sz="4" w:space="0" w:color="auto"/>
              <w:right w:val="single" w:sz="4" w:space="0" w:color="auto"/>
            </w:tcBorders>
            <w:noWrap/>
            <w:hideMark/>
          </w:tcPr>
          <w:p w14:paraId="3AAA0D5A" w14:textId="77777777" w:rsidR="004E4D3F" w:rsidRPr="00EC1FA9" w:rsidRDefault="004E4D3F" w:rsidP="00376EFA">
            <w:pPr>
              <w:jc w:val="right"/>
            </w:pPr>
            <w:r w:rsidRPr="00EC1FA9">
              <w:t>33,756</w:t>
            </w:r>
          </w:p>
        </w:tc>
        <w:tc>
          <w:tcPr>
            <w:tcW w:w="529" w:type="pct"/>
            <w:tcBorders>
              <w:top w:val="single" w:sz="4" w:space="0" w:color="auto"/>
              <w:left w:val="single" w:sz="4" w:space="0" w:color="auto"/>
              <w:bottom w:val="single" w:sz="4" w:space="0" w:color="auto"/>
              <w:right w:val="single" w:sz="4" w:space="0" w:color="auto"/>
            </w:tcBorders>
            <w:noWrap/>
            <w:hideMark/>
          </w:tcPr>
          <w:p w14:paraId="28CF1A1A" w14:textId="77777777" w:rsidR="004E4D3F" w:rsidRPr="00EC1FA9" w:rsidRDefault="004E4D3F" w:rsidP="00376EFA">
            <w:pPr>
              <w:jc w:val="right"/>
            </w:pPr>
            <w:r w:rsidRPr="00EC1FA9">
              <w:t>-15,492</w:t>
            </w:r>
          </w:p>
        </w:tc>
        <w:tc>
          <w:tcPr>
            <w:tcW w:w="459" w:type="pct"/>
            <w:tcBorders>
              <w:top w:val="single" w:sz="4" w:space="0" w:color="auto"/>
              <w:left w:val="single" w:sz="4" w:space="0" w:color="auto"/>
              <w:bottom w:val="single" w:sz="4" w:space="0" w:color="auto"/>
              <w:right w:val="single" w:sz="4" w:space="0" w:color="auto"/>
            </w:tcBorders>
            <w:noWrap/>
            <w:hideMark/>
          </w:tcPr>
          <w:p w14:paraId="2C291A35" w14:textId="77777777" w:rsidR="004E4D3F" w:rsidRPr="00EC1FA9" w:rsidRDefault="004E4D3F" w:rsidP="00376EFA">
            <w:pPr>
              <w:jc w:val="right"/>
            </w:pPr>
            <w:r w:rsidRPr="00EC1FA9">
              <w:t>-45.9%</w:t>
            </w:r>
          </w:p>
        </w:tc>
        <w:tc>
          <w:tcPr>
            <w:tcW w:w="456" w:type="pct"/>
            <w:tcBorders>
              <w:top w:val="single" w:sz="4" w:space="0" w:color="auto"/>
              <w:left w:val="single" w:sz="4" w:space="0" w:color="auto"/>
              <w:bottom w:val="single" w:sz="4" w:space="0" w:color="auto"/>
              <w:right w:val="single" w:sz="4" w:space="0" w:color="auto"/>
            </w:tcBorders>
            <w:noWrap/>
            <w:hideMark/>
          </w:tcPr>
          <w:p w14:paraId="3FDF3706" w14:textId="77777777" w:rsidR="004E4D3F" w:rsidRPr="00EC1FA9" w:rsidRDefault="004E4D3F" w:rsidP="00376EFA">
            <w:pPr>
              <w:jc w:val="right"/>
            </w:pPr>
            <w:r w:rsidRPr="00EC1FA9">
              <w:t>4,509</w:t>
            </w:r>
          </w:p>
        </w:tc>
        <w:tc>
          <w:tcPr>
            <w:tcW w:w="481" w:type="pct"/>
            <w:tcBorders>
              <w:top w:val="single" w:sz="4" w:space="0" w:color="auto"/>
              <w:left w:val="single" w:sz="4" w:space="0" w:color="auto"/>
              <w:bottom w:val="single" w:sz="4" w:space="0" w:color="auto"/>
              <w:right w:val="single" w:sz="4" w:space="0" w:color="auto"/>
            </w:tcBorders>
            <w:noWrap/>
            <w:hideMark/>
          </w:tcPr>
          <w:p w14:paraId="714EBDDD" w14:textId="77777777" w:rsidR="004E4D3F" w:rsidRPr="00EC1FA9" w:rsidRDefault="004E4D3F" w:rsidP="00376EFA">
            <w:pPr>
              <w:jc w:val="right"/>
            </w:pPr>
            <w:r w:rsidRPr="00EC1FA9">
              <w:t>8,333</w:t>
            </w:r>
          </w:p>
        </w:tc>
        <w:tc>
          <w:tcPr>
            <w:tcW w:w="433" w:type="pct"/>
            <w:tcBorders>
              <w:top w:val="single" w:sz="4" w:space="0" w:color="auto"/>
              <w:left w:val="single" w:sz="4" w:space="0" w:color="auto"/>
              <w:bottom w:val="single" w:sz="4" w:space="0" w:color="auto"/>
              <w:right w:val="single" w:sz="4" w:space="0" w:color="auto"/>
            </w:tcBorders>
            <w:noWrap/>
            <w:hideMark/>
          </w:tcPr>
          <w:p w14:paraId="74D6BB92" w14:textId="77777777" w:rsidR="004E4D3F" w:rsidRPr="00EC1FA9" w:rsidRDefault="004E4D3F" w:rsidP="00376EFA">
            <w:pPr>
              <w:jc w:val="right"/>
            </w:pPr>
            <w:r w:rsidRPr="00EC1FA9">
              <w:t>-3,824</w:t>
            </w:r>
          </w:p>
        </w:tc>
        <w:tc>
          <w:tcPr>
            <w:tcW w:w="479" w:type="pct"/>
            <w:tcBorders>
              <w:top w:val="single" w:sz="4" w:space="0" w:color="auto"/>
              <w:left w:val="single" w:sz="4" w:space="0" w:color="auto"/>
              <w:bottom w:val="single" w:sz="4" w:space="0" w:color="auto"/>
              <w:right w:val="single" w:sz="4" w:space="0" w:color="auto"/>
            </w:tcBorders>
            <w:noWrap/>
            <w:hideMark/>
          </w:tcPr>
          <w:p w14:paraId="6CE6CCA4" w14:textId="77777777" w:rsidR="004E4D3F" w:rsidRPr="00EC1FA9" w:rsidRDefault="004E4D3F" w:rsidP="00376EFA">
            <w:pPr>
              <w:jc w:val="right"/>
            </w:pPr>
            <w:r w:rsidRPr="00EC1FA9">
              <w:t>-45.9%</w:t>
            </w:r>
          </w:p>
        </w:tc>
      </w:tr>
      <w:tr w:rsidR="004E4D3F" w:rsidRPr="00EC1FA9" w14:paraId="6A44725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DCD8C0" w14:textId="77777777" w:rsidR="004E4D3F" w:rsidRPr="00EC1FA9" w:rsidRDefault="004E4D3F" w:rsidP="00376EFA">
            <w:r w:rsidRPr="00EC1FA9">
              <w:t>New Mexico</w:t>
            </w:r>
          </w:p>
        </w:tc>
        <w:tc>
          <w:tcPr>
            <w:tcW w:w="611" w:type="pct"/>
            <w:tcBorders>
              <w:top w:val="single" w:sz="4" w:space="0" w:color="auto"/>
              <w:left w:val="single" w:sz="4" w:space="0" w:color="auto"/>
              <w:bottom w:val="single" w:sz="4" w:space="0" w:color="auto"/>
              <w:right w:val="single" w:sz="4" w:space="0" w:color="auto"/>
            </w:tcBorders>
            <w:noWrap/>
            <w:hideMark/>
          </w:tcPr>
          <w:p w14:paraId="2473FCEB" w14:textId="77777777" w:rsidR="004E4D3F" w:rsidRPr="00EC1FA9" w:rsidRDefault="004E4D3F" w:rsidP="00376EFA">
            <w:pPr>
              <w:jc w:val="right"/>
            </w:pPr>
            <w:r w:rsidRPr="00EC1FA9">
              <w:t>3,047</w:t>
            </w:r>
          </w:p>
        </w:tc>
        <w:tc>
          <w:tcPr>
            <w:tcW w:w="540" w:type="pct"/>
            <w:tcBorders>
              <w:top w:val="single" w:sz="4" w:space="0" w:color="auto"/>
              <w:left w:val="single" w:sz="4" w:space="0" w:color="auto"/>
              <w:bottom w:val="single" w:sz="4" w:space="0" w:color="auto"/>
              <w:right w:val="single" w:sz="4" w:space="0" w:color="auto"/>
            </w:tcBorders>
            <w:noWrap/>
            <w:hideMark/>
          </w:tcPr>
          <w:p w14:paraId="10BA7B92" w14:textId="77777777" w:rsidR="004E4D3F" w:rsidRPr="00EC1FA9" w:rsidRDefault="004E4D3F" w:rsidP="00376EFA">
            <w:pPr>
              <w:jc w:val="right"/>
            </w:pPr>
            <w:r w:rsidRPr="00EC1FA9">
              <w:t>5,595</w:t>
            </w:r>
          </w:p>
        </w:tc>
        <w:tc>
          <w:tcPr>
            <w:tcW w:w="529" w:type="pct"/>
            <w:tcBorders>
              <w:top w:val="single" w:sz="4" w:space="0" w:color="auto"/>
              <w:left w:val="single" w:sz="4" w:space="0" w:color="auto"/>
              <w:bottom w:val="single" w:sz="4" w:space="0" w:color="auto"/>
              <w:right w:val="single" w:sz="4" w:space="0" w:color="auto"/>
            </w:tcBorders>
            <w:noWrap/>
            <w:hideMark/>
          </w:tcPr>
          <w:p w14:paraId="5D234C5B" w14:textId="77777777" w:rsidR="004E4D3F" w:rsidRPr="00EC1FA9" w:rsidRDefault="004E4D3F" w:rsidP="00376EFA">
            <w:pPr>
              <w:jc w:val="right"/>
            </w:pPr>
            <w:r w:rsidRPr="00EC1FA9">
              <w:t>-2,548</w:t>
            </w:r>
          </w:p>
        </w:tc>
        <w:tc>
          <w:tcPr>
            <w:tcW w:w="459" w:type="pct"/>
            <w:tcBorders>
              <w:top w:val="single" w:sz="4" w:space="0" w:color="auto"/>
              <w:left w:val="single" w:sz="4" w:space="0" w:color="auto"/>
              <w:bottom w:val="single" w:sz="4" w:space="0" w:color="auto"/>
              <w:right w:val="single" w:sz="4" w:space="0" w:color="auto"/>
            </w:tcBorders>
            <w:noWrap/>
            <w:hideMark/>
          </w:tcPr>
          <w:p w14:paraId="2E35215E" w14:textId="77777777" w:rsidR="004E4D3F" w:rsidRPr="00EC1FA9" w:rsidRDefault="004E4D3F" w:rsidP="00376EFA">
            <w:pPr>
              <w:jc w:val="right"/>
            </w:pPr>
            <w:r w:rsidRPr="00EC1FA9">
              <w:t>-45.5%</w:t>
            </w:r>
          </w:p>
        </w:tc>
        <w:tc>
          <w:tcPr>
            <w:tcW w:w="456" w:type="pct"/>
            <w:tcBorders>
              <w:top w:val="single" w:sz="4" w:space="0" w:color="auto"/>
              <w:left w:val="single" w:sz="4" w:space="0" w:color="auto"/>
              <w:bottom w:val="single" w:sz="4" w:space="0" w:color="auto"/>
              <w:right w:val="single" w:sz="4" w:space="0" w:color="auto"/>
            </w:tcBorders>
            <w:noWrap/>
            <w:hideMark/>
          </w:tcPr>
          <w:p w14:paraId="474DD29D" w14:textId="77777777" w:rsidR="004E4D3F" w:rsidRPr="00EC1FA9" w:rsidRDefault="004E4D3F" w:rsidP="00376EFA">
            <w:pPr>
              <w:jc w:val="right"/>
            </w:pPr>
            <w:r w:rsidRPr="00EC1FA9">
              <w:t>471</w:t>
            </w:r>
          </w:p>
        </w:tc>
        <w:tc>
          <w:tcPr>
            <w:tcW w:w="481" w:type="pct"/>
            <w:tcBorders>
              <w:top w:val="single" w:sz="4" w:space="0" w:color="auto"/>
              <w:left w:val="single" w:sz="4" w:space="0" w:color="auto"/>
              <w:bottom w:val="single" w:sz="4" w:space="0" w:color="auto"/>
              <w:right w:val="single" w:sz="4" w:space="0" w:color="auto"/>
            </w:tcBorders>
            <w:noWrap/>
            <w:hideMark/>
          </w:tcPr>
          <w:p w14:paraId="0F95A51C" w14:textId="77777777" w:rsidR="004E4D3F" w:rsidRPr="00EC1FA9" w:rsidRDefault="004E4D3F" w:rsidP="00376EFA">
            <w:pPr>
              <w:jc w:val="right"/>
            </w:pPr>
            <w:r w:rsidRPr="00EC1FA9">
              <w:t>864</w:t>
            </w:r>
          </w:p>
        </w:tc>
        <w:tc>
          <w:tcPr>
            <w:tcW w:w="433" w:type="pct"/>
            <w:tcBorders>
              <w:top w:val="single" w:sz="4" w:space="0" w:color="auto"/>
              <w:left w:val="single" w:sz="4" w:space="0" w:color="auto"/>
              <w:bottom w:val="single" w:sz="4" w:space="0" w:color="auto"/>
              <w:right w:val="single" w:sz="4" w:space="0" w:color="auto"/>
            </w:tcBorders>
            <w:noWrap/>
            <w:hideMark/>
          </w:tcPr>
          <w:p w14:paraId="7AEBCF00" w14:textId="77777777" w:rsidR="004E4D3F" w:rsidRPr="00EC1FA9" w:rsidRDefault="004E4D3F" w:rsidP="00376EFA">
            <w:pPr>
              <w:jc w:val="right"/>
            </w:pPr>
            <w:r w:rsidRPr="00EC1FA9">
              <w:t>-394</w:t>
            </w:r>
          </w:p>
        </w:tc>
        <w:tc>
          <w:tcPr>
            <w:tcW w:w="479" w:type="pct"/>
            <w:tcBorders>
              <w:top w:val="single" w:sz="4" w:space="0" w:color="auto"/>
              <w:left w:val="single" w:sz="4" w:space="0" w:color="auto"/>
              <w:bottom w:val="single" w:sz="4" w:space="0" w:color="auto"/>
              <w:right w:val="single" w:sz="4" w:space="0" w:color="auto"/>
            </w:tcBorders>
            <w:noWrap/>
            <w:hideMark/>
          </w:tcPr>
          <w:p w14:paraId="43713D2B" w14:textId="77777777" w:rsidR="004E4D3F" w:rsidRPr="00EC1FA9" w:rsidRDefault="004E4D3F" w:rsidP="00376EFA">
            <w:pPr>
              <w:jc w:val="right"/>
            </w:pPr>
            <w:r w:rsidRPr="00EC1FA9">
              <w:t>-45.5%</w:t>
            </w:r>
          </w:p>
        </w:tc>
      </w:tr>
      <w:tr w:rsidR="004E4D3F" w:rsidRPr="00EC1FA9" w14:paraId="23B555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EE42829" w14:textId="77777777" w:rsidR="004E4D3F" w:rsidRPr="00EC1FA9" w:rsidRDefault="004E4D3F" w:rsidP="00376EFA">
            <w:r w:rsidRPr="00EC1FA9">
              <w:t>Washington</w:t>
            </w:r>
          </w:p>
        </w:tc>
        <w:tc>
          <w:tcPr>
            <w:tcW w:w="611" w:type="pct"/>
            <w:tcBorders>
              <w:top w:val="single" w:sz="4" w:space="0" w:color="auto"/>
              <w:left w:val="single" w:sz="4" w:space="0" w:color="auto"/>
              <w:bottom w:val="single" w:sz="4" w:space="0" w:color="auto"/>
              <w:right w:val="single" w:sz="4" w:space="0" w:color="auto"/>
            </w:tcBorders>
            <w:noWrap/>
            <w:hideMark/>
          </w:tcPr>
          <w:p w14:paraId="71E58695" w14:textId="77777777" w:rsidR="004E4D3F" w:rsidRPr="00EC1FA9" w:rsidRDefault="004E4D3F" w:rsidP="00376EFA">
            <w:pPr>
              <w:jc w:val="right"/>
            </w:pPr>
            <w:r w:rsidRPr="00EC1FA9">
              <w:t>9,559</w:t>
            </w:r>
          </w:p>
        </w:tc>
        <w:tc>
          <w:tcPr>
            <w:tcW w:w="540" w:type="pct"/>
            <w:tcBorders>
              <w:top w:val="single" w:sz="4" w:space="0" w:color="auto"/>
              <w:left w:val="single" w:sz="4" w:space="0" w:color="auto"/>
              <w:bottom w:val="single" w:sz="4" w:space="0" w:color="auto"/>
              <w:right w:val="single" w:sz="4" w:space="0" w:color="auto"/>
            </w:tcBorders>
            <w:noWrap/>
            <w:hideMark/>
          </w:tcPr>
          <w:p w14:paraId="0D68EC3B" w14:textId="77777777" w:rsidR="004E4D3F" w:rsidRPr="00EC1FA9" w:rsidRDefault="004E4D3F" w:rsidP="00376EFA">
            <w:pPr>
              <w:jc w:val="right"/>
            </w:pPr>
            <w:r w:rsidRPr="00EC1FA9">
              <w:t>17,059</w:t>
            </w:r>
          </w:p>
        </w:tc>
        <w:tc>
          <w:tcPr>
            <w:tcW w:w="529" w:type="pct"/>
            <w:tcBorders>
              <w:top w:val="single" w:sz="4" w:space="0" w:color="auto"/>
              <w:left w:val="single" w:sz="4" w:space="0" w:color="auto"/>
              <w:bottom w:val="single" w:sz="4" w:space="0" w:color="auto"/>
              <w:right w:val="single" w:sz="4" w:space="0" w:color="auto"/>
            </w:tcBorders>
            <w:noWrap/>
            <w:hideMark/>
          </w:tcPr>
          <w:p w14:paraId="0D3B4EB5" w14:textId="77777777" w:rsidR="004E4D3F" w:rsidRPr="00EC1FA9" w:rsidRDefault="004E4D3F" w:rsidP="00376EFA">
            <w:pPr>
              <w:jc w:val="right"/>
            </w:pPr>
            <w:r w:rsidRPr="00EC1FA9">
              <w:t>-7,500</w:t>
            </w:r>
          </w:p>
        </w:tc>
        <w:tc>
          <w:tcPr>
            <w:tcW w:w="459" w:type="pct"/>
            <w:tcBorders>
              <w:top w:val="single" w:sz="4" w:space="0" w:color="auto"/>
              <w:left w:val="single" w:sz="4" w:space="0" w:color="auto"/>
              <w:bottom w:val="single" w:sz="4" w:space="0" w:color="auto"/>
              <w:right w:val="single" w:sz="4" w:space="0" w:color="auto"/>
            </w:tcBorders>
            <w:noWrap/>
            <w:hideMark/>
          </w:tcPr>
          <w:p w14:paraId="37471CDE" w14:textId="77777777" w:rsidR="004E4D3F" w:rsidRPr="00EC1FA9" w:rsidRDefault="004E4D3F" w:rsidP="00376EFA">
            <w:pPr>
              <w:jc w:val="right"/>
            </w:pPr>
            <w:r w:rsidRPr="00EC1FA9">
              <w:t>-44.0%</w:t>
            </w:r>
          </w:p>
        </w:tc>
        <w:tc>
          <w:tcPr>
            <w:tcW w:w="456" w:type="pct"/>
            <w:tcBorders>
              <w:top w:val="single" w:sz="4" w:space="0" w:color="auto"/>
              <w:left w:val="single" w:sz="4" w:space="0" w:color="auto"/>
              <w:bottom w:val="single" w:sz="4" w:space="0" w:color="auto"/>
              <w:right w:val="single" w:sz="4" w:space="0" w:color="auto"/>
            </w:tcBorders>
            <w:noWrap/>
            <w:hideMark/>
          </w:tcPr>
          <w:p w14:paraId="3E2B4372" w14:textId="77777777" w:rsidR="004E4D3F" w:rsidRPr="00EC1FA9" w:rsidRDefault="004E4D3F" w:rsidP="00376EFA">
            <w:pPr>
              <w:jc w:val="right"/>
            </w:pPr>
            <w:r w:rsidRPr="00EC1FA9">
              <w:t>1,703</w:t>
            </w:r>
          </w:p>
        </w:tc>
        <w:tc>
          <w:tcPr>
            <w:tcW w:w="481" w:type="pct"/>
            <w:tcBorders>
              <w:top w:val="single" w:sz="4" w:space="0" w:color="auto"/>
              <w:left w:val="single" w:sz="4" w:space="0" w:color="auto"/>
              <w:bottom w:val="single" w:sz="4" w:space="0" w:color="auto"/>
              <w:right w:val="single" w:sz="4" w:space="0" w:color="auto"/>
            </w:tcBorders>
            <w:noWrap/>
            <w:hideMark/>
          </w:tcPr>
          <w:p w14:paraId="1CC73B3E" w14:textId="77777777" w:rsidR="004E4D3F" w:rsidRPr="00EC1FA9" w:rsidRDefault="004E4D3F" w:rsidP="00376EFA">
            <w:pPr>
              <w:jc w:val="right"/>
            </w:pPr>
            <w:r w:rsidRPr="00EC1FA9">
              <w:t>3,039</w:t>
            </w:r>
          </w:p>
        </w:tc>
        <w:tc>
          <w:tcPr>
            <w:tcW w:w="433" w:type="pct"/>
            <w:tcBorders>
              <w:top w:val="single" w:sz="4" w:space="0" w:color="auto"/>
              <w:left w:val="single" w:sz="4" w:space="0" w:color="auto"/>
              <w:bottom w:val="single" w:sz="4" w:space="0" w:color="auto"/>
              <w:right w:val="single" w:sz="4" w:space="0" w:color="auto"/>
            </w:tcBorders>
            <w:noWrap/>
            <w:hideMark/>
          </w:tcPr>
          <w:p w14:paraId="2238704C" w14:textId="77777777" w:rsidR="004E4D3F" w:rsidRPr="00EC1FA9" w:rsidRDefault="004E4D3F" w:rsidP="00376EFA">
            <w:pPr>
              <w:jc w:val="right"/>
            </w:pPr>
            <w:r w:rsidRPr="00EC1FA9">
              <w:t>-1,336</w:t>
            </w:r>
          </w:p>
        </w:tc>
        <w:tc>
          <w:tcPr>
            <w:tcW w:w="479" w:type="pct"/>
            <w:tcBorders>
              <w:top w:val="single" w:sz="4" w:space="0" w:color="auto"/>
              <w:left w:val="single" w:sz="4" w:space="0" w:color="auto"/>
              <w:bottom w:val="single" w:sz="4" w:space="0" w:color="auto"/>
              <w:right w:val="single" w:sz="4" w:space="0" w:color="auto"/>
            </w:tcBorders>
            <w:noWrap/>
            <w:hideMark/>
          </w:tcPr>
          <w:p w14:paraId="6A38E4FB" w14:textId="77777777" w:rsidR="004E4D3F" w:rsidRPr="00EC1FA9" w:rsidRDefault="004E4D3F" w:rsidP="00376EFA">
            <w:pPr>
              <w:jc w:val="right"/>
            </w:pPr>
            <w:r w:rsidRPr="00EC1FA9">
              <w:t>-44.0%</w:t>
            </w:r>
          </w:p>
        </w:tc>
      </w:tr>
      <w:tr w:rsidR="004E4D3F" w:rsidRPr="00EC1FA9" w14:paraId="30984C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E8D2585" w14:textId="77777777" w:rsidR="004E4D3F" w:rsidRPr="00EC1FA9" w:rsidRDefault="004E4D3F" w:rsidP="00376EFA">
            <w:r w:rsidRPr="00EC1FA9">
              <w:t>Georgia</w:t>
            </w:r>
          </w:p>
        </w:tc>
        <w:tc>
          <w:tcPr>
            <w:tcW w:w="611" w:type="pct"/>
            <w:tcBorders>
              <w:top w:val="single" w:sz="4" w:space="0" w:color="auto"/>
              <w:left w:val="single" w:sz="4" w:space="0" w:color="auto"/>
              <w:bottom w:val="single" w:sz="4" w:space="0" w:color="auto"/>
              <w:right w:val="single" w:sz="4" w:space="0" w:color="auto"/>
            </w:tcBorders>
            <w:noWrap/>
            <w:hideMark/>
          </w:tcPr>
          <w:p w14:paraId="07E54FF0" w14:textId="77777777" w:rsidR="004E4D3F" w:rsidRPr="00EC1FA9" w:rsidRDefault="004E4D3F" w:rsidP="00376EFA">
            <w:pPr>
              <w:jc w:val="right"/>
            </w:pPr>
            <w:r w:rsidRPr="00EC1FA9">
              <w:t>19,165</w:t>
            </w:r>
          </w:p>
        </w:tc>
        <w:tc>
          <w:tcPr>
            <w:tcW w:w="540" w:type="pct"/>
            <w:tcBorders>
              <w:top w:val="single" w:sz="4" w:space="0" w:color="auto"/>
              <w:left w:val="single" w:sz="4" w:space="0" w:color="auto"/>
              <w:bottom w:val="single" w:sz="4" w:space="0" w:color="auto"/>
              <w:right w:val="single" w:sz="4" w:space="0" w:color="auto"/>
            </w:tcBorders>
            <w:noWrap/>
            <w:hideMark/>
          </w:tcPr>
          <w:p w14:paraId="03385DF8" w14:textId="77777777" w:rsidR="004E4D3F" w:rsidRPr="00EC1FA9" w:rsidRDefault="004E4D3F" w:rsidP="00376EFA">
            <w:pPr>
              <w:jc w:val="right"/>
            </w:pPr>
            <w:r w:rsidRPr="00EC1FA9">
              <w:t>26,878</w:t>
            </w:r>
          </w:p>
        </w:tc>
        <w:tc>
          <w:tcPr>
            <w:tcW w:w="529" w:type="pct"/>
            <w:tcBorders>
              <w:top w:val="single" w:sz="4" w:space="0" w:color="auto"/>
              <w:left w:val="single" w:sz="4" w:space="0" w:color="auto"/>
              <w:bottom w:val="single" w:sz="4" w:space="0" w:color="auto"/>
              <w:right w:val="single" w:sz="4" w:space="0" w:color="auto"/>
            </w:tcBorders>
            <w:noWrap/>
            <w:hideMark/>
          </w:tcPr>
          <w:p w14:paraId="247993EA" w14:textId="77777777" w:rsidR="004E4D3F" w:rsidRPr="00EC1FA9" w:rsidRDefault="004E4D3F" w:rsidP="00376EFA">
            <w:pPr>
              <w:jc w:val="right"/>
            </w:pPr>
            <w:r w:rsidRPr="00EC1FA9">
              <w:t>-7,713</w:t>
            </w:r>
          </w:p>
        </w:tc>
        <w:tc>
          <w:tcPr>
            <w:tcW w:w="459" w:type="pct"/>
            <w:tcBorders>
              <w:top w:val="single" w:sz="4" w:space="0" w:color="auto"/>
              <w:left w:val="single" w:sz="4" w:space="0" w:color="auto"/>
              <w:bottom w:val="single" w:sz="4" w:space="0" w:color="auto"/>
              <w:right w:val="single" w:sz="4" w:space="0" w:color="auto"/>
            </w:tcBorders>
            <w:noWrap/>
            <w:hideMark/>
          </w:tcPr>
          <w:p w14:paraId="672C40EA" w14:textId="77777777" w:rsidR="004E4D3F" w:rsidRPr="00EC1FA9" w:rsidRDefault="004E4D3F" w:rsidP="00376EFA">
            <w:pPr>
              <w:jc w:val="right"/>
            </w:pPr>
            <w:r w:rsidRPr="00EC1FA9">
              <w:t>-28.7%</w:t>
            </w:r>
          </w:p>
        </w:tc>
        <w:tc>
          <w:tcPr>
            <w:tcW w:w="456" w:type="pct"/>
            <w:tcBorders>
              <w:top w:val="single" w:sz="4" w:space="0" w:color="auto"/>
              <w:left w:val="single" w:sz="4" w:space="0" w:color="auto"/>
              <w:bottom w:val="single" w:sz="4" w:space="0" w:color="auto"/>
              <w:right w:val="single" w:sz="4" w:space="0" w:color="auto"/>
            </w:tcBorders>
            <w:noWrap/>
            <w:hideMark/>
          </w:tcPr>
          <w:p w14:paraId="27C337BC" w14:textId="77777777" w:rsidR="004E4D3F" w:rsidRPr="00EC1FA9" w:rsidRDefault="004E4D3F" w:rsidP="00376EFA">
            <w:pPr>
              <w:jc w:val="right"/>
            </w:pPr>
            <w:r w:rsidRPr="00EC1FA9">
              <w:t>2,772</w:t>
            </w:r>
          </w:p>
        </w:tc>
        <w:tc>
          <w:tcPr>
            <w:tcW w:w="481" w:type="pct"/>
            <w:tcBorders>
              <w:top w:val="single" w:sz="4" w:space="0" w:color="auto"/>
              <w:left w:val="single" w:sz="4" w:space="0" w:color="auto"/>
              <w:bottom w:val="single" w:sz="4" w:space="0" w:color="auto"/>
              <w:right w:val="single" w:sz="4" w:space="0" w:color="auto"/>
            </w:tcBorders>
            <w:noWrap/>
            <w:hideMark/>
          </w:tcPr>
          <w:p w14:paraId="073E0243" w14:textId="77777777" w:rsidR="004E4D3F" w:rsidRPr="00EC1FA9" w:rsidRDefault="004E4D3F" w:rsidP="00376EFA">
            <w:pPr>
              <w:jc w:val="right"/>
            </w:pPr>
            <w:r w:rsidRPr="00EC1FA9">
              <w:t>3,887</w:t>
            </w:r>
          </w:p>
        </w:tc>
        <w:tc>
          <w:tcPr>
            <w:tcW w:w="433" w:type="pct"/>
            <w:tcBorders>
              <w:top w:val="single" w:sz="4" w:space="0" w:color="auto"/>
              <w:left w:val="single" w:sz="4" w:space="0" w:color="auto"/>
              <w:bottom w:val="single" w:sz="4" w:space="0" w:color="auto"/>
              <w:right w:val="single" w:sz="4" w:space="0" w:color="auto"/>
            </w:tcBorders>
            <w:noWrap/>
            <w:hideMark/>
          </w:tcPr>
          <w:p w14:paraId="70E98B72" w14:textId="77777777" w:rsidR="004E4D3F" w:rsidRPr="00EC1FA9" w:rsidRDefault="004E4D3F" w:rsidP="00376EFA">
            <w:pPr>
              <w:jc w:val="right"/>
            </w:pPr>
            <w:r w:rsidRPr="00EC1FA9">
              <w:t>-1,115</w:t>
            </w:r>
          </w:p>
        </w:tc>
        <w:tc>
          <w:tcPr>
            <w:tcW w:w="479" w:type="pct"/>
            <w:tcBorders>
              <w:top w:val="single" w:sz="4" w:space="0" w:color="auto"/>
              <w:left w:val="single" w:sz="4" w:space="0" w:color="auto"/>
              <w:bottom w:val="single" w:sz="4" w:space="0" w:color="auto"/>
              <w:right w:val="single" w:sz="4" w:space="0" w:color="auto"/>
            </w:tcBorders>
            <w:noWrap/>
            <w:hideMark/>
          </w:tcPr>
          <w:p w14:paraId="4A977CB7" w14:textId="77777777" w:rsidR="004E4D3F" w:rsidRPr="00EC1FA9" w:rsidRDefault="004E4D3F" w:rsidP="00376EFA">
            <w:pPr>
              <w:jc w:val="right"/>
            </w:pPr>
            <w:r w:rsidRPr="00EC1FA9">
              <w:t>-28.7%</w:t>
            </w:r>
          </w:p>
        </w:tc>
      </w:tr>
      <w:tr w:rsidR="004E4D3F" w:rsidRPr="00EC1FA9" w14:paraId="75D5564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DB4EFCE" w14:textId="77777777" w:rsidR="004E4D3F" w:rsidRPr="00EC1FA9" w:rsidRDefault="004E4D3F" w:rsidP="00376EFA">
            <w:r w:rsidRPr="00EC1FA9">
              <w:t>Kansas</w:t>
            </w:r>
          </w:p>
        </w:tc>
        <w:tc>
          <w:tcPr>
            <w:tcW w:w="611" w:type="pct"/>
            <w:tcBorders>
              <w:top w:val="single" w:sz="4" w:space="0" w:color="auto"/>
              <w:left w:val="single" w:sz="4" w:space="0" w:color="auto"/>
              <w:bottom w:val="single" w:sz="4" w:space="0" w:color="auto"/>
              <w:right w:val="single" w:sz="4" w:space="0" w:color="auto"/>
            </w:tcBorders>
            <w:noWrap/>
            <w:hideMark/>
          </w:tcPr>
          <w:p w14:paraId="0160A202" w14:textId="77777777" w:rsidR="004E4D3F" w:rsidRPr="00EC1FA9" w:rsidRDefault="004E4D3F" w:rsidP="00376EFA">
            <w:pPr>
              <w:jc w:val="right"/>
            </w:pPr>
            <w:r w:rsidRPr="00EC1FA9">
              <w:t>5,781</w:t>
            </w:r>
          </w:p>
        </w:tc>
        <w:tc>
          <w:tcPr>
            <w:tcW w:w="540" w:type="pct"/>
            <w:tcBorders>
              <w:top w:val="single" w:sz="4" w:space="0" w:color="auto"/>
              <w:left w:val="single" w:sz="4" w:space="0" w:color="auto"/>
              <w:bottom w:val="single" w:sz="4" w:space="0" w:color="auto"/>
              <w:right w:val="single" w:sz="4" w:space="0" w:color="auto"/>
            </w:tcBorders>
            <w:noWrap/>
            <w:hideMark/>
          </w:tcPr>
          <w:p w14:paraId="7333D6FA" w14:textId="77777777" w:rsidR="004E4D3F" w:rsidRPr="00EC1FA9" w:rsidRDefault="004E4D3F" w:rsidP="00376EFA">
            <w:pPr>
              <w:jc w:val="right"/>
            </w:pPr>
            <w:r w:rsidRPr="00EC1FA9">
              <w:t>7,842</w:t>
            </w:r>
          </w:p>
        </w:tc>
        <w:tc>
          <w:tcPr>
            <w:tcW w:w="529" w:type="pct"/>
            <w:tcBorders>
              <w:top w:val="single" w:sz="4" w:space="0" w:color="auto"/>
              <w:left w:val="single" w:sz="4" w:space="0" w:color="auto"/>
              <w:bottom w:val="single" w:sz="4" w:space="0" w:color="auto"/>
              <w:right w:val="single" w:sz="4" w:space="0" w:color="auto"/>
            </w:tcBorders>
            <w:noWrap/>
            <w:hideMark/>
          </w:tcPr>
          <w:p w14:paraId="26CB3420" w14:textId="77777777" w:rsidR="004E4D3F" w:rsidRPr="00EC1FA9" w:rsidRDefault="004E4D3F" w:rsidP="00376EFA">
            <w:pPr>
              <w:jc w:val="right"/>
            </w:pPr>
            <w:r w:rsidRPr="00EC1FA9">
              <w:t>-2,061</w:t>
            </w:r>
          </w:p>
        </w:tc>
        <w:tc>
          <w:tcPr>
            <w:tcW w:w="459" w:type="pct"/>
            <w:tcBorders>
              <w:top w:val="single" w:sz="4" w:space="0" w:color="auto"/>
              <w:left w:val="single" w:sz="4" w:space="0" w:color="auto"/>
              <w:bottom w:val="single" w:sz="4" w:space="0" w:color="auto"/>
              <w:right w:val="single" w:sz="4" w:space="0" w:color="auto"/>
            </w:tcBorders>
            <w:noWrap/>
            <w:hideMark/>
          </w:tcPr>
          <w:p w14:paraId="5C9B8604" w14:textId="77777777" w:rsidR="004E4D3F" w:rsidRPr="00EC1FA9" w:rsidRDefault="004E4D3F" w:rsidP="00376EFA">
            <w:pPr>
              <w:jc w:val="right"/>
            </w:pPr>
            <w:r w:rsidRPr="00EC1FA9">
              <w:t>-26.3%</w:t>
            </w:r>
          </w:p>
        </w:tc>
        <w:tc>
          <w:tcPr>
            <w:tcW w:w="456" w:type="pct"/>
            <w:tcBorders>
              <w:top w:val="single" w:sz="4" w:space="0" w:color="auto"/>
              <w:left w:val="single" w:sz="4" w:space="0" w:color="auto"/>
              <w:bottom w:val="single" w:sz="4" w:space="0" w:color="auto"/>
              <w:right w:val="single" w:sz="4" w:space="0" w:color="auto"/>
            </w:tcBorders>
            <w:noWrap/>
            <w:hideMark/>
          </w:tcPr>
          <w:p w14:paraId="557131DA" w14:textId="77777777" w:rsidR="004E4D3F" w:rsidRPr="00EC1FA9" w:rsidRDefault="004E4D3F" w:rsidP="00376EFA">
            <w:pPr>
              <w:jc w:val="right"/>
            </w:pPr>
            <w:r w:rsidRPr="00EC1FA9">
              <w:t>787</w:t>
            </w:r>
          </w:p>
        </w:tc>
        <w:tc>
          <w:tcPr>
            <w:tcW w:w="481" w:type="pct"/>
            <w:tcBorders>
              <w:top w:val="single" w:sz="4" w:space="0" w:color="auto"/>
              <w:left w:val="single" w:sz="4" w:space="0" w:color="auto"/>
              <w:bottom w:val="single" w:sz="4" w:space="0" w:color="auto"/>
              <w:right w:val="single" w:sz="4" w:space="0" w:color="auto"/>
            </w:tcBorders>
            <w:noWrap/>
            <w:hideMark/>
          </w:tcPr>
          <w:p w14:paraId="72924F56" w14:textId="77777777" w:rsidR="004E4D3F" w:rsidRPr="00EC1FA9" w:rsidRDefault="004E4D3F" w:rsidP="00376EFA">
            <w:pPr>
              <w:jc w:val="right"/>
            </w:pPr>
            <w:r w:rsidRPr="00EC1FA9">
              <w:t>1,067</w:t>
            </w:r>
          </w:p>
        </w:tc>
        <w:tc>
          <w:tcPr>
            <w:tcW w:w="433" w:type="pct"/>
            <w:tcBorders>
              <w:top w:val="single" w:sz="4" w:space="0" w:color="auto"/>
              <w:left w:val="single" w:sz="4" w:space="0" w:color="auto"/>
              <w:bottom w:val="single" w:sz="4" w:space="0" w:color="auto"/>
              <w:right w:val="single" w:sz="4" w:space="0" w:color="auto"/>
            </w:tcBorders>
            <w:noWrap/>
            <w:hideMark/>
          </w:tcPr>
          <w:p w14:paraId="71FA7998" w14:textId="77777777" w:rsidR="004E4D3F" w:rsidRPr="00EC1FA9" w:rsidRDefault="004E4D3F" w:rsidP="00376EFA">
            <w:pPr>
              <w:jc w:val="right"/>
            </w:pPr>
            <w:r w:rsidRPr="00EC1FA9">
              <w:t>-281</w:t>
            </w:r>
          </w:p>
        </w:tc>
        <w:tc>
          <w:tcPr>
            <w:tcW w:w="479" w:type="pct"/>
            <w:tcBorders>
              <w:top w:val="single" w:sz="4" w:space="0" w:color="auto"/>
              <w:left w:val="single" w:sz="4" w:space="0" w:color="auto"/>
              <w:bottom w:val="single" w:sz="4" w:space="0" w:color="auto"/>
              <w:right w:val="single" w:sz="4" w:space="0" w:color="auto"/>
            </w:tcBorders>
            <w:noWrap/>
            <w:hideMark/>
          </w:tcPr>
          <w:p w14:paraId="3117B707" w14:textId="77777777" w:rsidR="004E4D3F" w:rsidRPr="00EC1FA9" w:rsidRDefault="004E4D3F" w:rsidP="00376EFA">
            <w:pPr>
              <w:jc w:val="right"/>
            </w:pPr>
            <w:r w:rsidRPr="00EC1FA9">
              <w:t>-26.3%</w:t>
            </w:r>
          </w:p>
        </w:tc>
      </w:tr>
      <w:tr w:rsidR="004E4D3F" w:rsidRPr="00EC1FA9" w14:paraId="23D57897"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5C516B" w14:textId="77777777" w:rsidR="004E4D3F" w:rsidRPr="00EC1FA9" w:rsidRDefault="004E4D3F" w:rsidP="00376EFA">
            <w:r w:rsidRPr="00EC1FA9">
              <w:t>Maine</w:t>
            </w:r>
          </w:p>
        </w:tc>
        <w:tc>
          <w:tcPr>
            <w:tcW w:w="611" w:type="pct"/>
            <w:tcBorders>
              <w:top w:val="single" w:sz="4" w:space="0" w:color="auto"/>
              <w:left w:val="single" w:sz="4" w:space="0" w:color="auto"/>
              <w:bottom w:val="single" w:sz="4" w:space="0" w:color="auto"/>
              <w:right w:val="single" w:sz="4" w:space="0" w:color="auto"/>
            </w:tcBorders>
            <w:noWrap/>
            <w:hideMark/>
          </w:tcPr>
          <w:p w14:paraId="34AC2527" w14:textId="77777777" w:rsidR="004E4D3F" w:rsidRPr="00EC1FA9" w:rsidRDefault="004E4D3F" w:rsidP="00376EFA">
            <w:pPr>
              <w:jc w:val="right"/>
            </w:pPr>
            <w:r w:rsidRPr="00EC1FA9">
              <w:t>2,196</w:t>
            </w:r>
          </w:p>
        </w:tc>
        <w:tc>
          <w:tcPr>
            <w:tcW w:w="540" w:type="pct"/>
            <w:tcBorders>
              <w:top w:val="single" w:sz="4" w:space="0" w:color="auto"/>
              <w:left w:val="single" w:sz="4" w:space="0" w:color="auto"/>
              <w:bottom w:val="single" w:sz="4" w:space="0" w:color="auto"/>
              <w:right w:val="single" w:sz="4" w:space="0" w:color="auto"/>
            </w:tcBorders>
            <w:noWrap/>
            <w:hideMark/>
          </w:tcPr>
          <w:p w14:paraId="4B1A143F" w14:textId="77777777" w:rsidR="004E4D3F" w:rsidRPr="00EC1FA9" w:rsidRDefault="004E4D3F" w:rsidP="00376EFA">
            <w:pPr>
              <w:jc w:val="right"/>
            </w:pPr>
            <w:r w:rsidRPr="00EC1FA9">
              <w:t>2,962</w:t>
            </w:r>
          </w:p>
        </w:tc>
        <w:tc>
          <w:tcPr>
            <w:tcW w:w="529" w:type="pct"/>
            <w:tcBorders>
              <w:top w:val="single" w:sz="4" w:space="0" w:color="auto"/>
              <w:left w:val="single" w:sz="4" w:space="0" w:color="auto"/>
              <w:bottom w:val="single" w:sz="4" w:space="0" w:color="auto"/>
              <w:right w:val="single" w:sz="4" w:space="0" w:color="auto"/>
            </w:tcBorders>
            <w:noWrap/>
            <w:hideMark/>
          </w:tcPr>
          <w:p w14:paraId="42878EE0" w14:textId="77777777" w:rsidR="004E4D3F" w:rsidRPr="00EC1FA9" w:rsidRDefault="004E4D3F" w:rsidP="00376EFA">
            <w:pPr>
              <w:jc w:val="right"/>
            </w:pPr>
            <w:r w:rsidRPr="00EC1FA9">
              <w:t>-766</w:t>
            </w:r>
          </w:p>
        </w:tc>
        <w:tc>
          <w:tcPr>
            <w:tcW w:w="459" w:type="pct"/>
            <w:tcBorders>
              <w:top w:val="single" w:sz="4" w:space="0" w:color="auto"/>
              <w:left w:val="single" w:sz="4" w:space="0" w:color="auto"/>
              <w:bottom w:val="single" w:sz="4" w:space="0" w:color="auto"/>
              <w:right w:val="single" w:sz="4" w:space="0" w:color="auto"/>
            </w:tcBorders>
            <w:noWrap/>
            <w:hideMark/>
          </w:tcPr>
          <w:p w14:paraId="658106FB" w14:textId="77777777" w:rsidR="004E4D3F" w:rsidRPr="00EC1FA9" w:rsidRDefault="004E4D3F" w:rsidP="00376EFA">
            <w:pPr>
              <w:jc w:val="right"/>
            </w:pPr>
            <w:r w:rsidRPr="00EC1FA9">
              <w:t>-25.9%</w:t>
            </w:r>
          </w:p>
        </w:tc>
        <w:tc>
          <w:tcPr>
            <w:tcW w:w="456" w:type="pct"/>
            <w:tcBorders>
              <w:top w:val="single" w:sz="4" w:space="0" w:color="auto"/>
              <w:left w:val="single" w:sz="4" w:space="0" w:color="auto"/>
              <w:bottom w:val="single" w:sz="4" w:space="0" w:color="auto"/>
              <w:right w:val="single" w:sz="4" w:space="0" w:color="auto"/>
            </w:tcBorders>
            <w:noWrap/>
            <w:hideMark/>
          </w:tcPr>
          <w:p w14:paraId="21F5C2B2" w14:textId="77777777" w:rsidR="004E4D3F" w:rsidRPr="00EC1FA9" w:rsidRDefault="004E4D3F" w:rsidP="00376EFA">
            <w:pPr>
              <w:jc w:val="right"/>
            </w:pPr>
            <w:r w:rsidRPr="00EC1FA9">
              <w:t>173</w:t>
            </w:r>
          </w:p>
        </w:tc>
        <w:tc>
          <w:tcPr>
            <w:tcW w:w="481" w:type="pct"/>
            <w:tcBorders>
              <w:top w:val="single" w:sz="4" w:space="0" w:color="auto"/>
              <w:left w:val="single" w:sz="4" w:space="0" w:color="auto"/>
              <w:bottom w:val="single" w:sz="4" w:space="0" w:color="auto"/>
              <w:right w:val="single" w:sz="4" w:space="0" w:color="auto"/>
            </w:tcBorders>
            <w:noWrap/>
            <w:hideMark/>
          </w:tcPr>
          <w:p w14:paraId="6C3AF5A3" w14:textId="77777777" w:rsidR="004E4D3F" w:rsidRPr="00EC1FA9" w:rsidRDefault="004E4D3F" w:rsidP="00376EFA">
            <w:pPr>
              <w:jc w:val="right"/>
            </w:pPr>
            <w:r w:rsidRPr="00EC1FA9">
              <w:t>234</w:t>
            </w:r>
          </w:p>
        </w:tc>
        <w:tc>
          <w:tcPr>
            <w:tcW w:w="433" w:type="pct"/>
            <w:tcBorders>
              <w:top w:val="single" w:sz="4" w:space="0" w:color="auto"/>
              <w:left w:val="single" w:sz="4" w:space="0" w:color="auto"/>
              <w:bottom w:val="single" w:sz="4" w:space="0" w:color="auto"/>
              <w:right w:val="single" w:sz="4" w:space="0" w:color="auto"/>
            </w:tcBorders>
            <w:noWrap/>
            <w:hideMark/>
          </w:tcPr>
          <w:p w14:paraId="2CEE594A" w14:textId="77777777" w:rsidR="004E4D3F" w:rsidRPr="00EC1FA9" w:rsidRDefault="004E4D3F" w:rsidP="00376EFA">
            <w:pPr>
              <w:jc w:val="right"/>
            </w:pPr>
            <w:r w:rsidRPr="00EC1FA9">
              <w:t>-60</w:t>
            </w:r>
          </w:p>
        </w:tc>
        <w:tc>
          <w:tcPr>
            <w:tcW w:w="479" w:type="pct"/>
            <w:tcBorders>
              <w:top w:val="single" w:sz="4" w:space="0" w:color="auto"/>
              <w:left w:val="single" w:sz="4" w:space="0" w:color="auto"/>
              <w:bottom w:val="single" w:sz="4" w:space="0" w:color="auto"/>
              <w:right w:val="single" w:sz="4" w:space="0" w:color="auto"/>
            </w:tcBorders>
            <w:noWrap/>
            <w:hideMark/>
          </w:tcPr>
          <w:p w14:paraId="4EE43516" w14:textId="77777777" w:rsidR="004E4D3F" w:rsidRPr="00EC1FA9" w:rsidRDefault="004E4D3F" w:rsidP="00376EFA">
            <w:pPr>
              <w:jc w:val="right"/>
            </w:pPr>
            <w:r w:rsidRPr="00EC1FA9">
              <w:t>-25.9%</w:t>
            </w:r>
          </w:p>
        </w:tc>
      </w:tr>
      <w:tr w:rsidR="004E4D3F" w:rsidRPr="00EC1FA9" w14:paraId="36DCCDD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800C66" w14:textId="77777777" w:rsidR="004E4D3F" w:rsidRPr="00EC1FA9" w:rsidRDefault="004E4D3F" w:rsidP="00376EFA">
            <w:r w:rsidRPr="00EC1FA9">
              <w:t>California</w:t>
            </w:r>
          </w:p>
        </w:tc>
        <w:tc>
          <w:tcPr>
            <w:tcW w:w="611" w:type="pct"/>
            <w:tcBorders>
              <w:top w:val="single" w:sz="4" w:space="0" w:color="auto"/>
              <w:left w:val="single" w:sz="4" w:space="0" w:color="auto"/>
              <w:bottom w:val="single" w:sz="4" w:space="0" w:color="auto"/>
              <w:right w:val="single" w:sz="4" w:space="0" w:color="auto"/>
            </w:tcBorders>
            <w:noWrap/>
            <w:hideMark/>
          </w:tcPr>
          <w:p w14:paraId="7E689332" w14:textId="77777777" w:rsidR="004E4D3F" w:rsidRPr="00EC1FA9" w:rsidRDefault="004E4D3F" w:rsidP="00376EFA">
            <w:pPr>
              <w:jc w:val="right"/>
            </w:pPr>
            <w:r w:rsidRPr="00EC1FA9">
              <w:t>75,829</w:t>
            </w:r>
          </w:p>
        </w:tc>
        <w:tc>
          <w:tcPr>
            <w:tcW w:w="540" w:type="pct"/>
            <w:tcBorders>
              <w:top w:val="single" w:sz="4" w:space="0" w:color="auto"/>
              <w:left w:val="single" w:sz="4" w:space="0" w:color="auto"/>
              <w:bottom w:val="single" w:sz="4" w:space="0" w:color="auto"/>
              <w:right w:val="single" w:sz="4" w:space="0" w:color="auto"/>
            </w:tcBorders>
            <w:noWrap/>
            <w:hideMark/>
          </w:tcPr>
          <w:p w14:paraId="0CE3E5D2" w14:textId="77777777" w:rsidR="004E4D3F" w:rsidRPr="00EC1FA9" w:rsidRDefault="004E4D3F" w:rsidP="00376EFA">
            <w:pPr>
              <w:jc w:val="right"/>
            </w:pPr>
            <w:r w:rsidRPr="00EC1FA9">
              <w:t>100,270</w:t>
            </w:r>
          </w:p>
        </w:tc>
        <w:tc>
          <w:tcPr>
            <w:tcW w:w="529" w:type="pct"/>
            <w:tcBorders>
              <w:top w:val="single" w:sz="4" w:space="0" w:color="auto"/>
              <w:left w:val="single" w:sz="4" w:space="0" w:color="auto"/>
              <w:bottom w:val="single" w:sz="4" w:space="0" w:color="auto"/>
              <w:right w:val="single" w:sz="4" w:space="0" w:color="auto"/>
            </w:tcBorders>
            <w:noWrap/>
            <w:hideMark/>
          </w:tcPr>
          <w:p w14:paraId="1DF4581F" w14:textId="77777777" w:rsidR="004E4D3F" w:rsidRPr="00EC1FA9" w:rsidRDefault="004E4D3F" w:rsidP="00376EFA">
            <w:pPr>
              <w:jc w:val="right"/>
            </w:pPr>
            <w:r w:rsidRPr="00EC1FA9">
              <w:t>-24,442</w:t>
            </w:r>
          </w:p>
        </w:tc>
        <w:tc>
          <w:tcPr>
            <w:tcW w:w="459" w:type="pct"/>
            <w:tcBorders>
              <w:top w:val="single" w:sz="4" w:space="0" w:color="auto"/>
              <w:left w:val="single" w:sz="4" w:space="0" w:color="auto"/>
              <w:bottom w:val="single" w:sz="4" w:space="0" w:color="auto"/>
              <w:right w:val="single" w:sz="4" w:space="0" w:color="auto"/>
            </w:tcBorders>
            <w:noWrap/>
            <w:hideMark/>
          </w:tcPr>
          <w:p w14:paraId="41E564E5" w14:textId="77777777" w:rsidR="004E4D3F" w:rsidRPr="00EC1FA9" w:rsidRDefault="004E4D3F" w:rsidP="00376EFA">
            <w:pPr>
              <w:jc w:val="right"/>
            </w:pPr>
            <w:r w:rsidRPr="00EC1FA9">
              <w:t>-24.4%</w:t>
            </w:r>
          </w:p>
        </w:tc>
        <w:tc>
          <w:tcPr>
            <w:tcW w:w="456" w:type="pct"/>
            <w:tcBorders>
              <w:top w:val="single" w:sz="4" w:space="0" w:color="auto"/>
              <w:left w:val="single" w:sz="4" w:space="0" w:color="auto"/>
              <w:bottom w:val="single" w:sz="4" w:space="0" w:color="auto"/>
              <w:right w:val="single" w:sz="4" w:space="0" w:color="auto"/>
            </w:tcBorders>
            <w:noWrap/>
            <w:hideMark/>
          </w:tcPr>
          <w:p w14:paraId="185C718C" w14:textId="77777777" w:rsidR="004E4D3F" w:rsidRPr="00EC1FA9" w:rsidRDefault="004E4D3F" w:rsidP="00376EFA">
            <w:pPr>
              <w:jc w:val="right"/>
            </w:pPr>
            <w:r w:rsidRPr="00EC1FA9">
              <w:t>19,205</w:t>
            </w:r>
          </w:p>
        </w:tc>
        <w:tc>
          <w:tcPr>
            <w:tcW w:w="481" w:type="pct"/>
            <w:tcBorders>
              <w:top w:val="single" w:sz="4" w:space="0" w:color="auto"/>
              <w:left w:val="single" w:sz="4" w:space="0" w:color="auto"/>
              <w:bottom w:val="single" w:sz="4" w:space="0" w:color="auto"/>
              <w:right w:val="single" w:sz="4" w:space="0" w:color="auto"/>
            </w:tcBorders>
            <w:noWrap/>
            <w:hideMark/>
          </w:tcPr>
          <w:p w14:paraId="2D7CBEDC" w14:textId="77777777" w:rsidR="004E4D3F" w:rsidRPr="00EC1FA9" w:rsidRDefault="004E4D3F" w:rsidP="00376EFA">
            <w:pPr>
              <w:jc w:val="right"/>
            </w:pPr>
            <w:r w:rsidRPr="00EC1FA9">
              <w:t>25,395</w:t>
            </w:r>
          </w:p>
        </w:tc>
        <w:tc>
          <w:tcPr>
            <w:tcW w:w="433" w:type="pct"/>
            <w:tcBorders>
              <w:top w:val="single" w:sz="4" w:space="0" w:color="auto"/>
              <w:left w:val="single" w:sz="4" w:space="0" w:color="auto"/>
              <w:bottom w:val="single" w:sz="4" w:space="0" w:color="auto"/>
              <w:right w:val="single" w:sz="4" w:space="0" w:color="auto"/>
            </w:tcBorders>
            <w:noWrap/>
            <w:hideMark/>
          </w:tcPr>
          <w:p w14:paraId="25B2BDD6" w14:textId="77777777" w:rsidR="004E4D3F" w:rsidRPr="00EC1FA9" w:rsidRDefault="004E4D3F" w:rsidP="00376EFA">
            <w:pPr>
              <w:jc w:val="right"/>
            </w:pPr>
            <w:r w:rsidRPr="00EC1FA9">
              <w:t>-6,190</w:t>
            </w:r>
          </w:p>
        </w:tc>
        <w:tc>
          <w:tcPr>
            <w:tcW w:w="479" w:type="pct"/>
            <w:tcBorders>
              <w:top w:val="single" w:sz="4" w:space="0" w:color="auto"/>
              <w:left w:val="single" w:sz="4" w:space="0" w:color="auto"/>
              <w:bottom w:val="single" w:sz="4" w:space="0" w:color="auto"/>
              <w:right w:val="single" w:sz="4" w:space="0" w:color="auto"/>
            </w:tcBorders>
            <w:noWrap/>
            <w:hideMark/>
          </w:tcPr>
          <w:p w14:paraId="55299242" w14:textId="77777777" w:rsidR="004E4D3F" w:rsidRPr="00EC1FA9" w:rsidRDefault="004E4D3F" w:rsidP="00376EFA">
            <w:pPr>
              <w:jc w:val="right"/>
            </w:pPr>
            <w:r w:rsidRPr="00EC1FA9">
              <w:t>-24.4%</w:t>
            </w:r>
          </w:p>
        </w:tc>
      </w:tr>
      <w:tr w:rsidR="004E4D3F" w:rsidRPr="00EC1FA9" w14:paraId="3A0073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D06440" w14:textId="77777777" w:rsidR="004E4D3F" w:rsidRPr="00EC1FA9" w:rsidRDefault="004E4D3F" w:rsidP="00376EFA">
            <w:r w:rsidRPr="00EC1FA9">
              <w:t>Nebraska</w:t>
            </w:r>
          </w:p>
        </w:tc>
        <w:tc>
          <w:tcPr>
            <w:tcW w:w="611" w:type="pct"/>
            <w:tcBorders>
              <w:top w:val="single" w:sz="4" w:space="0" w:color="auto"/>
              <w:left w:val="single" w:sz="4" w:space="0" w:color="auto"/>
              <w:bottom w:val="single" w:sz="4" w:space="0" w:color="auto"/>
              <w:right w:val="single" w:sz="4" w:space="0" w:color="auto"/>
            </w:tcBorders>
            <w:noWrap/>
            <w:hideMark/>
          </w:tcPr>
          <w:p w14:paraId="08A2D43A" w14:textId="77777777" w:rsidR="004E4D3F" w:rsidRPr="00EC1FA9" w:rsidRDefault="004E4D3F" w:rsidP="00376EFA">
            <w:pPr>
              <w:jc w:val="right"/>
            </w:pPr>
            <w:r w:rsidRPr="00EC1FA9">
              <w:t>3,775</w:t>
            </w:r>
          </w:p>
        </w:tc>
        <w:tc>
          <w:tcPr>
            <w:tcW w:w="540" w:type="pct"/>
            <w:tcBorders>
              <w:top w:val="single" w:sz="4" w:space="0" w:color="auto"/>
              <w:left w:val="single" w:sz="4" w:space="0" w:color="auto"/>
              <w:bottom w:val="single" w:sz="4" w:space="0" w:color="auto"/>
              <w:right w:val="single" w:sz="4" w:space="0" w:color="auto"/>
            </w:tcBorders>
            <w:noWrap/>
            <w:hideMark/>
          </w:tcPr>
          <w:p w14:paraId="69B47AE7" w14:textId="77777777" w:rsidR="004E4D3F" w:rsidRPr="00EC1FA9" w:rsidRDefault="004E4D3F" w:rsidP="00376EFA">
            <w:pPr>
              <w:jc w:val="right"/>
            </w:pPr>
            <w:r w:rsidRPr="00EC1FA9">
              <w:t>4,954</w:t>
            </w:r>
          </w:p>
        </w:tc>
        <w:tc>
          <w:tcPr>
            <w:tcW w:w="529" w:type="pct"/>
            <w:tcBorders>
              <w:top w:val="single" w:sz="4" w:space="0" w:color="auto"/>
              <w:left w:val="single" w:sz="4" w:space="0" w:color="auto"/>
              <w:bottom w:val="single" w:sz="4" w:space="0" w:color="auto"/>
              <w:right w:val="single" w:sz="4" w:space="0" w:color="auto"/>
            </w:tcBorders>
            <w:noWrap/>
            <w:hideMark/>
          </w:tcPr>
          <w:p w14:paraId="4BDBD4D9" w14:textId="77777777" w:rsidR="004E4D3F" w:rsidRPr="00EC1FA9" w:rsidRDefault="004E4D3F" w:rsidP="00376EFA">
            <w:pPr>
              <w:jc w:val="right"/>
            </w:pPr>
            <w:r w:rsidRPr="00EC1FA9">
              <w:t>-1,179</w:t>
            </w:r>
          </w:p>
        </w:tc>
        <w:tc>
          <w:tcPr>
            <w:tcW w:w="459" w:type="pct"/>
            <w:tcBorders>
              <w:top w:val="single" w:sz="4" w:space="0" w:color="auto"/>
              <w:left w:val="single" w:sz="4" w:space="0" w:color="auto"/>
              <w:bottom w:val="single" w:sz="4" w:space="0" w:color="auto"/>
              <w:right w:val="single" w:sz="4" w:space="0" w:color="auto"/>
            </w:tcBorders>
            <w:noWrap/>
            <w:hideMark/>
          </w:tcPr>
          <w:p w14:paraId="4B815602" w14:textId="77777777" w:rsidR="004E4D3F" w:rsidRPr="00EC1FA9" w:rsidRDefault="004E4D3F" w:rsidP="00376EFA">
            <w:pPr>
              <w:jc w:val="right"/>
            </w:pPr>
            <w:r w:rsidRPr="00EC1FA9">
              <w:t>-23.8%</w:t>
            </w:r>
          </w:p>
        </w:tc>
        <w:tc>
          <w:tcPr>
            <w:tcW w:w="456" w:type="pct"/>
            <w:tcBorders>
              <w:top w:val="single" w:sz="4" w:space="0" w:color="auto"/>
              <w:left w:val="single" w:sz="4" w:space="0" w:color="auto"/>
              <w:bottom w:val="single" w:sz="4" w:space="0" w:color="auto"/>
              <w:right w:val="single" w:sz="4" w:space="0" w:color="auto"/>
            </w:tcBorders>
            <w:noWrap/>
            <w:hideMark/>
          </w:tcPr>
          <w:p w14:paraId="3BCD6803" w14:textId="77777777" w:rsidR="004E4D3F" w:rsidRPr="00EC1FA9" w:rsidRDefault="004E4D3F" w:rsidP="00376EFA">
            <w:pPr>
              <w:jc w:val="right"/>
            </w:pPr>
            <w:r w:rsidRPr="00EC1FA9">
              <w:t>494</w:t>
            </w:r>
          </w:p>
        </w:tc>
        <w:tc>
          <w:tcPr>
            <w:tcW w:w="481" w:type="pct"/>
            <w:tcBorders>
              <w:top w:val="single" w:sz="4" w:space="0" w:color="auto"/>
              <w:left w:val="single" w:sz="4" w:space="0" w:color="auto"/>
              <w:bottom w:val="single" w:sz="4" w:space="0" w:color="auto"/>
              <w:right w:val="single" w:sz="4" w:space="0" w:color="auto"/>
            </w:tcBorders>
            <w:noWrap/>
            <w:hideMark/>
          </w:tcPr>
          <w:p w14:paraId="521C1A66" w14:textId="77777777" w:rsidR="004E4D3F" w:rsidRPr="00EC1FA9" w:rsidRDefault="004E4D3F" w:rsidP="00376EFA">
            <w:pPr>
              <w:jc w:val="right"/>
            </w:pPr>
            <w:r w:rsidRPr="00EC1FA9">
              <w:t>648</w:t>
            </w:r>
          </w:p>
        </w:tc>
        <w:tc>
          <w:tcPr>
            <w:tcW w:w="433" w:type="pct"/>
            <w:tcBorders>
              <w:top w:val="single" w:sz="4" w:space="0" w:color="auto"/>
              <w:left w:val="single" w:sz="4" w:space="0" w:color="auto"/>
              <w:bottom w:val="single" w:sz="4" w:space="0" w:color="auto"/>
              <w:right w:val="single" w:sz="4" w:space="0" w:color="auto"/>
            </w:tcBorders>
            <w:noWrap/>
            <w:hideMark/>
          </w:tcPr>
          <w:p w14:paraId="1B2D96B2" w14:textId="77777777" w:rsidR="004E4D3F" w:rsidRPr="00EC1FA9" w:rsidRDefault="004E4D3F" w:rsidP="00376EFA">
            <w:pPr>
              <w:jc w:val="right"/>
            </w:pPr>
            <w:r w:rsidRPr="00EC1FA9">
              <w:t>-154</w:t>
            </w:r>
          </w:p>
        </w:tc>
        <w:tc>
          <w:tcPr>
            <w:tcW w:w="479" w:type="pct"/>
            <w:tcBorders>
              <w:top w:val="single" w:sz="4" w:space="0" w:color="auto"/>
              <w:left w:val="single" w:sz="4" w:space="0" w:color="auto"/>
              <w:bottom w:val="single" w:sz="4" w:space="0" w:color="auto"/>
              <w:right w:val="single" w:sz="4" w:space="0" w:color="auto"/>
            </w:tcBorders>
            <w:noWrap/>
            <w:hideMark/>
          </w:tcPr>
          <w:p w14:paraId="3EFAE3C3" w14:textId="77777777" w:rsidR="004E4D3F" w:rsidRPr="00EC1FA9" w:rsidRDefault="004E4D3F" w:rsidP="00376EFA">
            <w:pPr>
              <w:jc w:val="right"/>
            </w:pPr>
            <w:r w:rsidRPr="00EC1FA9">
              <w:t>-23.8%</w:t>
            </w:r>
          </w:p>
        </w:tc>
      </w:tr>
      <w:tr w:rsidR="004E4D3F" w:rsidRPr="00EC1FA9" w14:paraId="0C4BCD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E4A90F1" w14:textId="77777777" w:rsidR="004E4D3F" w:rsidRPr="00EC1FA9" w:rsidRDefault="004E4D3F" w:rsidP="00376EFA">
            <w:r w:rsidRPr="00EC1FA9">
              <w:t>New Jersey</w:t>
            </w:r>
          </w:p>
        </w:tc>
        <w:tc>
          <w:tcPr>
            <w:tcW w:w="611" w:type="pct"/>
            <w:tcBorders>
              <w:top w:val="single" w:sz="4" w:space="0" w:color="auto"/>
              <w:left w:val="single" w:sz="4" w:space="0" w:color="auto"/>
              <w:bottom w:val="single" w:sz="4" w:space="0" w:color="auto"/>
              <w:right w:val="single" w:sz="4" w:space="0" w:color="auto"/>
            </w:tcBorders>
            <w:noWrap/>
            <w:hideMark/>
          </w:tcPr>
          <w:p w14:paraId="4DA73183" w14:textId="77777777" w:rsidR="004E4D3F" w:rsidRPr="00EC1FA9" w:rsidRDefault="004E4D3F" w:rsidP="00376EFA">
            <w:pPr>
              <w:jc w:val="right"/>
            </w:pPr>
            <w:r w:rsidRPr="00EC1FA9">
              <w:t>17,281</w:t>
            </w:r>
          </w:p>
        </w:tc>
        <w:tc>
          <w:tcPr>
            <w:tcW w:w="540" w:type="pct"/>
            <w:tcBorders>
              <w:top w:val="single" w:sz="4" w:space="0" w:color="auto"/>
              <w:left w:val="single" w:sz="4" w:space="0" w:color="auto"/>
              <w:bottom w:val="single" w:sz="4" w:space="0" w:color="auto"/>
              <w:right w:val="single" w:sz="4" w:space="0" w:color="auto"/>
            </w:tcBorders>
            <w:noWrap/>
            <w:hideMark/>
          </w:tcPr>
          <w:p w14:paraId="22233EC4" w14:textId="77777777" w:rsidR="004E4D3F" w:rsidRPr="00EC1FA9" w:rsidRDefault="004E4D3F" w:rsidP="00376EFA">
            <w:pPr>
              <w:jc w:val="right"/>
            </w:pPr>
            <w:r w:rsidRPr="00EC1FA9">
              <w:t>22,278</w:t>
            </w:r>
          </w:p>
        </w:tc>
        <w:tc>
          <w:tcPr>
            <w:tcW w:w="529" w:type="pct"/>
            <w:tcBorders>
              <w:top w:val="single" w:sz="4" w:space="0" w:color="auto"/>
              <w:left w:val="single" w:sz="4" w:space="0" w:color="auto"/>
              <w:bottom w:val="single" w:sz="4" w:space="0" w:color="auto"/>
              <w:right w:val="single" w:sz="4" w:space="0" w:color="auto"/>
            </w:tcBorders>
            <w:noWrap/>
            <w:hideMark/>
          </w:tcPr>
          <w:p w14:paraId="3D2BA651" w14:textId="77777777" w:rsidR="004E4D3F" w:rsidRPr="00EC1FA9" w:rsidRDefault="004E4D3F" w:rsidP="00376EFA">
            <w:pPr>
              <w:jc w:val="right"/>
            </w:pPr>
            <w:r w:rsidRPr="00EC1FA9">
              <w:t>-4,997</w:t>
            </w:r>
          </w:p>
        </w:tc>
        <w:tc>
          <w:tcPr>
            <w:tcW w:w="459" w:type="pct"/>
            <w:tcBorders>
              <w:top w:val="single" w:sz="4" w:space="0" w:color="auto"/>
              <w:left w:val="single" w:sz="4" w:space="0" w:color="auto"/>
              <w:bottom w:val="single" w:sz="4" w:space="0" w:color="auto"/>
              <w:right w:val="single" w:sz="4" w:space="0" w:color="auto"/>
            </w:tcBorders>
            <w:noWrap/>
            <w:hideMark/>
          </w:tcPr>
          <w:p w14:paraId="4E984558"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42A92B98" w14:textId="77777777" w:rsidR="004E4D3F" w:rsidRPr="00EC1FA9" w:rsidRDefault="004E4D3F" w:rsidP="00376EFA">
            <w:pPr>
              <w:jc w:val="right"/>
            </w:pPr>
            <w:r w:rsidRPr="00EC1FA9">
              <w:t>4,155</w:t>
            </w:r>
          </w:p>
        </w:tc>
        <w:tc>
          <w:tcPr>
            <w:tcW w:w="481" w:type="pct"/>
            <w:tcBorders>
              <w:top w:val="single" w:sz="4" w:space="0" w:color="auto"/>
              <w:left w:val="single" w:sz="4" w:space="0" w:color="auto"/>
              <w:bottom w:val="single" w:sz="4" w:space="0" w:color="auto"/>
              <w:right w:val="single" w:sz="4" w:space="0" w:color="auto"/>
            </w:tcBorders>
            <w:noWrap/>
            <w:hideMark/>
          </w:tcPr>
          <w:p w14:paraId="6EFA2BE6" w14:textId="77777777" w:rsidR="004E4D3F" w:rsidRPr="00EC1FA9" w:rsidRDefault="004E4D3F" w:rsidP="00376EFA">
            <w:pPr>
              <w:jc w:val="right"/>
            </w:pPr>
            <w:r w:rsidRPr="00EC1FA9">
              <w:t>5,357</w:t>
            </w:r>
          </w:p>
        </w:tc>
        <w:tc>
          <w:tcPr>
            <w:tcW w:w="433" w:type="pct"/>
            <w:tcBorders>
              <w:top w:val="single" w:sz="4" w:space="0" w:color="auto"/>
              <w:left w:val="single" w:sz="4" w:space="0" w:color="auto"/>
              <w:bottom w:val="single" w:sz="4" w:space="0" w:color="auto"/>
              <w:right w:val="single" w:sz="4" w:space="0" w:color="auto"/>
            </w:tcBorders>
            <w:noWrap/>
            <w:hideMark/>
          </w:tcPr>
          <w:p w14:paraId="0E7313EA" w14:textId="77777777" w:rsidR="004E4D3F" w:rsidRPr="00EC1FA9" w:rsidRDefault="004E4D3F" w:rsidP="00376EFA">
            <w:pPr>
              <w:jc w:val="right"/>
            </w:pPr>
            <w:r w:rsidRPr="00EC1FA9">
              <w:t>-1,202</w:t>
            </w:r>
          </w:p>
        </w:tc>
        <w:tc>
          <w:tcPr>
            <w:tcW w:w="479" w:type="pct"/>
            <w:tcBorders>
              <w:top w:val="single" w:sz="4" w:space="0" w:color="auto"/>
              <w:left w:val="single" w:sz="4" w:space="0" w:color="auto"/>
              <w:bottom w:val="single" w:sz="4" w:space="0" w:color="auto"/>
              <w:right w:val="single" w:sz="4" w:space="0" w:color="auto"/>
            </w:tcBorders>
            <w:noWrap/>
            <w:hideMark/>
          </w:tcPr>
          <w:p w14:paraId="6FCFA723" w14:textId="77777777" w:rsidR="004E4D3F" w:rsidRPr="00EC1FA9" w:rsidRDefault="004E4D3F" w:rsidP="00376EFA">
            <w:pPr>
              <w:jc w:val="right"/>
            </w:pPr>
            <w:r w:rsidRPr="00EC1FA9">
              <w:t>-22.4%</w:t>
            </w:r>
          </w:p>
        </w:tc>
      </w:tr>
      <w:tr w:rsidR="004E4D3F" w:rsidRPr="00EC1FA9" w14:paraId="318623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30CBF93" w14:textId="77777777" w:rsidR="004E4D3F" w:rsidRPr="00EC1FA9" w:rsidRDefault="004E4D3F" w:rsidP="00376EFA">
            <w:r w:rsidRPr="00EC1FA9">
              <w:t>Oklahoma</w:t>
            </w:r>
          </w:p>
        </w:tc>
        <w:tc>
          <w:tcPr>
            <w:tcW w:w="611" w:type="pct"/>
            <w:tcBorders>
              <w:top w:val="single" w:sz="4" w:space="0" w:color="auto"/>
              <w:left w:val="single" w:sz="4" w:space="0" w:color="auto"/>
              <w:bottom w:val="single" w:sz="4" w:space="0" w:color="auto"/>
              <w:right w:val="single" w:sz="4" w:space="0" w:color="auto"/>
            </w:tcBorders>
            <w:noWrap/>
            <w:hideMark/>
          </w:tcPr>
          <w:p w14:paraId="2B1E4943" w14:textId="77777777" w:rsidR="004E4D3F" w:rsidRPr="00EC1FA9" w:rsidRDefault="004E4D3F" w:rsidP="00376EFA">
            <w:pPr>
              <w:jc w:val="right"/>
            </w:pPr>
            <w:r w:rsidRPr="00EC1FA9">
              <w:t>8,619</w:t>
            </w:r>
          </w:p>
        </w:tc>
        <w:tc>
          <w:tcPr>
            <w:tcW w:w="540" w:type="pct"/>
            <w:tcBorders>
              <w:top w:val="single" w:sz="4" w:space="0" w:color="auto"/>
              <w:left w:val="single" w:sz="4" w:space="0" w:color="auto"/>
              <w:bottom w:val="single" w:sz="4" w:space="0" w:color="auto"/>
              <w:right w:val="single" w:sz="4" w:space="0" w:color="auto"/>
            </w:tcBorders>
            <w:noWrap/>
            <w:hideMark/>
          </w:tcPr>
          <w:p w14:paraId="43ED6788" w14:textId="77777777" w:rsidR="004E4D3F" w:rsidRPr="00EC1FA9" w:rsidRDefault="004E4D3F" w:rsidP="00376EFA">
            <w:pPr>
              <w:jc w:val="right"/>
            </w:pPr>
            <w:r w:rsidRPr="00EC1FA9">
              <w:t>10,029</w:t>
            </w:r>
          </w:p>
        </w:tc>
        <w:tc>
          <w:tcPr>
            <w:tcW w:w="529" w:type="pct"/>
            <w:tcBorders>
              <w:top w:val="single" w:sz="4" w:space="0" w:color="auto"/>
              <w:left w:val="single" w:sz="4" w:space="0" w:color="auto"/>
              <w:bottom w:val="single" w:sz="4" w:space="0" w:color="auto"/>
              <w:right w:val="single" w:sz="4" w:space="0" w:color="auto"/>
            </w:tcBorders>
            <w:noWrap/>
            <w:hideMark/>
          </w:tcPr>
          <w:p w14:paraId="05A99E3B" w14:textId="77777777" w:rsidR="004E4D3F" w:rsidRPr="00EC1FA9" w:rsidRDefault="004E4D3F" w:rsidP="00376EFA">
            <w:pPr>
              <w:jc w:val="right"/>
            </w:pPr>
            <w:r w:rsidRPr="00EC1FA9">
              <w:t>-1,410</w:t>
            </w:r>
          </w:p>
        </w:tc>
        <w:tc>
          <w:tcPr>
            <w:tcW w:w="459" w:type="pct"/>
            <w:tcBorders>
              <w:top w:val="single" w:sz="4" w:space="0" w:color="auto"/>
              <w:left w:val="single" w:sz="4" w:space="0" w:color="auto"/>
              <w:bottom w:val="single" w:sz="4" w:space="0" w:color="auto"/>
              <w:right w:val="single" w:sz="4" w:space="0" w:color="auto"/>
            </w:tcBorders>
            <w:noWrap/>
            <w:hideMark/>
          </w:tcPr>
          <w:p w14:paraId="5727FE65" w14:textId="77777777" w:rsidR="004E4D3F" w:rsidRPr="00EC1FA9" w:rsidRDefault="004E4D3F" w:rsidP="00376EFA">
            <w:pPr>
              <w:jc w:val="right"/>
            </w:pPr>
            <w:r w:rsidRPr="00EC1FA9">
              <w:t>-14.1%</w:t>
            </w:r>
          </w:p>
        </w:tc>
        <w:tc>
          <w:tcPr>
            <w:tcW w:w="456" w:type="pct"/>
            <w:tcBorders>
              <w:top w:val="single" w:sz="4" w:space="0" w:color="auto"/>
              <w:left w:val="single" w:sz="4" w:space="0" w:color="auto"/>
              <w:bottom w:val="single" w:sz="4" w:space="0" w:color="auto"/>
              <w:right w:val="single" w:sz="4" w:space="0" w:color="auto"/>
            </w:tcBorders>
            <w:noWrap/>
            <w:hideMark/>
          </w:tcPr>
          <w:p w14:paraId="3457550A" w14:textId="77777777" w:rsidR="004E4D3F" w:rsidRPr="00EC1FA9" w:rsidRDefault="004E4D3F" w:rsidP="00376EFA">
            <w:pPr>
              <w:jc w:val="right"/>
            </w:pPr>
            <w:r w:rsidRPr="00EC1FA9">
              <w:t>1,154</w:t>
            </w:r>
          </w:p>
        </w:tc>
        <w:tc>
          <w:tcPr>
            <w:tcW w:w="481" w:type="pct"/>
            <w:tcBorders>
              <w:top w:val="single" w:sz="4" w:space="0" w:color="auto"/>
              <w:left w:val="single" w:sz="4" w:space="0" w:color="auto"/>
              <w:bottom w:val="single" w:sz="4" w:space="0" w:color="auto"/>
              <w:right w:val="single" w:sz="4" w:space="0" w:color="auto"/>
            </w:tcBorders>
            <w:noWrap/>
            <w:hideMark/>
          </w:tcPr>
          <w:p w14:paraId="15662D23" w14:textId="77777777" w:rsidR="004E4D3F" w:rsidRPr="00EC1FA9" w:rsidRDefault="004E4D3F" w:rsidP="00376EFA">
            <w:pPr>
              <w:jc w:val="right"/>
            </w:pPr>
            <w:r w:rsidRPr="00EC1FA9">
              <w:t>1,342</w:t>
            </w:r>
          </w:p>
        </w:tc>
        <w:tc>
          <w:tcPr>
            <w:tcW w:w="433" w:type="pct"/>
            <w:tcBorders>
              <w:top w:val="single" w:sz="4" w:space="0" w:color="auto"/>
              <w:left w:val="single" w:sz="4" w:space="0" w:color="auto"/>
              <w:bottom w:val="single" w:sz="4" w:space="0" w:color="auto"/>
              <w:right w:val="single" w:sz="4" w:space="0" w:color="auto"/>
            </w:tcBorders>
            <w:noWrap/>
            <w:hideMark/>
          </w:tcPr>
          <w:p w14:paraId="0BDE5CA7" w14:textId="77777777" w:rsidR="004E4D3F" w:rsidRPr="00EC1FA9" w:rsidRDefault="004E4D3F" w:rsidP="00376EFA">
            <w:pPr>
              <w:jc w:val="right"/>
            </w:pPr>
            <w:r w:rsidRPr="00EC1FA9">
              <w:t>-189</w:t>
            </w:r>
          </w:p>
        </w:tc>
        <w:tc>
          <w:tcPr>
            <w:tcW w:w="479" w:type="pct"/>
            <w:tcBorders>
              <w:top w:val="single" w:sz="4" w:space="0" w:color="auto"/>
              <w:left w:val="single" w:sz="4" w:space="0" w:color="auto"/>
              <w:bottom w:val="single" w:sz="4" w:space="0" w:color="auto"/>
              <w:right w:val="single" w:sz="4" w:space="0" w:color="auto"/>
            </w:tcBorders>
            <w:noWrap/>
            <w:hideMark/>
          </w:tcPr>
          <w:p w14:paraId="6C952A56" w14:textId="77777777" w:rsidR="004E4D3F" w:rsidRPr="00EC1FA9" w:rsidRDefault="004E4D3F" w:rsidP="00376EFA">
            <w:pPr>
              <w:jc w:val="right"/>
            </w:pPr>
            <w:r w:rsidRPr="00EC1FA9">
              <w:t>-14.1%</w:t>
            </w:r>
          </w:p>
        </w:tc>
      </w:tr>
      <w:tr w:rsidR="004E4D3F" w:rsidRPr="00EC1FA9" w14:paraId="69B9B42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21AFAF5" w14:textId="77777777" w:rsidR="004E4D3F" w:rsidRPr="00EC1FA9" w:rsidRDefault="004E4D3F" w:rsidP="00376EFA">
            <w:r w:rsidRPr="00EC1FA9">
              <w:t>Utah</w:t>
            </w:r>
          </w:p>
        </w:tc>
        <w:tc>
          <w:tcPr>
            <w:tcW w:w="611" w:type="pct"/>
            <w:tcBorders>
              <w:top w:val="single" w:sz="4" w:space="0" w:color="auto"/>
              <w:left w:val="single" w:sz="4" w:space="0" w:color="auto"/>
              <w:bottom w:val="single" w:sz="4" w:space="0" w:color="auto"/>
              <w:right w:val="single" w:sz="4" w:space="0" w:color="auto"/>
            </w:tcBorders>
            <w:noWrap/>
            <w:hideMark/>
          </w:tcPr>
          <w:p w14:paraId="601A2D6B" w14:textId="77777777" w:rsidR="004E4D3F" w:rsidRPr="00EC1FA9" w:rsidRDefault="004E4D3F" w:rsidP="00376EFA">
            <w:pPr>
              <w:jc w:val="right"/>
            </w:pPr>
            <w:r w:rsidRPr="00EC1FA9">
              <w:t>8,142</w:t>
            </w:r>
          </w:p>
        </w:tc>
        <w:tc>
          <w:tcPr>
            <w:tcW w:w="540" w:type="pct"/>
            <w:tcBorders>
              <w:top w:val="single" w:sz="4" w:space="0" w:color="auto"/>
              <w:left w:val="single" w:sz="4" w:space="0" w:color="auto"/>
              <w:bottom w:val="single" w:sz="4" w:space="0" w:color="auto"/>
              <w:right w:val="single" w:sz="4" w:space="0" w:color="auto"/>
            </w:tcBorders>
            <w:noWrap/>
            <w:hideMark/>
          </w:tcPr>
          <w:p w14:paraId="674D465A" w14:textId="77777777" w:rsidR="004E4D3F" w:rsidRPr="00EC1FA9" w:rsidRDefault="004E4D3F" w:rsidP="00376EFA">
            <w:pPr>
              <w:jc w:val="right"/>
            </w:pPr>
            <w:r w:rsidRPr="00EC1FA9">
              <w:t>9,396</w:t>
            </w:r>
          </w:p>
        </w:tc>
        <w:tc>
          <w:tcPr>
            <w:tcW w:w="529" w:type="pct"/>
            <w:tcBorders>
              <w:top w:val="single" w:sz="4" w:space="0" w:color="auto"/>
              <w:left w:val="single" w:sz="4" w:space="0" w:color="auto"/>
              <w:bottom w:val="single" w:sz="4" w:space="0" w:color="auto"/>
              <w:right w:val="single" w:sz="4" w:space="0" w:color="auto"/>
            </w:tcBorders>
            <w:noWrap/>
            <w:hideMark/>
          </w:tcPr>
          <w:p w14:paraId="1A90CB6E" w14:textId="77777777" w:rsidR="004E4D3F" w:rsidRPr="00EC1FA9" w:rsidRDefault="004E4D3F" w:rsidP="00376EFA">
            <w:pPr>
              <w:jc w:val="right"/>
            </w:pPr>
            <w:r w:rsidRPr="00EC1FA9">
              <w:t>-1,254</w:t>
            </w:r>
          </w:p>
        </w:tc>
        <w:tc>
          <w:tcPr>
            <w:tcW w:w="459" w:type="pct"/>
            <w:tcBorders>
              <w:top w:val="single" w:sz="4" w:space="0" w:color="auto"/>
              <w:left w:val="single" w:sz="4" w:space="0" w:color="auto"/>
              <w:bottom w:val="single" w:sz="4" w:space="0" w:color="auto"/>
              <w:right w:val="single" w:sz="4" w:space="0" w:color="auto"/>
            </w:tcBorders>
            <w:noWrap/>
            <w:hideMark/>
          </w:tcPr>
          <w:p w14:paraId="3FD9018B" w14:textId="77777777" w:rsidR="004E4D3F" w:rsidRPr="00EC1FA9" w:rsidRDefault="004E4D3F" w:rsidP="00376EFA">
            <w:pPr>
              <w:jc w:val="right"/>
            </w:pPr>
            <w:r w:rsidRPr="00EC1FA9">
              <w:t>-13.3%</w:t>
            </w:r>
          </w:p>
        </w:tc>
        <w:tc>
          <w:tcPr>
            <w:tcW w:w="456" w:type="pct"/>
            <w:tcBorders>
              <w:top w:val="single" w:sz="4" w:space="0" w:color="auto"/>
              <w:left w:val="single" w:sz="4" w:space="0" w:color="auto"/>
              <w:bottom w:val="single" w:sz="4" w:space="0" w:color="auto"/>
              <w:right w:val="single" w:sz="4" w:space="0" w:color="auto"/>
            </w:tcBorders>
            <w:noWrap/>
            <w:hideMark/>
          </w:tcPr>
          <w:p w14:paraId="031D0F63" w14:textId="77777777" w:rsidR="004E4D3F" w:rsidRPr="00EC1FA9" w:rsidRDefault="004E4D3F" w:rsidP="00376EFA">
            <w:pPr>
              <w:jc w:val="right"/>
            </w:pPr>
            <w:r w:rsidRPr="00EC1FA9">
              <w:t>1,672</w:t>
            </w:r>
          </w:p>
        </w:tc>
        <w:tc>
          <w:tcPr>
            <w:tcW w:w="481" w:type="pct"/>
            <w:tcBorders>
              <w:top w:val="single" w:sz="4" w:space="0" w:color="auto"/>
              <w:left w:val="single" w:sz="4" w:space="0" w:color="auto"/>
              <w:bottom w:val="single" w:sz="4" w:space="0" w:color="auto"/>
              <w:right w:val="single" w:sz="4" w:space="0" w:color="auto"/>
            </w:tcBorders>
            <w:noWrap/>
            <w:hideMark/>
          </w:tcPr>
          <w:p w14:paraId="0CE3ECEF" w14:textId="77777777" w:rsidR="004E4D3F" w:rsidRPr="00EC1FA9" w:rsidRDefault="004E4D3F" w:rsidP="00376EFA">
            <w:pPr>
              <w:jc w:val="right"/>
            </w:pPr>
            <w:r w:rsidRPr="00EC1FA9">
              <w:t>1,929</w:t>
            </w:r>
          </w:p>
        </w:tc>
        <w:tc>
          <w:tcPr>
            <w:tcW w:w="433" w:type="pct"/>
            <w:tcBorders>
              <w:top w:val="single" w:sz="4" w:space="0" w:color="auto"/>
              <w:left w:val="single" w:sz="4" w:space="0" w:color="auto"/>
              <w:bottom w:val="single" w:sz="4" w:space="0" w:color="auto"/>
              <w:right w:val="single" w:sz="4" w:space="0" w:color="auto"/>
            </w:tcBorders>
            <w:noWrap/>
            <w:hideMark/>
          </w:tcPr>
          <w:p w14:paraId="1F05477F" w14:textId="77777777" w:rsidR="004E4D3F" w:rsidRPr="00EC1FA9" w:rsidRDefault="004E4D3F" w:rsidP="00376EFA">
            <w:pPr>
              <w:jc w:val="right"/>
            </w:pPr>
            <w:r w:rsidRPr="00EC1FA9">
              <w:t>-258</w:t>
            </w:r>
          </w:p>
        </w:tc>
        <w:tc>
          <w:tcPr>
            <w:tcW w:w="479" w:type="pct"/>
            <w:tcBorders>
              <w:top w:val="single" w:sz="4" w:space="0" w:color="auto"/>
              <w:left w:val="single" w:sz="4" w:space="0" w:color="auto"/>
              <w:bottom w:val="single" w:sz="4" w:space="0" w:color="auto"/>
              <w:right w:val="single" w:sz="4" w:space="0" w:color="auto"/>
            </w:tcBorders>
            <w:noWrap/>
            <w:hideMark/>
          </w:tcPr>
          <w:p w14:paraId="2894A639" w14:textId="77777777" w:rsidR="004E4D3F" w:rsidRPr="00EC1FA9" w:rsidRDefault="004E4D3F" w:rsidP="00376EFA">
            <w:pPr>
              <w:jc w:val="right"/>
            </w:pPr>
            <w:r w:rsidRPr="00EC1FA9">
              <w:t>-13.3%</w:t>
            </w:r>
          </w:p>
        </w:tc>
      </w:tr>
      <w:tr w:rsidR="004E4D3F" w:rsidRPr="00EC1FA9" w14:paraId="5409F1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4143C1" w14:textId="77777777" w:rsidR="004E4D3F" w:rsidRPr="00EC1FA9" w:rsidRDefault="004E4D3F" w:rsidP="00376EFA">
            <w:r w:rsidRPr="00EC1FA9">
              <w:t>Maryland</w:t>
            </w:r>
          </w:p>
        </w:tc>
        <w:tc>
          <w:tcPr>
            <w:tcW w:w="611" w:type="pct"/>
            <w:tcBorders>
              <w:top w:val="single" w:sz="4" w:space="0" w:color="auto"/>
              <w:left w:val="single" w:sz="4" w:space="0" w:color="auto"/>
              <w:bottom w:val="single" w:sz="4" w:space="0" w:color="auto"/>
              <w:right w:val="single" w:sz="4" w:space="0" w:color="auto"/>
            </w:tcBorders>
            <w:noWrap/>
            <w:hideMark/>
          </w:tcPr>
          <w:p w14:paraId="26D0FD69" w14:textId="77777777" w:rsidR="004E4D3F" w:rsidRPr="00EC1FA9" w:rsidRDefault="004E4D3F" w:rsidP="00376EFA">
            <w:pPr>
              <w:jc w:val="right"/>
            </w:pPr>
            <w:r w:rsidRPr="00EC1FA9">
              <w:t>12,849</w:t>
            </w:r>
          </w:p>
        </w:tc>
        <w:tc>
          <w:tcPr>
            <w:tcW w:w="540" w:type="pct"/>
            <w:tcBorders>
              <w:top w:val="single" w:sz="4" w:space="0" w:color="auto"/>
              <w:left w:val="single" w:sz="4" w:space="0" w:color="auto"/>
              <w:bottom w:val="single" w:sz="4" w:space="0" w:color="auto"/>
              <w:right w:val="single" w:sz="4" w:space="0" w:color="auto"/>
            </w:tcBorders>
            <w:noWrap/>
            <w:hideMark/>
          </w:tcPr>
          <w:p w14:paraId="3A9664C2" w14:textId="77777777" w:rsidR="004E4D3F" w:rsidRPr="00EC1FA9" w:rsidRDefault="004E4D3F" w:rsidP="00376EFA">
            <w:pPr>
              <w:jc w:val="right"/>
            </w:pPr>
            <w:r w:rsidRPr="00EC1FA9">
              <w:t>14,595</w:t>
            </w:r>
          </w:p>
        </w:tc>
        <w:tc>
          <w:tcPr>
            <w:tcW w:w="529" w:type="pct"/>
            <w:tcBorders>
              <w:top w:val="single" w:sz="4" w:space="0" w:color="auto"/>
              <w:left w:val="single" w:sz="4" w:space="0" w:color="auto"/>
              <w:bottom w:val="single" w:sz="4" w:space="0" w:color="auto"/>
              <w:right w:val="single" w:sz="4" w:space="0" w:color="auto"/>
            </w:tcBorders>
            <w:noWrap/>
            <w:hideMark/>
          </w:tcPr>
          <w:p w14:paraId="36A4487C" w14:textId="77777777" w:rsidR="004E4D3F" w:rsidRPr="00EC1FA9" w:rsidRDefault="004E4D3F" w:rsidP="00376EFA">
            <w:pPr>
              <w:jc w:val="right"/>
            </w:pPr>
            <w:r w:rsidRPr="00EC1FA9">
              <w:t>-1,746</w:t>
            </w:r>
          </w:p>
        </w:tc>
        <w:tc>
          <w:tcPr>
            <w:tcW w:w="459" w:type="pct"/>
            <w:tcBorders>
              <w:top w:val="single" w:sz="4" w:space="0" w:color="auto"/>
              <w:left w:val="single" w:sz="4" w:space="0" w:color="auto"/>
              <w:bottom w:val="single" w:sz="4" w:space="0" w:color="auto"/>
              <w:right w:val="single" w:sz="4" w:space="0" w:color="auto"/>
            </w:tcBorders>
            <w:noWrap/>
            <w:hideMark/>
          </w:tcPr>
          <w:p w14:paraId="577D8700" w14:textId="77777777" w:rsidR="004E4D3F" w:rsidRPr="00EC1FA9" w:rsidRDefault="004E4D3F" w:rsidP="00376EFA">
            <w:pPr>
              <w:jc w:val="right"/>
            </w:pPr>
            <w:r w:rsidRPr="00EC1FA9">
              <w:t>-12.0%</w:t>
            </w:r>
          </w:p>
        </w:tc>
        <w:tc>
          <w:tcPr>
            <w:tcW w:w="456" w:type="pct"/>
            <w:tcBorders>
              <w:top w:val="single" w:sz="4" w:space="0" w:color="auto"/>
              <w:left w:val="single" w:sz="4" w:space="0" w:color="auto"/>
              <w:bottom w:val="single" w:sz="4" w:space="0" w:color="auto"/>
              <w:right w:val="single" w:sz="4" w:space="0" w:color="auto"/>
            </w:tcBorders>
            <w:noWrap/>
            <w:hideMark/>
          </w:tcPr>
          <w:p w14:paraId="05B0EF8F" w14:textId="77777777" w:rsidR="004E4D3F" w:rsidRPr="00EC1FA9" w:rsidRDefault="004E4D3F" w:rsidP="00376EFA">
            <w:pPr>
              <w:jc w:val="right"/>
            </w:pPr>
            <w:r w:rsidRPr="00EC1FA9">
              <w:t>2,454</w:t>
            </w:r>
          </w:p>
        </w:tc>
        <w:tc>
          <w:tcPr>
            <w:tcW w:w="481" w:type="pct"/>
            <w:tcBorders>
              <w:top w:val="single" w:sz="4" w:space="0" w:color="auto"/>
              <w:left w:val="single" w:sz="4" w:space="0" w:color="auto"/>
              <w:bottom w:val="single" w:sz="4" w:space="0" w:color="auto"/>
              <w:right w:val="single" w:sz="4" w:space="0" w:color="auto"/>
            </w:tcBorders>
            <w:noWrap/>
            <w:hideMark/>
          </w:tcPr>
          <w:p w14:paraId="6FE2EB48" w14:textId="77777777" w:rsidR="004E4D3F" w:rsidRPr="00EC1FA9" w:rsidRDefault="004E4D3F" w:rsidP="00376EFA">
            <w:pPr>
              <w:jc w:val="right"/>
            </w:pPr>
            <w:r w:rsidRPr="00EC1FA9">
              <w:t>2,787</w:t>
            </w:r>
          </w:p>
        </w:tc>
        <w:tc>
          <w:tcPr>
            <w:tcW w:w="433" w:type="pct"/>
            <w:tcBorders>
              <w:top w:val="single" w:sz="4" w:space="0" w:color="auto"/>
              <w:left w:val="single" w:sz="4" w:space="0" w:color="auto"/>
              <w:bottom w:val="single" w:sz="4" w:space="0" w:color="auto"/>
              <w:right w:val="single" w:sz="4" w:space="0" w:color="auto"/>
            </w:tcBorders>
            <w:noWrap/>
            <w:hideMark/>
          </w:tcPr>
          <w:p w14:paraId="6F691B0B" w14:textId="77777777" w:rsidR="004E4D3F" w:rsidRPr="00EC1FA9" w:rsidRDefault="004E4D3F" w:rsidP="00376EFA">
            <w:pPr>
              <w:jc w:val="right"/>
            </w:pPr>
            <w:r w:rsidRPr="00EC1FA9">
              <w:t>-333</w:t>
            </w:r>
          </w:p>
        </w:tc>
        <w:tc>
          <w:tcPr>
            <w:tcW w:w="479" w:type="pct"/>
            <w:tcBorders>
              <w:top w:val="single" w:sz="4" w:space="0" w:color="auto"/>
              <w:left w:val="single" w:sz="4" w:space="0" w:color="auto"/>
              <w:bottom w:val="single" w:sz="4" w:space="0" w:color="auto"/>
              <w:right w:val="single" w:sz="4" w:space="0" w:color="auto"/>
            </w:tcBorders>
            <w:noWrap/>
            <w:hideMark/>
          </w:tcPr>
          <w:p w14:paraId="2E3F78CC" w14:textId="77777777" w:rsidR="004E4D3F" w:rsidRPr="00EC1FA9" w:rsidRDefault="004E4D3F" w:rsidP="00376EFA">
            <w:pPr>
              <w:jc w:val="right"/>
            </w:pPr>
            <w:r w:rsidRPr="00EC1FA9">
              <w:t>-12.0%</w:t>
            </w:r>
          </w:p>
        </w:tc>
      </w:tr>
      <w:tr w:rsidR="004E4D3F" w:rsidRPr="00EC1FA9" w14:paraId="5A7CA3B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C71F38B" w14:textId="77777777" w:rsidR="004E4D3F" w:rsidRPr="00EC1FA9" w:rsidRDefault="004E4D3F" w:rsidP="00376EFA">
            <w:r w:rsidRPr="00EC1FA9">
              <w:t>Oregon</w:t>
            </w:r>
          </w:p>
        </w:tc>
        <w:tc>
          <w:tcPr>
            <w:tcW w:w="611" w:type="pct"/>
            <w:tcBorders>
              <w:top w:val="single" w:sz="4" w:space="0" w:color="auto"/>
              <w:left w:val="single" w:sz="4" w:space="0" w:color="auto"/>
              <w:bottom w:val="single" w:sz="4" w:space="0" w:color="auto"/>
              <w:right w:val="single" w:sz="4" w:space="0" w:color="auto"/>
            </w:tcBorders>
            <w:noWrap/>
            <w:hideMark/>
          </w:tcPr>
          <w:p w14:paraId="5A98D138" w14:textId="77777777" w:rsidR="004E4D3F" w:rsidRPr="00EC1FA9" w:rsidRDefault="004E4D3F" w:rsidP="00376EFA">
            <w:pPr>
              <w:jc w:val="right"/>
            </w:pPr>
            <w:r w:rsidRPr="00EC1FA9">
              <w:t>8,517</w:t>
            </w:r>
          </w:p>
        </w:tc>
        <w:tc>
          <w:tcPr>
            <w:tcW w:w="540" w:type="pct"/>
            <w:tcBorders>
              <w:top w:val="single" w:sz="4" w:space="0" w:color="auto"/>
              <w:left w:val="single" w:sz="4" w:space="0" w:color="auto"/>
              <w:bottom w:val="single" w:sz="4" w:space="0" w:color="auto"/>
              <w:right w:val="single" w:sz="4" w:space="0" w:color="auto"/>
            </w:tcBorders>
            <w:noWrap/>
            <w:hideMark/>
          </w:tcPr>
          <w:p w14:paraId="339F3440" w14:textId="77777777" w:rsidR="004E4D3F" w:rsidRPr="00EC1FA9" w:rsidRDefault="004E4D3F" w:rsidP="00376EFA">
            <w:pPr>
              <w:jc w:val="right"/>
            </w:pPr>
            <w:r w:rsidRPr="00EC1FA9">
              <w:t>9,347</w:t>
            </w:r>
          </w:p>
        </w:tc>
        <w:tc>
          <w:tcPr>
            <w:tcW w:w="529" w:type="pct"/>
            <w:tcBorders>
              <w:top w:val="single" w:sz="4" w:space="0" w:color="auto"/>
              <w:left w:val="single" w:sz="4" w:space="0" w:color="auto"/>
              <w:bottom w:val="single" w:sz="4" w:space="0" w:color="auto"/>
              <w:right w:val="single" w:sz="4" w:space="0" w:color="auto"/>
            </w:tcBorders>
            <w:noWrap/>
            <w:hideMark/>
          </w:tcPr>
          <w:p w14:paraId="7DA44C18" w14:textId="77777777" w:rsidR="004E4D3F" w:rsidRPr="00EC1FA9" w:rsidRDefault="004E4D3F" w:rsidP="00376EFA">
            <w:pPr>
              <w:jc w:val="right"/>
            </w:pPr>
            <w:r w:rsidRPr="00EC1FA9">
              <w:t>-829</w:t>
            </w:r>
          </w:p>
        </w:tc>
        <w:tc>
          <w:tcPr>
            <w:tcW w:w="459" w:type="pct"/>
            <w:tcBorders>
              <w:top w:val="single" w:sz="4" w:space="0" w:color="auto"/>
              <w:left w:val="single" w:sz="4" w:space="0" w:color="auto"/>
              <w:bottom w:val="single" w:sz="4" w:space="0" w:color="auto"/>
              <w:right w:val="single" w:sz="4" w:space="0" w:color="auto"/>
            </w:tcBorders>
            <w:noWrap/>
            <w:hideMark/>
          </w:tcPr>
          <w:p w14:paraId="2308348C" w14:textId="77777777" w:rsidR="004E4D3F" w:rsidRPr="00EC1FA9" w:rsidRDefault="004E4D3F" w:rsidP="00376EFA">
            <w:pPr>
              <w:jc w:val="right"/>
            </w:pPr>
            <w:r w:rsidRPr="00EC1FA9">
              <w:t>-8.9%</w:t>
            </w:r>
          </w:p>
        </w:tc>
        <w:tc>
          <w:tcPr>
            <w:tcW w:w="456" w:type="pct"/>
            <w:tcBorders>
              <w:top w:val="single" w:sz="4" w:space="0" w:color="auto"/>
              <w:left w:val="single" w:sz="4" w:space="0" w:color="auto"/>
              <w:bottom w:val="single" w:sz="4" w:space="0" w:color="auto"/>
              <w:right w:val="single" w:sz="4" w:space="0" w:color="auto"/>
            </w:tcBorders>
            <w:noWrap/>
            <w:hideMark/>
          </w:tcPr>
          <w:p w14:paraId="0CD4B435" w14:textId="77777777" w:rsidR="004E4D3F" w:rsidRPr="00EC1FA9" w:rsidRDefault="004E4D3F" w:rsidP="00376EFA">
            <w:pPr>
              <w:jc w:val="right"/>
            </w:pPr>
            <w:r w:rsidRPr="00EC1FA9">
              <w:t>1,180</w:t>
            </w:r>
          </w:p>
        </w:tc>
        <w:tc>
          <w:tcPr>
            <w:tcW w:w="481" w:type="pct"/>
            <w:tcBorders>
              <w:top w:val="single" w:sz="4" w:space="0" w:color="auto"/>
              <w:left w:val="single" w:sz="4" w:space="0" w:color="auto"/>
              <w:bottom w:val="single" w:sz="4" w:space="0" w:color="auto"/>
              <w:right w:val="single" w:sz="4" w:space="0" w:color="auto"/>
            </w:tcBorders>
            <w:noWrap/>
            <w:hideMark/>
          </w:tcPr>
          <w:p w14:paraId="57120475" w14:textId="77777777" w:rsidR="004E4D3F" w:rsidRPr="00EC1FA9" w:rsidRDefault="004E4D3F" w:rsidP="00376EFA">
            <w:pPr>
              <w:jc w:val="right"/>
            </w:pPr>
            <w:r w:rsidRPr="00EC1FA9">
              <w:t>1,295</w:t>
            </w:r>
          </w:p>
        </w:tc>
        <w:tc>
          <w:tcPr>
            <w:tcW w:w="433" w:type="pct"/>
            <w:tcBorders>
              <w:top w:val="single" w:sz="4" w:space="0" w:color="auto"/>
              <w:left w:val="single" w:sz="4" w:space="0" w:color="auto"/>
              <w:bottom w:val="single" w:sz="4" w:space="0" w:color="auto"/>
              <w:right w:val="single" w:sz="4" w:space="0" w:color="auto"/>
            </w:tcBorders>
            <w:noWrap/>
            <w:hideMark/>
          </w:tcPr>
          <w:p w14:paraId="6941E6FA" w14:textId="77777777" w:rsidR="004E4D3F" w:rsidRPr="00EC1FA9" w:rsidRDefault="004E4D3F" w:rsidP="00376EFA">
            <w:pPr>
              <w:jc w:val="right"/>
            </w:pPr>
            <w:r w:rsidRPr="00EC1FA9">
              <w:t>-115</w:t>
            </w:r>
          </w:p>
        </w:tc>
        <w:tc>
          <w:tcPr>
            <w:tcW w:w="479" w:type="pct"/>
            <w:tcBorders>
              <w:top w:val="single" w:sz="4" w:space="0" w:color="auto"/>
              <w:left w:val="single" w:sz="4" w:space="0" w:color="auto"/>
              <w:bottom w:val="single" w:sz="4" w:space="0" w:color="auto"/>
              <w:right w:val="single" w:sz="4" w:space="0" w:color="auto"/>
            </w:tcBorders>
            <w:noWrap/>
            <w:hideMark/>
          </w:tcPr>
          <w:p w14:paraId="2046E2EF" w14:textId="77777777" w:rsidR="004E4D3F" w:rsidRPr="00EC1FA9" w:rsidRDefault="004E4D3F" w:rsidP="00376EFA">
            <w:pPr>
              <w:jc w:val="right"/>
            </w:pPr>
            <w:r w:rsidRPr="00EC1FA9">
              <w:t>-8.9%</w:t>
            </w:r>
          </w:p>
        </w:tc>
      </w:tr>
      <w:tr w:rsidR="004E4D3F" w:rsidRPr="00EC1FA9" w14:paraId="3AFD92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AA0B854" w14:textId="77777777" w:rsidR="004E4D3F" w:rsidRPr="00EC1FA9" w:rsidRDefault="004E4D3F" w:rsidP="00376EFA">
            <w:r w:rsidRPr="00EC1FA9">
              <w:t>Delaware</w:t>
            </w:r>
          </w:p>
        </w:tc>
        <w:tc>
          <w:tcPr>
            <w:tcW w:w="611" w:type="pct"/>
            <w:tcBorders>
              <w:top w:val="single" w:sz="4" w:space="0" w:color="auto"/>
              <w:left w:val="single" w:sz="4" w:space="0" w:color="auto"/>
              <w:bottom w:val="single" w:sz="4" w:space="0" w:color="auto"/>
              <w:right w:val="single" w:sz="4" w:space="0" w:color="auto"/>
            </w:tcBorders>
            <w:noWrap/>
            <w:hideMark/>
          </w:tcPr>
          <w:p w14:paraId="02CC7876" w14:textId="77777777" w:rsidR="004E4D3F" w:rsidRPr="00EC1FA9" w:rsidRDefault="004E4D3F" w:rsidP="00376EFA">
            <w:pPr>
              <w:jc w:val="right"/>
            </w:pPr>
            <w:r w:rsidRPr="00EC1FA9">
              <w:t>2,036</w:t>
            </w:r>
          </w:p>
        </w:tc>
        <w:tc>
          <w:tcPr>
            <w:tcW w:w="540" w:type="pct"/>
            <w:tcBorders>
              <w:top w:val="single" w:sz="4" w:space="0" w:color="auto"/>
              <w:left w:val="single" w:sz="4" w:space="0" w:color="auto"/>
              <w:bottom w:val="single" w:sz="4" w:space="0" w:color="auto"/>
              <w:right w:val="single" w:sz="4" w:space="0" w:color="auto"/>
            </w:tcBorders>
            <w:noWrap/>
            <w:hideMark/>
          </w:tcPr>
          <w:p w14:paraId="793609C6" w14:textId="77777777" w:rsidR="004E4D3F" w:rsidRPr="00EC1FA9" w:rsidRDefault="004E4D3F" w:rsidP="00376EFA">
            <w:pPr>
              <w:jc w:val="right"/>
            </w:pPr>
            <w:r w:rsidRPr="00EC1FA9">
              <w:t>2,220</w:t>
            </w:r>
          </w:p>
        </w:tc>
        <w:tc>
          <w:tcPr>
            <w:tcW w:w="529" w:type="pct"/>
            <w:tcBorders>
              <w:top w:val="single" w:sz="4" w:space="0" w:color="auto"/>
              <w:left w:val="single" w:sz="4" w:space="0" w:color="auto"/>
              <w:bottom w:val="single" w:sz="4" w:space="0" w:color="auto"/>
              <w:right w:val="single" w:sz="4" w:space="0" w:color="auto"/>
            </w:tcBorders>
            <w:noWrap/>
            <w:hideMark/>
          </w:tcPr>
          <w:p w14:paraId="2921F901" w14:textId="77777777" w:rsidR="004E4D3F" w:rsidRPr="00EC1FA9" w:rsidRDefault="004E4D3F" w:rsidP="00376EFA">
            <w:pPr>
              <w:jc w:val="right"/>
            </w:pPr>
            <w:r w:rsidRPr="00EC1FA9">
              <w:t>-184</w:t>
            </w:r>
          </w:p>
        </w:tc>
        <w:tc>
          <w:tcPr>
            <w:tcW w:w="459" w:type="pct"/>
            <w:tcBorders>
              <w:top w:val="single" w:sz="4" w:space="0" w:color="auto"/>
              <w:left w:val="single" w:sz="4" w:space="0" w:color="auto"/>
              <w:bottom w:val="single" w:sz="4" w:space="0" w:color="auto"/>
              <w:right w:val="single" w:sz="4" w:space="0" w:color="auto"/>
            </w:tcBorders>
            <w:noWrap/>
            <w:hideMark/>
          </w:tcPr>
          <w:p w14:paraId="175A6086" w14:textId="77777777" w:rsidR="004E4D3F" w:rsidRPr="00EC1FA9" w:rsidRDefault="004E4D3F" w:rsidP="00376EFA">
            <w:pPr>
              <w:jc w:val="right"/>
            </w:pPr>
            <w:r w:rsidRPr="00EC1FA9">
              <w:t>-8.3%</w:t>
            </w:r>
          </w:p>
        </w:tc>
        <w:tc>
          <w:tcPr>
            <w:tcW w:w="456" w:type="pct"/>
            <w:tcBorders>
              <w:top w:val="single" w:sz="4" w:space="0" w:color="auto"/>
              <w:left w:val="single" w:sz="4" w:space="0" w:color="auto"/>
              <w:bottom w:val="single" w:sz="4" w:space="0" w:color="auto"/>
              <w:right w:val="single" w:sz="4" w:space="0" w:color="auto"/>
            </w:tcBorders>
            <w:noWrap/>
            <w:hideMark/>
          </w:tcPr>
          <w:p w14:paraId="0135C143" w14:textId="77777777" w:rsidR="004E4D3F" w:rsidRPr="00EC1FA9" w:rsidRDefault="004E4D3F" w:rsidP="00376EFA">
            <w:pPr>
              <w:jc w:val="right"/>
            </w:pPr>
            <w:r w:rsidRPr="00EC1FA9">
              <w:t>326</w:t>
            </w:r>
          </w:p>
        </w:tc>
        <w:tc>
          <w:tcPr>
            <w:tcW w:w="481" w:type="pct"/>
            <w:tcBorders>
              <w:top w:val="single" w:sz="4" w:space="0" w:color="auto"/>
              <w:left w:val="single" w:sz="4" w:space="0" w:color="auto"/>
              <w:bottom w:val="single" w:sz="4" w:space="0" w:color="auto"/>
              <w:right w:val="single" w:sz="4" w:space="0" w:color="auto"/>
            </w:tcBorders>
            <w:noWrap/>
            <w:hideMark/>
          </w:tcPr>
          <w:p w14:paraId="0643CCE2" w14:textId="77777777" w:rsidR="004E4D3F" w:rsidRPr="00EC1FA9" w:rsidRDefault="004E4D3F" w:rsidP="00376EFA">
            <w:pPr>
              <w:jc w:val="right"/>
            </w:pPr>
            <w:r w:rsidRPr="00EC1FA9">
              <w:t>355</w:t>
            </w:r>
          </w:p>
        </w:tc>
        <w:tc>
          <w:tcPr>
            <w:tcW w:w="433" w:type="pct"/>
            <w:tcBorders>
              <w:top w:val="single" w:sz="4" w:space="0" w:color="auto"/>
              <w:left w:val="single" w:sz="4" w:space="0" w:color="auto"/>
              <w:bottom w:val="single" w:sz="4" w:space="0" w:color="auto"/>
              <w:right w:val="single" w:sz="4" w:space="0" w:color="auto"/>
            </w:tcBorders>
            <w:noWrap/>
            <w:hideMark/>
          </w:tcPr>
          <w:p w14:paraId="7217ADA7" w14:textId="77777777" w:rsidR="004E4D3F" w:rsidRPr="00EC1FA9" w:rsidRDefault="004E4D3F" w:rsidP="00376EFA">
            <w:pPr>
              <w:jc w:val="right"/>
            </w:pPr>
            <w:r w:rsidRPr="00EC1FA9">
              <w:t>-29</w:t>
            </w:r>
          </w:p>
        </w:tc>
        <w:tc>
          <w:tcPr>
            <w:tcW w:w="479" w:type="pct"/>
            <w:tcBorders>
              <w:top w:val="single" w:sz="4" w:space="0" w:color="auto"/>
              <w:left w:val="single" w:sz="4" w:space="0" w:color="auto"/>
              <w:bottom w:val="single" w:sz="4" w:space="0" w:color="auto"/>
              <w:right w:val="single" w:sz="4" w:space="0" w:color="auto"/>
            </w:tcBorders>
            <w:noWrap/>
            <w:hideMark/>
          </w:tcPr>
          <w:p w14:paraId="116DC3CF" w14:textId="77777777" w:rsidR="004E4D3F" w:rsidRPr="00EC1FA9" w:rsidRDefault="004E4D3F" w:rsidP="00376EFA">
            <w:pPr>
              <w:jc w:val="right"/>
            </w:pPr>
            <w:r w:rsidRPr="00EC1FA9">
              <w:t>-8.3%</w:t>
            </w:r>
          </w:p>
        </w:tc>
      </w:tr>
      <w:tr w:rsidR="004E4D3F" w:rsidRPr="00EC1FA9" w14:paraId="6C9121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DF6D20" w14:textId="77777777" w:rsidR="004E4D3F" w:rsidRPr="00EC1FA9" w:rsidRDefault="004E4D3F" w:rsidP="00376EFA">
            <w:r w:rsidRPr="00EC1FA9">
              <w:t>Vermont</w:t>
            </w:r>
          </w:p>
        </w:tc>
        <w:tc>
          <w:tcPr>
            <w:tcW w:w="611" w:type="pct"/>
            <w:tcBorders>
              <w:top w:val="single" w:sz="4" w:space="0" w:color="auto"/>
              <w:left w:val="single" w:sz="4" w:space="0" w:color="auto"/>
              <w:bottom w:val="single" w:sz="4" w:space="0" w:color="auto"/>
              <w:right w:val="single" w:sz="4" w:space="0" w:color="auto"/>
            </w:tcBorders>
            <w:noWrap/>
            <w:hideMark/>
          </w:tcPr>
          <w:p w14:paraId="126A24FE" w14:textId="77777777" w:rsidR="004E4D3F" w:rsidRPr="00EC1FA9" w:rsidRDefault="004E4D3F" w:rsidP="00376EFA">
            <w:pPr>
              <w:jc w:val="right"/>
            </w:pPr>
            <w:r w:rsidRPr="00EC1FA9">
              <w:t>1,285</w:t>
            </w:r>
          </w:p>
        </w:tc>
        <w:tc>
          <w:tcPr>
            <w:tcW w:w="540" w:type="pct"/>
            <w:tcBorders>
              <w:top w:val="single" w:sz="4" w:space="0" w:color="auto"/>
              <w:left w:val="single" w:sz="4" w:space="0" w:color="auto"/>
              <w:bottom w:val="single" w:sz="4" w:space="0" w:color="auto"/>
              <w:right w:val="single" w:sz="4" w:space="0" w:color="auto"/>
            </w:tcBorders>
            <w:noWrap/>
            <w:hideMark/>
          </w:tcPr>
          <w:p w14:paraId="0D19D8E0" w14:textId="77777777" w:rsidR="004E4D3F" w:rsidRPr="00EC1FA9" w:rsidRDefault="004E4D3F" w:rsidP="00376EFA">
            <w:pPr>
              <w:jc w:val="right"/>
            </w:pPr>
            <w:r w:rsidRPr="00EC1FA9">
              <w:t>1,394</w:t>
            </w:r>
          </w:p>
        </w:tc>
        <w:tc>
          <w:tcPr>
            <w:tcW w:w="529" w:type="pct"/>
            <w:tcBorders>
              <w:top w:val="single" w:sz="4" w:space="0" w:color="auto"/>
              <w:left w:val="single" w:sz="4" w:space="0" w:color="auto"/>
              <w:bottom w:val="single" w:sz="4" w:space="0" w:color="auto"/>
              <w:right w:val="single" w:sz="4" w:space="0" w:color="auto"/>
            </w:tcBorders>
            <w:noWrap/>
            <w:hideMark/>
          </w:tcPr>
          <w:p w14:paraId="33A1D07C" w14:textId="77777777" w:rsidR="004E4D3F" w:rsidRPr="00EC1FA9" w:rsidRDefault="004E4D3F" w:rsidP="00376EFA">
            <w:pPr>
              <w:jc w:val="right"/>
            </w:pPr>
            <w:r w:rsidRPr="00EC1FA9">
              <w:t>-110</w:t>
            </w:r>
          </w:p>
        </w:tc>
        <w:tc>
          <w:tcPr>
            <w:tcW w:w="459" w:type="pct"/>
            <w:tcBorders>
              <w:top w:val="single" w:sz="4" w:space="0" w:color="auto"/>
              <w:left w:val="single" w:sz="4" w:space="0" w:color="auto"/>
              <w:bottom w:val="single" w:sz="4" w:space="0" w:color="auto"/>
              <w:right w:val="single" w:sz="4" w:space="0" w:color="auto"/>
            </w:tcBorders>
            <w:noWrap/>
            <w:hideMark/>
          </w:tcPr>
          <w:p w14:paraId="61C7E6FB" w14:textId="77777777" w:rsidR="004E4D3F" w:rsidRPr="00EC1FA9" w:rsidRDefault="004E4D3F" w:rsidP="00376EFA">
            <w:pPr>
              <w:jc w:val="right"/>
            </w:pPr>
            <w:r w:rsidRPr="00EC1FA9">
              <w:t>-7.9%</w:t>
            </w:r>
          </w:p>
        </w:tc>
        <w:tc>
          <w:tcPr>
            <w:tcW w:w="456" w:type="pct"/>
            <w:tcBorders>
              <w:top w:val="single" w:sz="4" w:space="0" w:color="auto"/>
              <w:left w:val="single" w:sz="4" w:space="0" w:color="auto"/>
              <w:bottom w:val="single" w:sz="4" w:space="0" w:color="auto"/>
              <w:right w:val="single" w:sz="4" w:space="0" w:color="auto"/>
            </w:tcBorders>
            <w:noWrap/>
            <w:hideMark/>
          </w:tcPr>
          <w:p w14:paraId="4CF52564" w14:textId="77777777" w:rsidR="004E4D3F" w:rsidRPr="00EC1FA9" w:rsidRDefault="004E4D3F" w:rsidP="00376EFA">
            <w:pPr>
              <w:jc w:val="right"/>
            </w:pPr>
            <w:r w:rsidRPr="00EC1FA9">
              <w:t>126</w:t>
            </w:r>
          </w:p>
        </w:tc>
        <w:tc>
          <w:tcPr>
            <w:tcW w:w="481" w:type="pct"/>
            <w:tcBorders>
              <w:top w:val="single" w:sz="4" w:space="0" w:color="auto"/>
              <w:left w:val="single" w:sz="4" w:space="0" w:color="auto"/>
              <w:bottom w:val="single" w:sz="4" w:space="0" w:color="auto"/>
              <w:right w:val="single" w:sz="4" w:space="0" w:color="auto"/>
            </w:tcBorders>
            <w:noWrap/>
            <w:hideMark/>
          </w:tcPr>
          <w:p w14:paraId="73A850FB" w14:textId="77777777" w:rsidR="004E4D3F" w:rsidRPr="00EC1FA9" w:rsidRDefault="004E4D3F" w:rsidP="00376EFA">
            <w:pPr>
              <w:jc w:val="right"/>
            </w:pPr>
            <w:r w:rsidRPr="00EC1FA9">
              <w:t>136</w:t>
            </w:r>
          </w:p>
        </w:tc>
        <w:tc>
          <w:tcPr>
            <w:tcW w:w="433" w:type="pct"/>
            <w:tcBorders>
              <w:top w:val="single" w:sz="4" w:space="0" w:color="auto"/>
              <w:left w:val="single" w:sz="4" w:space="0" w:color="auto"/>
              <w:bottom w:val="single" w:sz="4" w:space="0" w:color="auto"/>
              <w:right w:val="single" w:sz="4" w:space="0" w:color="auto"/>
            </w:tcBorders>
            <w:noWrap/>
            <w:hideMark/>
          </w:tcPr>
          <w:p w14:paraId="1B379D5B" w14:textId="77777777" w:rsidR="004E4D3F" w:rsidRPr="00EC1FA9" w:rsidRDefault="004E4D3F" w:rsidP="00376EFA">
            <w:pPr>
              <w:jc w:val="right"/>
            </w:pPr>
            <w:r w:rsidRPr="00EC1FA9">
              <w:t>-11</w:t>
            </w:r>
          </w:p>
        </w:tc>
        <w:tc>
          <w:tcPr>
            <w:tcW w:w="479" w:type="pct"/>
            <w:tcBorders>
              <w:top w:val="single" w:sz="4" w:space="0" w:color="auto"/>
              <w:left w:val="single" w:sz="4" w:space="0" w:color="auto"/>
              <w:bottom w:val="single" w:sz="4" w:space="0" w:color="auto"/>
              <w:right w:val="single" w:sz="4" w:space="0" w:color="auto"/>
            </w:tcBorders>
            <w:noWrap/>
            <w:hideMark/>
          </w:tcPr>
          <w:p w14:paraId="3F9C5C63" w14:textId="77777777" w:rsidR="004E4D3F" w:rsidRPr="00EC1FA9" w:rsidRDefault="004E4D3F" w:rsidP="00376EFA">
            <w:pPr>
              <w:jc w:val="right"/>
            </w:pPr>
            <w:r w:rsidRPr="00EC1FA9">
              <w:t>-7.9%</w:t>
            </w:r>
          </w:p>
        </w:tc>
      </w:tr>
      <w:tr w:rsidR="004E4D3F" w:rsidRPr="00EC1FA9" w14:paraId="2DDE8E9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CD5509" w14:textId="77777777" w:rsidR="004E4D3F" w:rsidRPr="00EC1FA9" w:rsidRDefault="004E4D3F" w:rsidP="00376EFA">
            <w:r w:rsidRPr="00EC1FA9">
              <w:t>Connecticut</w:t>
            </w:r>
          </w:p>
        </w:tc>
        <w:tc>
          <w:tcPr>
            <w:tcW w:w="611" w:type="pct"/>
            <w:tcBorders>
              <w:top w:val="single" w:sz="4" w:space="0" w:color="auto"/>
              <w:left w:val="single" w:sz="4" w:space="0" w:color="auto"/>
              <w:bottom w:val="single" w:sz="4" w:space="0" w:color="auto"/>
              <w:right w:val="single" w:sz="4" w:space="0" w:color="auto"/>
            </w:tcBorders>
            <w:noWrap/>
            <w:hideMark/>
          </w:tcPr>
          <w:p w14:paraId="5E43F8D5" w14:textId="77777777" w:rsidR="004E4D3F" w:rsidRPr="00EC1FA9" w:rsidRDefault="004E4D3F" w:rsidP="00376EFA">
            <w:pPr>
              <w:jc w:val="right"/>
            </w:pPr>
            <w:r w:rsidRPr="00EC1FA9">
              <w:t>8,265</w:t>
            </w:r>
          </w:p>
        </w:tc>
        <w:tc>
          <w:tcPr>
            <w:tcW w:w="540" w:type="pct"/>
            <w:tcBorders>
              <w:top w:val="single" w:sz="4" w:space="0" w:color="auto"/>
              <w:left w:val="single" w:sz="4" w:space="0" w:color="auto"/>
              <w:bottom w:val="single" w:sz="4" w:space="0" w:color="auto"/>
              <w:right w:val="single" w:sz="4" w:space="0" w:color="auto"/>
            </w:tcBorders>
            <w:noWrap/>
            <w:hideMark/>
          </w:tcPr>
          <w:p w14:paraId="70ADF6EA" w14:textId="77777777" w:rsidR="004E4D3F" w:rsidRPr="00EC1FA9" w:rsidRDefault="004E4D3F" w:rsidP="00376EFA">
            <w:pPr>
              <w:jc w:val="right"/>
            </w:pPr>
            <w:r w:rsidRPr="00EC1FA9">
              <w:t>8,814</w:t>
            </w:r>
          </w:p>
        </w:tc>
        <w:tc>
          <w:tcPr>
            <w:tcW w:w="529" w:type="pct"/>
            <w:tcBorders>
              <w:top w:val="single" w:sz="4" w:space="0" w:color="auto"/>
              <w:left w:val="single" w:sz="4" w:space="0" w:color="auto"/>
              <w:bottom w:val="single" w:sz="4" w:space="0" w:color="auto"/>
              <w:right w:val="single" w:sz="4" w:space="0" w:color="auto"/>
            </w:tcBorders>
            <w:noWrap/>
            <w:hideMark/>
          </w:tcPr>
          <w:p w14:paraId="5CE672A8" w14:textId="77777777" w:rsidR="004E4D3F" w:rsidRPr="00EC1FA9" w:rsidRDefault="004E4D3F" w:rsidP="00376EFA">
            <w:pPr>
              <w:jc w:val="right"/>
            </w:pPr>
            <w:r w:rsidRPr="00EC1FA9">
              <w:t>-549</w:t>
            </w:r>
          </w:p>
        </w:tc>
        <w:tc>
          <w:tcPr>
            <w:tcW w:w="459" w:type="pct"/>
            <w:tcBorders>
              <w:top w:val="single" w:sz="4" w:space="0" w:color="auto"/>
              <w:left w:val="single" w:sz="4" w:space="0" w:color="auto"/>
              <w:bottom w:val="single" w:sz="4" w:space="0" w:color="auto"/>
              <w:right w:val="single" w:sz="4" w:space="0" w:color="auto"/>
            </w:tcBorders>
            <w:noWrap/>
            <w:hideMark/>
          </w:tcPr>
          <w:p w14:paraId="0FC9766B" w14:textId="77777777" w:rsidR="004E4D3F" w:rsidRPr="00EC1FA9" w:rsidRDefault="004E4D3F" w:rsidP="00376EFA">
            <w:pPr>
              <w:jc w:val="right"/>
            </w:pPr>
            <w:r w:rsidRPr="00EC1FA9">
              <w:t>-6.2%</w:t>
            </w:r>
          </w:p>
        </w:tc>
        <w:tc>
          <w:tcPr>
            <w:tcW w:w="456" w:type="pct"/>
            <w:tcBorders>
              <w:top w:val="single" w:sz="4" w:space="0" w:color="auto"/>
              <w:left w:val="single" w:sz="4" w:space="0" w:color="auto"/>
              <w:bottom w:val="single" w:sz="4" w:space="0" w:color="auto"/>
              <w:right w:val="single" w:sz="4" w:space="0" w:color="auto"/>
            </w:tcBorders>
            <w:noWrap/>
            <w:hideMark/>
          </w:tcPr>
          <w:p w14:paraId="3ED0A31D" w14:textId="77777777" w:rsidR="004E4D3F" w:rsidRPr="00EC1FA9" w:rsidRDefault="004E4D3F" w:rsidP="00376EFA">
            <w:pPr>
              <w:jc w:val="right"/>
            </w:pPr>
            <w:r w:rsidRPr="00EC1FA9">
              <w:t>1,502</w:t>
            </w:r>
          </w:p>
        </w:tc>
        <w:tc>
          <w:tcPr>
            <w:tcW w:w="481" w:type="pct"/>
            <w:tcBorders>
              <w:top w:val="single" w:sz="4" w:space="0" w:color="auto"/>
              <w:left w:val="single" w:sz="4" w:space="0" w:color="auto"/>
              <w:bottom w:val="single" w:sz="4" w:space="0" w:color="auto"/>
              <w:right w:val="single" w:sz="4" w:space="0" w:color="auto"/>
            </w:tcBorders>
            <w:noWrap/>
            <w:hideMark/>
          </w:tcPr>
          <w:p w14:paraId="650E6ADF" w14:textId="77777777" w:rsidR="004E4D3F" w:rsidRPr="00EC1FA9" w:rsidRDefault="004E4D3F" w:rsidP="00376EFA">
            <w:pPr>
              <w:jc w:val="right"/>
            </w:pPr>
            <w:r w:rsidRPr="00EC1FA9">
              <w:t>1,601</w:t>
            </w:r>
          </w:p>
        </w:tc>
        <w:tc>
          <w:tcPr>
            <w:tcW w:w="433" w:type="pct"/>
            <w:tcBorders>
              <w:top w:val="single" w:sz="4" w:space="0" w:color="auto"/>
              <w:left w:val="single" w:sz="4" w:space="0" w:color="auto"/>
              <w:bottom w:val="single" w:sz="4" w:space="0" w:color="auto"/>
              <w:right w:val="single" w:sz="4" w:space="0" w:color="auto"/>
            </w:tcBorders>
            <w:noWrap/>
            <w:hideMark/>
          </w:tcPr>
          <w:p w14:paraId="7526D6F5" w14:textId="77777777" w:rsidR="004E4D3F" w:rsidRPr="00EC1FA9" w:rsidRDefault="004E4D3F" w:rsidP="00376EFA">
            <w:pPr>
              <w:jc w:val="right"/>
            </w:pPr>
            <w:r w:rsidRPr="00EC1FA9">
              <w:t>-100</w:t>
            </w:r>
          </w:p>
        </w:tc>
        <w:tc>
          <w:tcPr>
            <w:tcW w:w="479" w:type="pct"/>
            <w:tcBorders>
              <w:top w:val="single" w:sz="4" w:space="0" w:color="auto"/>
              <w:left w:val="single" w:sz="4" w:space="0" w:color="auto"/>
              <w:bottom w:val="single" w:sz="4" w:space="0" w:color="auto"/>
              <w:right w:val="single" w:sz="4" w:space="0" w:color="auto"/>
            </w:tcBorders>
            <w:noWrap/>
            <w:hideMark/>
          </w:tcPr>
          <w:p w14:paraId="6E116F0F" w14:textId="77777777" w:rsidR="004E4D3F" w:rsidRPr="00EC1FA9" w:rsidRDefault="004E4D3F" w:rsidP="00376EFA">
            <w:pPr>
              <w:jc w:val="right"/>
            </w:pPr>
            <w:r w:rsidRPr="00EC1FA9">
              <w:t>-6.2%</w:t>
            </w:r>
          </w:p>
        </w:tc>
      </w:tr>
      <w:tr w:rsidR="004E4D3F" w:rsidRPr="00EC1FA9" w14:paraId="4550FC8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11A966" w14:textId="77777777" w:rsidR="004E4D3F" w:rsidRPr="00EC1FA9" w:rsidRDefault="004E4D3F" w:rsidP="00376EFA">
            <w:r w:rsidRPr="00EC1FA9">
              <w:t>West Virginia</w:t>
            </w:r>
          </w:p>
        </w:tc>
        <w:tc>
          <w:tcPr>
            <w:tcW w:w="611" w:type="pct"/>
            <w:tcBorders>
              <w:top w:val="single" w:sz="4" w:space="0" w:color="auto"/>
              <w:left w:val="single" w:sz="4" w:space="0" w:color="auto"/>
              <w:bottom w:val="single" w:sz="4" w:space="0" w:color="auto"/>
              <w:right w:val="single" w:sz="4" w:space="0" w:color="auto"/>
            </w:tcBorders>
            <w:noWrap/>
            <w:hideMark/>
          </w:tcPr>
          <w:p w14:paraId="169C86C6" w14:textId="77777777" w:rsidR="004E4D3F" w:rsidRPr="00EC1FA9" w:rsidRDefault="004E4D3F" w:rsidP="00376EFA">
            <w:pPr>
              <w:jc w:val="right"/>
            </w:pPr>
            <w:r w:rsidRPr="00EC1FA9">
              <w:t>4,003</w:t>
            </w:r>
          </w:p>
        </w:tc>
        <w:tc>
          <w:tcPr>
            <w:tcW w:w="540" w:type="pct"/>
            <w:tcBorders>
              <w:top w:val="single" w:sz="4" w:space="0" w:color="auto"/>
              <w:left w:val="single" w:sz="4" w:space="0" w:color="auto"/>
              <w:bottom w:val="single" w:sz="4" w:space="0" w:color="auto"/>
              <w:right w:val="single" w:sz="4" w:space="0" w:color="auto"/>
            </w:tcBorders>
            <w:noWrap/>
            <w:hideMark/>
          </w:tcPr>
          <w:p w14:paraId="0DEB0FCE" w14:textId="77777777" w:rsidR="004E4D3F" w:rsidRPr="00EC1FA9" w:rsidRDefault="004E4D3F" w:rsidP="00376EFA">
            <w:pPr>
              <w:jc w:val="right"/>
            </w:pPr>
            <w:r w:rsidRPr="00EC1FA9">
              <w:t>4,179</w:t>
            </w:r>
          </w:p>
        </w:tc>
        <w:tc>
          <w:tcPr>
            <w:tcW w:w="529" w:type="pct"/>
            <w:tcBorders>
              <w:top w:val="single" w:sz="4" w:space="0" w:color="auto"/>
              <w:left w:val="single" w:sz="4" w:space="0" w:color="auto"/>
              <w:bottom w:val="single" w:sz="4" w:space="0" w:color="auto"/>
              <w:right w:val="single" w:sz="4" w:space="0" w:color="auto"/>
            </w:tcBorders>
            <w:noWrap/>
            <w:hideMark/>
          </w:tcPr>
          <w:p w14:paraId="0DCA1C51" w14:textId="77777777" w:rsidR="004E4D3F" w:rsidRPr="00EC1FA9" w:rsidRDefault="004E4D3F" w:rsidP="00376EFA">
            <w:pPr>
              <w:jc w:val="right"/>
            </w:pPr>
            <w:r w:rsidRPr="00EC1FA9">
              <w:t>-176</w:t>
            </w:r>
          </w:p>
        </w:tc>
        <w:tc>
          <w:tcPr>
            <w:tcW w:w="459" w:type="pct"/>
            <w:tcBorders>
              <w:top w:val="single" w:sz="4" w:space="0" w:color="auto"/>
              <w:left w:val="single" w:sz="4" w:space="0" w:color="auto"/>
              <w:bottom w:val="single" w:sz="4" w:space="0" w:color="auto"/>
              <w:right w:val="single" w:sz="4" w:space="0" w:color="auto"/>
            </w:tcBorders>
            <w:noWrap/>
            <w:hideMark/>
          </w:tcPr>
          <w:p w14:paraId="1DAD1809" w14:textId="77777777" w:rsidR="004E4D3F" w:rsidRPr="00EC1FA9" w:rsidRDefault="004E4D3F" w:rsidP="00376EFA">
            <w:pPr>
              <w:jc w:val="right"/>
            </w:pPr>
            <w:r w:rsidRPr="00EC1FA9">
              <w:t>-4.2%</w:t>
            </w:r>
          </w:p>
        </w:tc>
        <w:tc>
          <w:tcPr>
            <w:tcW w:w="456" w:type="pct"/>
            <w:tcBorders>
              <w:top w:val="single" w:sz="4" w:space="0" w:color="auto"/>
              <w:left w:val="single" w:sz="4" w:space="0" w:color="auto"/>
              <w:bottom w:val="single" w:sz="4" w:space="0" w:color="auto"/>
              <w:right w:val="single" w:sz="4" w:space="0" w:color="auto"/>
            </w:tcBorders>
            <w:noWrap/>
            <w:hideMark/>
          </w:tcPr>
          <w:p w14:paraId="147FC51F" w14:textId="77777777" w:rsidR="004E4D3F" w:rsidRPr="00EC1FA9" w:rsidRDefault="004E4D3F" w:rsidP="00376EFA">
            <w:pPr>
              <w:jc w:val="right"/>
            </w:pPr>
            <w:r w:rsidRPr="00EC1FA9">
              <w:t>578</w:t>
            </w:r>
          </w:p>
        </w:tc>
        <w:tc>
          <w:tcPr>
            <w:tcW w:w="481" w:type="pct"/>
            <w:tcBorders>
              <w:top w:val="single" w:sz="4" w:space="0" w:color="auto"/>
              <w:left w:val="single" w:sz="4" w:space="0" w:color="auto"/>
              <w:bottom w:val="single" w:sz="4" w:space="0" w:color="auto"/>
              <w:right w:val="single" w:sz="4" w:space="0" w:color="auto"/>
            </w:tcBorders>
            <w:noWrap/>
            <w:hideMark/>
          </w:tcPr>
          <w:p w14:paraId="04BA046A" w14:textId="77777777" w:rsidR="004E4D3F" w:rsidRPr="00EC1FA9" w:rsidRDefault="004E4D3F" w:rsidP="00376EFA">
            <w:pPr>
              <w:jc w:val="right"/>
            </w:pPr>
            <w:r w:rsidRPr="00EC1FA9">
              <w:t>603</w:t>
            </w:r>
          </w:p>
        </w:tc>
        <w:tc>
          <w:tcPr>
            <w:tcW w:w="433" w:type="pct"/>
            <w:tcBorders>
              <w:top w:val="single" w:sz="4" w:space="0" w:color="auto"/>
              <w:left w:val="single" w:sz="4" w:space="0" w:color="auto"/>
              <w:bottom w:val="single" w:sz="4" w:space="0" w:color="auto"/>
              <w:right w:val="single" w:sz="4" w:space="0" w:color="auto"/>
            </w:tcBorders>
            <w:noWrap/>
            <w:hideMark/>
          </w:tcPr>
          <w:p w14:paraId="6F481B4A" w14:textId="77777777" w:rsidR="004E4D3F" w:rsidRPr="00EC1FA9" w:rsidRDefault="004E4D3F" w:rsidP="00376EFA">
            <w:pPr>
              <w:jc w:val="right"/>
            </w:pPr>
            <w:r w:rsidRPr="00EC1FA9">
              <w:t>-25</w:t>
            </w:r>
          </w:p>
        </w:tc>
        <w:tc>
          <w:tcPr>
            <w:tcW w:w="479" w:type="pct"/>
            <w:tcBorders>
              <w:top w:val="single" w:sz="4" w:space="0" w:color="auto"/>
              <w:left w:val="single" w:sz="4" w:space="0" w:color="auto"/>
              <w:bottom w:val="single" w:sz="4" w:space="0" w:color="auto"/>
              <w:right w:val="single" w:sz="4" w:space="0" w:color="auto"/>
            </w:tcBorders>
            <w:noWrap/>
            <w:hideMark/>
          </w:tcPr>
          <w:p w14:paraId="3C4BDC58" w14:textId="77777777" w:rsidR="004E4D3F" w:rsidRPr="00EC1FA9" w:rsidRDefault="004E4D3F" w:rsidP="00376EFA">
            <w:pPr>
              <w:jc w:val="right"/>
            </w:pPr>
            <w:r w:rsidRPr="00EC1FA9">
              <w:t>-4.2%</w:t>
            </w:r>
          </w:p>
        </w:tc>
      </w:tr>
      <w:tr w:rsidR="004E4D3F" w:rsidRPr="00EC1FA9" w14:paraId="5823C43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F58C3B" w14:textId="77777777" w:rsidR="004E4D3F" w:rsidRPr="00EC1FA9" w:rsidRDefault="004E4D3F" w:rsidP="00376EFA">
            <w:r w:rsidRPr="00EC1FA9">
              <w:t>Alabama</w:t>
            </w:r>
          </w:p>
        </w:tc>
        <w:tc>
          <w:tcPr>
            <w:tcW w:w="611" w:type="pct"/>
            <w:tcBorders>
              <w:top w:val="single" w:sz="4" w:space="0" w:color="auto"/>
              <w:left w:val="single" w:sz="4" w:space="0" w:color="auto"/>
              <w:bottom w:val="single" w:sz="4" w:space="0" w:color="auto"/>
              <w:right w:val="single" w:sz="4" w:space="0" w:color="auto"/>
            </w:tcBorders>
            <w:noWrap/>
            <w:hideMark/>
          </w:tcPr>
          <w:p w14:paraId="3D119990" w14:textId="77777777" w:rsidR="004E4D3F" w:rsidRPr="00EC1FA9" w:rsidRDefault="004E4D3F" w:rsidP="00376EFA">
            <w:pPr>
              <w:jc w:val="right"/>
            </w:pPr>
            <w:r w:rsidRPr="00EC1FA9">
              <w:t>11,722</w:t>
            </w:r>
          </w:p>
        </w:tc>
        <w:tc>
          <w:tcPr>
            <w:tcW w:w="540" w:type="pct"/>
            <w:tcBorders>
              <w:top w:val="single" w:sz="4" w:space="0" w:color="auto"/>
              <w:left w:val="single" w:sz="4" w:space="0" w:color="auto"/>
              <w:bottom w:val="single" w:sz="4" w:space="0" w:color="auto"/>
              <w:right w:val="single" w:sz="4" w:space="0" w:color="auto"/>
            </w:tcBorders>
            <w:noWrap/>
            <w:hideMark/>
          </w:tcPr>
          <w:p w14:paraId="673CF2E4" w14:textId="77777777" w:rsidR="004E4D3F" w:rsidRPr="00EC1FA9" w:rsidRDefault="004E4D3F" w:rsidP="00376EFA">
            <w:pPr>
              <w:jc w:val="right"/>
            </w:pPr>
            <w:r w:rsidRPr="00EC1FA9">
              <w:t>12,216</w:t>
            </w:r>
          </w:p>
        </w:tc>
        <w:tc>
          <w:tcPr>
            <w:tcW w:w="529" w:type="pct"/>
            <w:tcBorders>
              <w:top w:val="single" w:sz="4" w:space="0" w:color="auto"/>
              <w:left w:val="single" w:sz="4" w:space="0" w:color="auto"/>
              <w:bottom w:val="single" w:sz="4" w:space="0" w:color="auto"/>
              <w:right w:val="single" w:sz="4" w:space="0" w:color="auto"/>
            </w:tcBorders>
            <w:noWrap/>
            <w:hideMark/>
          </w:tcPr>
          <w:p w14:paraId="283EFCE8" w14:textId="77777777" w:rsidR="004E4D3F" w:rsidRPr="00EC1FA9" w:rsidRDefault="004E4D3F" w:rsidP="00376EFA">
            <w:pPr>
              <w:jc w:val="right"/>
            </w:pPr>
            <w:r w:rsidRPr="00EC1FA9">
              <w:t>-494</w:t>
            </w:r>
          </w:p>
        </w:tc>
        <w:tc>
          <w:tcPr>
            <w:tcW w:w="459" w:type="pct"/>
            <w:tcBorders>
              <w:top w:val="single" w:sz="4" w:space="0" w:color="auto"/>
              <w:left w:val="single" w:sz="4" w:space="0" w:color="auto"/>
              <w:bottom w:val="single" w:sz="4" w:space="0" w:color="auto"/>
              <w:right w:val="single" w:sz="4" w:space="0" w:color="auto"/>
            </w:tcBorders>
            <w:noWrap/>
            <w:hideMark/>
          </w:tcPr>
          <w:p w14:paraId="13790F39" w14:textId="77777777" w:rsidR="004E4D3F" w:rsidRPr="00EC1FA9" w:rsidRDefault="004E4D3F" w:rsidP="00376EFA">
            <w:pPr>
              <w:jc w:val="right"/>
            </w:pPr>
            <w:r w:rsidRPr="00EC1FA9">
              <w:t>-4.0%</w:t>
            </w:r>
          </w:p>
        </w:tc>
        <w:tc>
          <w:tcPr>
            <w:tcW w:w="456" w:type="pct"/>
            <w:tcBorders>
              <w:top w:val="single" w:sz="4" w:space="0" w:color="auto"/>
              <w:left w:val="single" w:sz="4" w:space="0" w:color="auto"/>
              <w:bottom w:val="single" w:sz="4" w:space="0" w:color="auto"/>
              <w:right w:val="single" w:sz="4" w:space="0" w:color="auto"/>
            </w:tcBorders>
            <w:noWrap/>
            <w:hideMark/>
          </w:tcPr>
          <w:p w14:paraId="2649C75D" w14:textId="77777777" w:rsidR="004E4D3F" w:rsidRPr="00EC1FA9" w:rsidRDefault="004E4D3F" w:rsidP="00376EFA">
            <w:pPr>
              <w:jc w:val="right"/>
            </w:pPr>
            <w:r w:rsidRPr="00EC1FA9">
              <w:t>1,381</w:t>
            </w:r>
          </w:p>
        </w:tc>
        <w:tc>
          <w:tcPr>
            <w:tcW w:w="481" w:type="pct"/>
            <w:tcBorders>
              <w:top w:val="single" w:sz="4" w:space="0" w:color="auto"/>
              <w:left w:val="single" w:sz="4" w:space="0" w:color="auto"/>
              <w:bottom w:val="single" w:sz="4" w:space="0" w:color="auto"/>
              <w:right w:val="single" w:sz="4" w:space="0" w:color="auto"/>
            </w:tcBorders>
            <w:noWrap/>
            <w:hideMark/>
          </w:tcPr>
          <w:p w14:paraId="77720376" w14:textId="77777777" w:rsidR="004E4D3F" w:rsidRPr="00EC1FA9" w:rsidRDefault="004E4D3F" w:rsidP="00376EFA">
            <w:pPr>
              <w:jc w:val="right"/>
            </w:pPr>
            <w:r w:rsidRPr="00EC1FA9">
              <w:t>1,439</w:t>
            </w:r>
          </w:p>
        </w:tc>
        <w:tc>
          <w:tcPr>
            <w:tcW w:w="433" w:type="pct"/>
            <w:tcBorders>
              <w:top w:val="single" w:sz="4" w:space="0" w:color="auto"/>
              <w:left w:val="single" w:sz="4" w:space="0" w:color="auto"/>
              <w:bottom w:val="single" w:sz="4" w:space="0" w:color="auto"/>
              <w:right w:val="single" w:sz="4" w:space="0" w:color="auto"/>
            </w:tcBorders>
            <w:noWrap/>
            <w:hideMark/>
          </w:tcPr>
          <w:p w14:paraId="6BFBCD69"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3604259D" w14:textId="77777777" w:rsidR="004E4D3F" w:rsidRPr="00EC1FA9" w:rsidRDefault="004E4D3F" w:rsidP="00376EFA">
            <w:pPr>
              <w:jc w:val="right"/>
            </w:pPr>
            <w:r w:rsidRPr="00EC1FA9">
              <w:t>-4.0%</w:t>
            </w:r>
          </w:p>
        </w:tc>
      </w:tr>
      <w:tr w:rsidR="004E4D3F" w:rsidRPr="00EC1FA9" w14:paraId="33BB3CE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F2C2795" w14:textId="77777777" w:rsidR="004E4D3F" w:rsidRPr="00EC1FA9" w:rsidRDefault="004E4D3F" w:rsidP="00376EFA">
            <w:r w:rsidRPr="00EC1FA9">
              <w:t>Michigan</w:t>
            </w:r>
          </w:p>
        </w:tc>
        <w:tc>
          <w:tcPr>
            <w:tcW w:w="611" w:type="pct"/>
            <w:tcBorders>
              <w:top w:val="single" w:sz="4" w:space="0" w:color="auto"/>
              <w:left w:val="single" w:sz="4" w:space="0" w:color="auto"/>
              <w:bottom w:val="single" w:sz="4" w:space="0" w:color="auto"/>
              <w:right w:val="single" w:sz="4" w:space="0" w:color="auto"/>
            </w:tcBorders>
            <w:noWrap/>
            <w:hideMark/>
          </w:tcPr>
          <w:p w14:paraId="0BF76DA7" w14:textId="77777777" w:rsidR="004E4D3F" w:rsidRPr="00EC1FA9" w:rsidRDefault="004E4D3F" w:rsidP="00376EFA">
            <w:pPr>
              <w:jc w:val="right"/>
            </w:pPr>
            <w:r w:rsidRPr="00EC1FA9">
              <w:t>24,356</w:t>
            </w:r>
          </w:p>
        </w:tc>
        <w:tc>
          <w:tcPr>
            <w:tcW w:w="540" w:type="pct"/>
            <w:tcBorders>
              <w:top w:val="single" w:sz="4" w:space="0" w:color="auto"/>
              <w:left w:val="single" w:sz="4" w:space="0" w:color="auto"/>
              <w:bottom w:val="single" w:sz="4" w:space="0" w:color="auto"/>
              <w:right w:val="single" w:sz="4" w:space="0" w:color="auto"/>
            </w:tcBorders>
            <w:noWrap/>
            <w:hideMark/>
          </w:tcPr>
          <w:p w14:paraId="2E365026" w14:textId="77777777" w:rsidR="004E4D3F" w:rsidRPr="00EC1FA9" w:rsidRDefault="004E4D3F" w:rsidP="00376EFA">
            <w:pPr>
              <w:jc w:val="right"/>
            </w:pPr>
            <w:r w:rsidRPr="00EC1FA9">
              <w:t>25,287</w:t>
            </w:r>
          </w:p>
        </w:tc>
        <w:tc>
          <w:tcPr>
            <w:tcW w:w="529" w:type="pct"/>
            <w:tcBorders>
              <w:top w:val="single" w:sz="4" w:space="0" w:color="auto"/>
              <w:left w:val="single" w:sz="4" w:space="0" w:color="auto"/>
              <w:bottom w:val="single" w:sz="4" w:space="0" w:color="auto"/>
              <w:right w:val="single" w:sz="4" w:space="0" w:color="auto"/>
            </w:tcBorders>
            <w:noWrap/>
            <w:hideMark/>
          </w:tcPr>
          <w:p w14:paraId="74AD8949" w14:textId="77777777" w:rsidR="004E4D3F" w:rsidRPr="00EC1FA9" w:rsidRDefault="004E4D3F" w:rsidP="00376EFA">
            <w:pPr>
              <w:jc w:val="right"/>
            </w:pPr>
            <w:r w:rsidRPr="00EC1FA9">
              <w:t>-931</w:t>
            </w:r>
          </w:p>
        </w:tc>
        <w:tc>
          <w:tcPr>
            <w:tcW w:w="459" w:type="pct"/>
            <w:tcBorders>
              <w:top w:val="single" w:sz="4" w:space="0" w:color="auto"/>
              <w:left w:val="single" w:sz="4" w:space="0" w:color="auto"/>
              <w:bottom w:val="single" w:sz="4" w:space="0" w:color="auto"/>
              <w:right w:val="single" w:sz="4" w:space="0" w:color="auto"/>
            </w:tcBorders>
            <w:noWrap/>
            <w:hideMark/>
          </w:tcPr>
          <w:p w14:paraId="40789A4C" w14:textId="77777777" w:rsidR="004E4D3F" w:rsidRPr="00EC1FA9" w:rsidRDefault="004E4D3F" w:rsidP="00376EFA">
            <w:pPr>
              <w:jc w:val="right"/>
            </w:pPr>
            <w:r w:rsidRPr="00EC1FA9">
              <w:t>-3.7%</w:t>
            </w:r>
          </w:p>
        </w:tc>
        <w:tc>
          <w:tcPr>
            <w:tcW w:w="456" w:type="pct"/>
            <w:tcBorders>
              <w:top w:val="single" w:sz="4" w:space="0" w:color="auto"/>
              <w:left w:val="single" w:sz="4" w:space="0" w:color="auto"/>
              <w:bottom w:val="single" w:sz="4" w:space="0" w:color="auto"/>
              <w:right w:val="single" w:sz="4" w:space="0" w:color="auto"/>
            </w:tcBorders>
            <w:noWrap/>
            <w:hideMark/>
          </w:tcPr>
          <w:p w14:paraId="6DC43B49" w14:textId="77777777" w:rsidR="004E4D3F" w:rsidRPr="00EC1FA9" w:rsidRDefault="004E4D3F" w:rsidP="00376EFA">
            <w:pPr>
              <w:jc w:val="right"/>
            </w:pPr>
            <w:r w:rsidRPr="00EC1FA9">
              <w:t>4,056</w:t>
            </w:r>
          </w:p>
        </w:tc>
        <w:tc>
          <w:tcPr>
            <w:tcW w:w="481" w:type="pct"/>
            <w:tcBorders>
              <w:top w:val="single" w:sz="4" w:space="0" w:color="auto"/>
              <w:left w:val="single" w:sz="4" w:space="0" w:color="auto"/>
              <w:bottom w:val="single" w:sz="4" w:space="0" w:color="auto"/>
              <w:right w:val="single" w:sz="4" w:space="0" w:color="auto"/>
            </w:tcBorders>
            <w:noWrap/>
            <w:hideMark/>
          </w:tcPr>
          <w:p w14:paraId="1C234C05" w14:textId="77777777" w:rsidR="004E4D3F" w:rsidRPr="00EC1FA9" w:rsidRDefault="004E4D3F" w:rsidP="00376EFA">
            <w:pPr>
              <w:jc w:val="right"/>
            </w:pPr>
            <w:r w:rsidRPr="00EC1FA9">
              <w:t>4,211</w:t>
            </w:r>
          </w:p>
        </w:tc>
        <w:tc>
          <w:tcPr>
            <w:tcW w:w="433" w:type="pct"/>
            <w:tcBorders>
              <w:top w:val="single" w:sz="4" w:space="0" w:color="auto"/>
              <w:left w:val="single" w:sz="4" w:space="0" w:color="auto"/>
              <w:bottom w:val="single" w:sz="4" w:space="0" w:color="auto"/>
              <w:right w:val="single" w:sz="4" w:space="0" w:color="auto"/>
            </w:tcBorders>
            <w:noWrap/>
            <w:hideMark/>
          </w:tcPr>
          <w:p w14:paraId="11280FE5" w14:textId="77777777" w:rsidR="004E4D3F" w:rsidRPr="00EC1FA9" w:rsidRDefault="004E4D3F" w:rsidP="00376EFA">
            <w:pPr>
              <w:jc w:val="right"/>
            </w:pPr>
            <w:r w:rsidRPr="00EC1FA9">
              <w:t>-155</w:t>
            </w:r>
          </w:p>
        </w:tc>
        <w:tc>
          <w:tcPr>
            <w:tcW w:w="479" w:type="pct"/>
            <w:tcBorders>
              <w:top w:val="single" w:sz="4" w:space="0" w:color="auto"/>
              <w:left w:val="single" w:sz="4" w:space="0" w:color="auto"/>
              <w:bottom w:val="single" w:sz="4" w:space="0" w:color="auto"/>
              <w:right w:val="single" w:sz="4" w:space="0" w:color="auto"/>
            </w:tcBorders>
            <w:noWrap/>
            <w:hideMark/>
          </w:tcPr>
          <w:p w14:paraId="48F680E2" w14:textId="77777777" w:rsidR="004E4D3F" w:rsidRPr="00EC1FA9" w:rsidRDefault="004E4D3F" w:rsidP="00376EFA">
            <w:pPr>
              <w:jc w:val="right"/>
            </w:pPr>
            <w:r w:rsidRPr="00EC1FA9">
              <w:t>-3.7%</w:t>
            </w:r>
          </w:p>
        </w:tc>
      </w:tr>
      <w:tr w:rsidR="004E4D3F" w:rsidRPr="00EC1FA9" w14:paraId="63DBF21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11BA1B0" w14:textId="77777777" w:rsidR="004E4D3F" w:rsidRPr="00EC1FA9" w:rsidRDefault="004E4D3F" w:rsidP="00376EFA">
            <w:r w:rsidRPr="00EC1FA9">
              <w:t>Kentucky</w:t>
            </w:r>
          </w:p>
        </w:tc>
        <w:tc>
          <w:tcPr>
            <w:tcW w:w="611" w:type="pct"/>
            <w:tcBorders>
              <w:top w:val="single" w:sz="4" w:space="0" w:color="auto"/>
              <w:left w:val="single" w:sz="4" w:space="0" w:color="auto"/>
              <w:bottom w:val="single" w:sz="4" w:space="0" w:color="auto"/>
              <w:right w:val="single" w:sz="4" w:space="0" w:color="auto"/>
            </w:tcBorders>
            <w:noWrap/>
            <w:hideMark/>
          </w:tcPr>
          <w:p w14:paraId="0C16B2E2" w14:textId="77777777" w:rsidR="004E4D3F" w:rsidRPr="00EC1FA9" w:rsidRDefault="004E4D3F" w:rsidP="00376EFA">
            <w:pPr>
              <w:jc w:val="right"/>
            </w:pPr>
            <w:r w:rsidRPr="00EC1FA9">
              <w:t>10,650</w:t>
            </w:r>
          </w:p>
        </w:tc>
        <w:tc>
          <w:tcPr>
            <w:tcW w:w="540" w:type="pct"/>
            <w:tcBorders>
              <w:top w:val="single" w:sz="4" w:space="0" w:color="auto"/>
              <w:left w:val="single" w:sz="4" w:space="0" w:color="auto"/>
              <w:bottom w:val="single" w:sz="4" w:space="0" w:color="auto"/>
              <w:right w:val="single" w:sz="4" w:space="0" w:color="auto"/>
            </w:tcBorders>
            <w:noWrap/>
            <w:hideMark/>
          </w:tcPr>
          <w:p w14:paraId="5DD948B0" w14:textId="77777777" w:rsidR="004E4D3F" w:rsidRPr="00EC1FA9" w:rsidRDefault="004E4D3F" w:rsidP="00376EFA">
            <w:pPr>
              <w:jc w:val="right"/>
            </w:pPr>
            <w:r w:rsidRPr="00EC1FA9">
              <w:t>11,040</w:t>
            </w:r>
          </w:p>
        </w:tc>
        <w:tc>
          <w:tcPr>
            <w:tcW w:w="529" w:type="pct"/>
            <w:tcBorders>
              <w:top w:val="single" w:sz="4" w:space="0" w:color="auto"/>
              <w:left w:val="single" w:sz="4" w:space="0" w:color="auto"/>
              <w:bottom w:val="single" w:sz="4" w:space="0" w:color="auto"/>
              <w:right w:val="single" w:sz="4" w:space="0" w:color="auto"/>
            </w:tcBorders>
            <w:noWrap/>
            <w:hideMark/>
          </w:tcPr>
          <w:p w14:paraId="73C677CD" w14:textId="77777777" w:rsidR="004E4D3F" w:rsidRPr="00EC1FA9" w:rsidRDefault="004E4D3F" w:rsidP="00376EFA">
            <w:pPr>
              <w:jc w:val="right"/>
            </w:pPr>
            <w:r w:rsidRPr="00EC1FA9">
              <w:t>-389</w:t>
            </w:r>
          </w:p>
        </w:tc>
        <w:tc>
          <w:tcPr>
            <w:tcW w:w="459" w:type="pct"/>
            <w:tcBorders>
              <w:top w:val="single" w:sz="4" w:space="0" w:color="auto"/>
              <w:left w:val="single" w:sz="4" w:space="0" w:color="auto"/>
              <w:bottom w:val="single" w:sz="4" w:space="0" w:color="auto"/>
              <w:right w:val="single" w:sz="4" w:space="0" w:color="auto"/>
            </w:tcBorders>
            <w:noWrap/>
            <w:hideMark/>
          </w:tcPr>
          <w:p w14:paraId="1FEEFAF2" w14:textId="77777777" w:rsidR="004E4D3F" w:rsidRPr="00EC1FA9" w:rsidRDefault="004E4D3F" w:rsidP="00376EFA">
            <w:pPr>
              <w:jc w:val="right"/>
            </w:pPr>
            <w:r w:rsidRPr="00EC1FA9">
              <w:t>-3.5%</w:t>
            </w:r>
          </w:p>
        </w:tc>
        <w:tc>
          <w:tcPr>
            <w:tcW w:w="456" w:type="pct"/>
            <w:tcBorders>
              <w:top w:val="single" w:sz="4" w:space="0" w:color="auto"/>
              <w:left w:val="single" w:sz="4" w:space="0" w:color="auto"/>
              <w:bottom w:val="single" w:sz="4" w:space="0" w:color="auto"/>
              <w:right w:val="single" w:sz="4" w:space="0" w:color="auto"/>
            </w:tcBorders>
            <w:noWrap/>
            <w:hideMark/>
          </w:tcPr>
          <w:p w14:paraId="2E1DD8FA" w14:textId="77777777" w:rsidR="004E4D3F" w:rsidRPr="00EC1FA9" w:rsidRDefault="004E4D3F" w:rsidP="00376EFA">
            <w:pPr>
              <w:jc w:val="right"/>
            </w:pPr>
            <w:r w:rsidRPr="00EC1FA9">
              <w:t>1,591</w:t>
            </w:r>
          </w:p>
        </w:tc>
        <w:tc>
          <w:tcPr>
            <w:tcW w:w="481" w:type="pct"/>
            <w:tcBorders>
              <w:top w:val="single" w:sz="4" w:space="0" w:color="auto"/>
              <w:left w:val="single" w:sz="4" w:space="0" w:color="auto"/>
              <w:bottom w:val="single" w:sz="4" w:space="0" w:color="auto"/>
              <w:right w:val="single" w:sz="4" w:space="0" w:color="auto"/>
            </w:tcBorders>
            <w:noWrap/>
            <w:hideMark/>
          </w:tcPr>
          <w:p w14:paraId="4A19B81A" w14:textId="77777777" w:rsidR="004E4D3F" w:rsidRPr="00EC1FA9" w:rsidRDefault="004E4D3F" w:rsidP="00376EFA">
            <w:pPr>
              <w:jc w:val="right"/>
            </w:pPr>
            <w:r w:rsidRPr="00EC1FA9">
              <w:t>1,649</w:t>
            </w:r>
          </w:p>
        </w:tc>
        <w:tc>
          <w:tcPr>
            <w:tcW w:w="433" w:type="pct"/>
            <w:tcBorders>
              <w:top w:val="single" w:sz="4" w:space="0" w:color="auto"/>
              <w:left w:val="single" w:sz="4" w:space="0" w:color="auto"/>
              <w:bottom w:val="single" w:sz="4" w:space="0" w:color="auto"/>
              <w:right w:val="single" w:sz="4" w:space="0" w:color="auto"/>
            </w:tcBorders>
            <w:noWrap/>
            <w:hideMark/>
          </w:tcPr>
          <w:p w14:paraId="57B889A5"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5D8574BA" w14:textId="77777777" w:rsidR="004E4D3F" w:rsidRPr="00EC1FA9" w:rsidRDefault="004E4D3F" w:rsidP="00376EFA">
            <w:pPr>
              <w:jc w:val="right"/>
            </w:pPr>
            <w:r w:rsidRPr="00EC1FA9">
              <w:t>-3.5%</w:t>
            </w:r>
          </w:p>
        </w:tc>
      </w:tr>
      <w:tr w:rsidR="004E4D3F" w:rsidRPr="00EC1FA9" w14:paraId="4C84246E"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7E33320" w14:textId="77777777" w:rsidR="004E4D3F" w:rsidRPr="00EC1FA9" w:rsidRDefault="004E4D3F" w:rsidP="00376EFA">
            <w:r w:rsidRPr="00EC1FA9">
              <w:t>Virginia</w:t>
            </w:r>
          </w:p>
        </w:tc>
        <w:tc>
          <w:tcPr>
            <w:tcW w:w="611" w:type="pct"/>
            <w:tcBorders>
              <w:top w:val="single" w:sz="4" w:space="0" w:color="auto"/>
              <w:left w:val="single" w:sz="4" w:space="0" w:color="auto"/>
              <w:bottom w:val="single" w:sz="4" w:space="0" w:color="auto"/>
              <w:right w:val="single" w:sz="4" w:space="0" w:color="auto"/>
            </w:tcBorders>
            <w:noWrap/>
            <w:hideMark/>
          </w:tcPr>
          <w:p w14:paraId="322D1324" w14:textId="77777777" w:rsidR="004E4D3F" w:rsidRPr="00EC1FA9" w:rsidRDefault="004E4D3F" w:rsidP="00376EFA">
            <w:pPr>
              <w:jc w:val="right"/>
            </w:pPr>
            <w:r w:rsidRPr="00EC1FA9">
              <w:t>19,375</w:t>
            </w:r>
          </w:p>
        </w:tc>
        <w:tc>
          <w:tcPr>
            <w:tcW w:w="540" w:type="pct"/>
            <w:tcBorders>
              <w:top w:val="single" w:sz="4" w:space="0" w:color="auto"/>
              <w:left w:val="single" w:sz="4" w:space="0" w:color="auto"/>
              <w:bottom w:val="single" w:sz="4" w:space="0" w:color="auto"/>
              <w:right w:val="single" w:sz="4" w:space="0" w:color="auto"/>
            </w:tcBorders>
            <w:noWrap/>
            <w:hideMark/>
          </w:tcPr>
          <w:p w14:paraId="06440E9E" w14:textId="77777777" w:rsidR="004E4D3F" w:rsidRPr="00EC1FA9" w:rsidRDefault="004E4D3F" w:rsidP="00376EFA">
            <w:pPr>
              <w:jc w:val="right"/>
            </w:pPr>
            <w:r w:rsidRPr="00EC1FA9">
              <w:t>19,997</w:t>
            </w:r>
          </w:p>
        </w:tc>
        <w:tc>
          <w:tcPr>
            <w:tcW w:w="529" w:type="pct"/>
            <w:tcBorders>
              <w:top w:val="single" w:sz="4" w:space="0" w:color="auto"/>
              <w:left w:val="single" w:sz="4" w:space="0" w:color="auto"/>
              <w:bottom w:val="single" w:sz="4" w:space="0" w:color="auto"/>
              <w:right w:val="single" w:sz="4" w:space="0" w:color="auto"/>
            </w:tcBorders>
            <w:noWrap/>
            <w:hideMark/>
          </w:tcPr>
          <w:p w14:paraId="7BF18243" w14:textId="77777777" w:rsidR="004E4D3F" w:rsidRPr="00EC1FA9" w:rsidRDefault="004E4D3F" w:rsidP="00376EFA">
            <w:pPr>
              <w:jc w:val="right"/>
            </w:pPr>
            <w:r w:rsidRPr="00EC1FA9">
              <w:t>-622</w:t>
            </w:r>
          </w:p>
        </w:tc>
        <w:tc>
          <w:tcPr>
            <w:tcW w:w="459" w:type="pct"/>
            <w:tcBorders>
              <w:top w:val="single" w:sz="4" w:space="0" w:color="auto"/>
              <w:left w:val="single" w:sz="4" w:space="0" w:color="auto"/>
              <w:bottom w:val="single" w:sz="4" w:space="0" w:color="auto"/>
              <w:right w:val="single" w:sz="4" w:space="0" w:color="auto"/>
            </w:tcBorders>
            <w:noWrap/>
            <w:hideMark/>
          </w:tcPr>
          <w:p w14:paraId="7B1F2D63" w14:textId="77777777" w:rsidR="004E4D3F" w:rsidRPr="00EC1FA9" w:rsidRDefault="004E4D3F" w:rsidP="00376EFA">
            <w:pPr>
              <w:jc w:val="right"/>
            </w:pPr>
            <w:r w:rsidRPr="00EC1FA9">
              <w:t>-3.1%</w:t>
            </w:r>
          </w:p>
        </w:tc>
        <w:tc>
          <w:tcPr>
            <w:tcW w:w="456" w:type="pct"/>
            <w:tcBorders>
              <w:top w:val="single" w:sz="4" w:space="0" w:color="auto"/>
              <w:left w:val="single" w:sz="4" w:space="0" w:color="auto"/>
              <w:bottom w:val="single" w:sz="4" w:space="0" w:color="auto"/>
              <w:right w:val="single" w:sz="4" w:space="0" w:color="auto"/>
            </w:tcBorders>
            <w:noWrap/>
            <w:hideMark/>
          </w:tcPr>
          <w:p w14:paraId="761D2247" w14:textId="77777777" w:rsidR="004E4D3F" w:rsidRPr="00EC1FA9" w:rsidRDefault="004E4D3F" w:rsidP="00376EFA">
            <w:pPr>
              <w:jc w:val="right"/>
            </w:pPr>
            <w:r w:rsidRPr="00EC1FA9">
              <w:t>3,323</w:t>
            </w:r>
          </w:p>
        </w:tc>
        <w:tc>
          <w:tcPr>
            <w:tcW w:w="481" w:type="pct"/>
            <w:tcBorders>
              <w:top w:val="single" w:sz="4" w:space="0" w:color="auto"/>
              <w:left w:val="single" w:sz="4" w:space="0" w:color="auto"/>
              <w:bottom w:val="single" w:sz="4" w:space="0" w:color="auto"/>
              <w:right w:val="single" w:sz="4" w:space="0" w:color="auto"/>
            </w:tcBorders>
            <w:noWrap/>
            <w:hideMark/>
          </w:tcPr>
          <w:p w14:paraId="56B8EC9C" w14:textId="77777777" w:rsidR="004E4D3F" w:rsidRPr="00EC1FA9" w:rsidRDefault="004E4D3F" w:rsidP="00376EFA">
            <w:pPr>
              <w:jc w:val="right"/>
            </w:pPr>
            <w:r w:rsidRPr="00EC1FA9">
              <w:t>3,430</w:t>
            </w:r>
          </w:p>
        </w:tc>
        <w:tc>
          <w:tcPr>
            <w:tcW w:w="433" w:type="pct"/>
            <w:tcBorders>
              <w:top w:val="single" w:sz="4" w:space="0" w:color="auto"/>
              <w:left w:val="single" w:sz="4" w:space="0" w:color="auto"/>
              <w:bottom w:val="single" w:sz="4" w:space="0" w:color="auto"/>
              <w:right w:val="single" w:sz="4" w:space="0" w:color="auto"/>
            </w:tcBorders>
            <w:noWrap/>
            <w:hideMark/>
          </w:tcPr>
          <w:p w14:paraId="0F5A0F64" w14:textId="77777777" w:rsidR="004E4D3F" w:rsidRPr="00EC1FA9" w:rsidRDefault="004E4D3F" w:rsidP="00376EFA">
            <w:pPr>
              <w:jc w:val="right"/>
            </w:pPr>
            <w:r w:rsidRPr="00EC1FA9">
              <w:t>-107</w:t>
            </w:r>
          </w:p>
        </w:tc>
        <w:tc>
          <w:tcPr>
            <w:tcW w:w="479" w:type="pct"/>
            <w:tcBorders>
              <w:top w:val="single" w:sz="4" w:space="0" w:color="auto"/>
              <w:left w:val="single" w:sz="4" w:space="0" w:color="auto"/>
              <w:bottom w:val="single" w:sz="4" w:space="0" w:color="auto"/>
              <w:right w:val="single" w:sz="4" w:space="0" w:color="auto"/>
            </w:tcBorders>
            <w:noWrap/>
            <w:hideMark/>
          </w:tcPr>
          <w:p w14:paraId="0D0D2654" w14:textId="77777777" w:rsidR="004E4D3F" w:rsidRPr="00EC1FA9" w:rsidRDefault="004E4D3F" w:rsidP="00376EFA">
            <w:pPr>
              <w:jc w:val="right"/>
            </w:pPr>
            <w:r w:rsidRPr="00EC1FA9">
              <w:t>-3.1%</w:t>
            </w:r>
          </w:p>
        </w:tc>
      </w:tr>
      <w:tr w:rsidR="004E4D3F" w:rsidRPr="00EC1FA9" w14:paraId="60FF433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476677B" w14:textId="77777777" w:rsidR="004E4D3F" w:rsidRPr="00EC1FA9" w:rsidRDefault="004E4D3F" w:rsidP="00376EFA">
            <w:r w:rsidRPr="00EC1FA9">
              <w:t>New Hampshire</w:t>
            </w:r>
          </w:p>
        </w:tc>
        <w:tc>
          <w:tcPr>
            <w:tcW w:w="611" w:type="pct"/>
            <w:tcBorders>
              <w:top w:val="single" w:sz="4" w:space="0" w:color="auto"/>
              <w:left w:val="single" w:sz="4" w:space="0" w:color="auto"/>
              <w:bottom w:val="single" w:sz="4" w:space="0" w:color="auto"/>
              <w:right w:val="single" w:sz="4" w:space="0" w:color="auto"/>
            </w:tcBorders>
            <w:noWrap/>
            <w:hideMark/>
          </w:tcPr>
          <w:p w14:paraId="4D6C9327" w14:textId="77777777" w:rsidR="004E4D3F" w:rsidRPr="00EC1FA9" w:rsidRDefault="004E4D3F" w:rsidP="00376EFA">
            <w:pPr>
              <w:jc w:val="right"/>
            </w:pPr>
            <w:r w:rsidRPr="00EC1FA9">
              <w:t>3,017</w:t>
            </w:r>
          </w:p>
        </w:tc>
        <w:tc>
          <w:tcPr>
            <w:tcW w:w="540" w:type="pct"/>
            <w:tcBorders>
              <w:top w:val="single" w:sz="4" w:space="0" w:color="auto"/>
              <w:left w:val="single" w:sz="4" w:space="0" w:color="auto"/>
              <w:bottom w:val="single" w:sz="4" w:space="0" w:color="auto"/>
              <w:right w:val="single" w:sz="4" w:space="0" w:color="auto"/>
            </w:tcBorders>
            <w:noWrap/>
            <w:hideMark/>
          </w:tcPr>
          <w:p w14:paraId="59562538" w14:textId="77777777" w:rsidR="004E4D3F" w:rsidRPr="00EC1FA9" w:rsidRDefault="004E4D3F" w:rsidP="00376EFA">
            <w:pPr>
              <w:jc w:val="right"/>
            </w:pPr>
            <w:r w:rsidRPr="00EC1FA9">
              <w:t>3,099</w:t>
            </w:r>
          </w:p>
        </w:tc>
        <w:tc>
          <w:tcPr>
            <w:tcW w:w="529" w:type="pct"/>
            <w:tcBorders>
              <w:top w:val="single" w:sz="4" w:space="0" w:color="auto"/>
              <w:left w:val="single" w:sz="4" w:space="0" w:color="auto"/>
              <w:bottom w:val="single" w:sz="4" w:space="0" w:color="auto"/>
              <w:right w:val="single" w:sz="4" w:space="0" w:color="auto"/>
            </w:tcBorders>
            <w:noWrap/>
            <w:hideMark/>
          </w:tcPr>
          <w:p w14:paraId="58DEBE51" w14:textId="77777777" w:rsidR="004E4D3F" w:rsidRPr="00EC1FA9" w:rsidRDefault="004E4D3F" w:rsidP="00376EFA">
            <w:pPr>
              <w:jc w:val="right"/>
            </w:pPr>
            <w:r w:rsidRPr="00EC1FA9">
              <w:t>-82</w:t>
            </w:r>
          </w:p>
        </w:tc>
        <w:tc>
          <w:tcPr>
            <w:tcW w:w="459" w:type="pct"/>
            <w:tcBorders>
              <w:top w:val="single" w:sz="4" w:space="0" w:color="auto"/>
              <w:left w:val="single" w:sz="4" w:space="0" w:color="auto"/>
              <w:bottom w:val="single" w:sz="4" w:space="0" w:color="auto"/>
              <w:right w:val="single" w:sz="4" w:space="0" w:color="auto"/>
            </w:tcBorders>
            <w:noWrap/>
            <w:hideMark/>
          </w:tcPr>
          <w:p w14:paraId="7438159F"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26A259B1" w14:textId="77777777" w:rsidR="004E4D3F" w:rsidRPr="00EC1FA9" w:rsidRDefault="004E4D3F" w:rsidP="00376EFA">
            <w:pPr>
              <w:jc w:val="right"/>
            </w:pPr>
            <w:r w:rsidRPr="00EC1FA9">
              <w:t>329</w:t>
            </w:r>
          </w:p>
        </w:tc>
        <w:tc>
          <w:tcPr>
            <w:tcW w:w="481" w:type="pct"/>
            <w:tcBorders>
              <w:top w:val="single" w:sz="4" w:space="0" w:color="auto"/>
              <w:left w:val="single" w:sz="4" w:space="0" w:color="auto"/>
              <w:bottom w:val="single" w:sz="4" w:space="0" w:color="auto"/>
              <w:right w:val="single" w:sz="4" w:space="0" w:color="auto"/>
            </w:tcBorders>
            <w:noWrap/>
            <w:hideMark/>
          </w:tcPr>
          <w:p w14:paraId="3D57A88D" w14:textId="77777777" w:rsidR="004E4D3F" w:rsidRPr="00EC1FA9" w:rsidRDefault="004E4D3F" w:rsidP="00376EFA">
            <w:pPr>
              <w:jc w:val="right"/>
            </w:pPr>
            <w:r w:rsidRPr="00EC1FA9">
              <w:t>338</w:t>
            </w:r>
          </w:p>
        </w:tc>
        <w:tc>
          <w:tcPr>
            <w:tcW w:w="433" w:type="pct"/>
            <w:tcBorders>
              <w:top w:val="single" w:sz="4" w:space="0" w:color="auto"/>
              <w:left w:val="single" w:sz="4" w:space="0" w:color="auto"/>
              <w:bottom w:val="single" w:sz="4" w:space="0" w:color="auto"/>
              <w:right w:val="single" w:sz="4" w:space="0" w:color="auto"/>
            </w:tcBorders>
            <w:noWrap/>
            <w:hideMark/>
          </w:tcPr>
          <w:p w14:paraId="66EA0D7A" w14:textId="77777777" w:rsidR="004E4D3F" w:rsidRPr="00EC1FA9" w:rsidRDefault="004E4D3F" w:rsidP="00376EFA">
            <w:pPr>
              <w:jc w:val="right"/>
            </w:pPr>
            <w:r w:rsidRPr="00EC1FA9">
              <w:t>-9</w:t>
            </w:r>
          </w:p>
        </w:tc>
        <w:tc>
          <w:tcPr>
            <w:tcW w:w="479" w:type="pct"/>
            <w:tcBorders>
              <w:top w:val="single" w:sz="4" w:space="0" w:color="auto"/>
              <w:left w:val="single" w:sz="4" w:space="0" w:color="auto"/>
              <w:bottom w:val="single" w:sz="4" w:space="0" w:color="auto"/>
              <w:right w:val="single" w:sz="4" w:space="0" w:color="auto"/>
            </w:tcBorders>
            <w:noWrap/>
            <w:hideMark/>
          </w:tcPr>
          <w:p w14:paraId="3C13DC82" w14:textId="77777777" w:rsidR="004E4D3F" w:rsidRPr="00EC1FA9" w:rsidRDefault="004E4D3F" w:rsidP="00376EFA">
            <w:pPr>
              <w:jc w:val="right"/>
            </w:pPr>
            <w:r w:rsidRPr="00EC1FA9">
              <w:t>-2.6%</w:t>
            </w:r>
          </w:p>
        </w:tc>
      </w:tr>
      <w:tr w:rsidR="004E4D3F" w:rsidRPr="00EC1FA9" w14:paraId="2A0132F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BC35719" w14:textId="77777777" w:rsidR="004E4D3F" w:rsidRPr="00EC1FA9" w:rsidRDefault="004E4D3F" w:rsidP="00376EFA">
            <w:r w:rsidRPr="00EC1FA9">
              <w:t>Arkansas</w:t>
            </w:r>
          </w:p>
        </w:tc>
        <w:tc>
          <w:tcPr>
            <w:tcW w:w="611" w:type="pct"/>
            <w:tcBorders>
              <w:top w:val="single" w:sz="4" w:space="0" w:color="auto"/>
              <w:left w:val="single" w:sz="4" w:space="0" w:color="auto"/>
              <w:bottom w:val="single" w:sz="4" w:space="0" w:color="auto"/>
              <w:right w:val="single" w:sz="4" w:space="0" w:color="auto"/>
            </w:tcBorders>
            <w:noWrap/>
            <w:hideMark/>
          </w:tcPr>
          <w:p w14:paraId="4FF12F0D" w14:textId="77777777" w:rsidR="004E4D3F" w:rsidRPr="00EC1FA9" w:rsidRDefault="004E4D3F" w:rsidP="00376EFA">
            <w:pPr>
              <w:jc w:val="right"/>
            </w:pPr>
            <w:r w:rsidRPr="00EC1FA9">
              <w:t>7,476</w:t>
            </w:r>
          </w:p>
        </w:tc>
        <w:tc>
          <w:tcPr>
            <w:tcW w:w="540" w:type="pct"/>
            <w:tcBorders>
              <w:top w:val="single" w:sz="4" w:space="0" w:color="auto"/>
              <w:left w:val="single" w:sz="4" w:space="0" w:color="auto"/>
              <w:bottom w:val="single" w:sz="4" w:space="0" w:color="auto"/>
              <w:right w:val="single" w:sz="4" w:space="0" w:color="auto"/>
            </w:tcBorders>
            <w:noWrap/>
            <w:hideMark/>
          </w:tcPr>
          <w:p w14:paraId="72A6DECF" w14:textId="77777777" w:rsidR="004E4D3F" w:rsidRPr="00EC1FA9" w:rsidRDefault="004E4D3F" w:rsidP="00376EFA">
            <w:pPr>
              <w:jc w:val="right"/>
            </w:pPr>
            <w:r w:rsidRPr="00EC1FA9">
              <w:t>7,675</w:t>
            </w:r>
          </w:p>
        </w:tc>
        <w:tc>
          <w:tcPr>
            <w:tcW w:w="529" w:type="pct"/>
            <w:tcBorders>
              <w:top w:val="single" w:sz="4" w:space="0" w:color="auto"/>
              <w:left w:val="single" w:sz="4" w:space="0" w:color="auto"/>
              <w:bottom w:val="single" w:sz="4" w:space="0" w:color="auto"/>
              <w:right w:val="single" w:sz="4" w:space="0" w:color="auto"/>
            </w:tcBorders>
            <w:noWrap/>
            <w:hideMark/>
          </w:tcPr>
          <w:p w14:paraId="06BEAA48" w14:textId="77777777" w:rsidR="004E4D3F" w:rsidRPr="00EC1FA9" w:rsidRDefault="004E4D3F" w:rsidP="00376EFA">
            <w:pPr>
              <w:jc w:val="right"/>
            </w:pPr>
            <w:r w:rsidRPr="00EC1FA9">
              <w:t>-199</w:t>
            </w:r>
          </w:p>
        </w:tc>
        <w:tc>
          <w:tcPr>
            <w:tcW w:w="459" w:type="pct"/>
            <w:tcBorders>
              <w:top w:val="single" w:sz="4" w:space="0" w:color="auto"/>
              <w:left w:val="single" w:sz="4" w:space="0" w:color="auto"/>
              <w:bottom w:val="single" w:sz="4" w:space="0" w:color="auto"/>
              <w:right w:val="single" w:sz="4" w:space="0" w:color="auto"/>
            </w:tcBorders>
            <w:noWrap/>
            <w:hideMark/>
          </w:tcPr>
          <w:p w14:paraId="5B974207"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4CCF762" w14:textId="77777777" w:rsidR="004E4D3F" w:rsidRPr="00EC1FA9" w:rsidRDefault="004E4D3F" w:rsidP="00376EFA">
            <w:pPr>
              <w:jc w:val="right"/>
            </w:pPr>
            <w:r w:rsidRPr="00EC1FA9">
              <w:t>864</w:t>
            </w:r>
          </w:p>
        </w:tc>
        <w:tc>
          <w:tcPr>
            <w:tcW w:w="481" w:type="pct"/>
            <w:tcBorders>
              <w:top w:val="single" w:sz="4" w:space="0" w:color="auto"/>
              <w:left w:val="single" w:sz="4" w:space="0" w:color="auto"/>
              <w:bottom w:val="single" w:sz="4" w:space="0" w:color="auto"/>
              <w:right w:val="single" w:sz="4" w:space="0" w:color="auto"/>
            </w:tcBorders>
            <w:noWrap/>
            <w:hideMark/>
          </w:tcPr>
          <w:p w14:paraId="563B5992" w14:textId="77777777" w:rsidR="004E4D3F" w:rsidRPr="00EC1FA9" w:rsidRDefault="004E4D3F" w:rsidP="00376EFA">
            <w:pPr>
              <w:jc w:val="right"/>
            </w:pPr>
            <w:r w:rsidRPr="00EC1FA9">
              <w:t>887</w:t>
            </w:r>
          </w:p>
        </w:tc>
        <w:tc>
          <w:tcPr>
            <w:tcW w:w="433" w:type="pct"/>
            <w:tcBorders>
              <w:top w:val="single" w:sz="4" w:space="0" w:color="auto"/>
              <w:left w:val="single" w:sz="4" w:space="0" w:color="auto"/>
              <w:bottom w:val="single" w:sz="4" w:space="0" w:color="auto"/>
              <w:right w:val="single" w:sz="4" w:space="0" w:color="auto"/>
            </w:tcBorders>
            <w:noWrap/>
            <w:hideMark/>
          </w:tcPr>
          <w:p w14:paraId="3DE81041" w14:textId="77777777" w:rsidR="004E4D3F" w:rsidRPr="00EC1FA9" w:rsidRDefault="004E4D3F" w:rsidP="00376EFA">
            <w:pPr>
              <w:jc w:val="right"/>
            </w:pPr>
            <w:r w:rsidRPr="00EC1FA9">
              <w:t>-23</w:t>
            </w:r>
          </w:p>
        </w:tc>
        <w:tc>
          <w:tcPr>
            <w:tcW w:w="479" w:type="pct"/>
            <w:tcBorders>
              <w:top w:val="single" w:sz="4" w:space="0" w:color="auto"/>
              <w:left w:val="single" w:sz="4" w:space="0" w:color="auto"/>
              <w:bottom w:val="single" w:sz="4" w:space="0" w:color="auto"/>
              <w:right w:val="single" w:sz="4" w:space="0" w:color="auto"/>
            </w:tcBorders>
            <w:noWrap/>
            <w:hideMark/>
          </w:tcPr>
          <w:p w14:paraId="0AC45BC4" w14:textId="77777777" w:rsidR="004E4D3F" w:rsidRPr="00EC1FA9" w:rsidRDefault="004E4D3F" w:rsidP="00376EFA">
            <w:pPr>
              <w:jc w:val="right"/>
            </w:pPr>
            <w:r w:rsidRPr="00EC1FA9">
              <w:t>-2.6%</w:t>
            </w:r>
          </w:p>
        </w:tc>
      </w:tr>
      <w:tr w:rsidR="004E4D3F" w:rsidRPr="00EC1FA9" w14:paraId="02227B9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B0DE403" w14:textId="77777777" w:rsidR="004E4D3F" w:rsidRPr="00EC1FA9" w:rsidRDefault="004E4D3F" w:rsidP="00376EFA">
            <w:r w:rsidRPr="00EC1FA9">
              <w:t>Massachusetts</w:t>
            </w:r>
          </w:p>
        </w:tc>
        <w:tc>
          <w:tcPr>
            <w:tcW w:w="611" w:type="pct"/>
            <w:tcBorders>
              <w:top w:val="single" w:sz="4" w:space="0" w:color="auto"/>
              <w:left w:val="single" w:sz="4" w:space="0" w:color="auto"/>
              <w:bottom w:val="single" w:sz="4" w:space="0" w:color="auto"/>
              <w:right w:val="single" w:sz="4" w:space="0" w:color="auto"/>
            </w:tcBorders>
            <w:noWrap/>
            <w:hideMark/>
          </w:tcPr>
          <w:p w14:paraId="2EF1013C" w14:textId="77777777" w:rsidR="004E4D3F" w:rsidRPr="00EC1FA9" w:rsidRDefault="004E4D3F" w:rsidP="00376EFA">
            <w:pPr>
              <w:jc w:val="right"/>
            </w:pPr>
            <w:r w:rsidRPr="00EC1FA9">
              <w:t>14,910</w:t>
            </w:r>
          </w:p>
        </w:tc>
        <w:tc>
          <w:tcPr>
            <w:tcW w:w="540" w:type="pct"/>
            <w:tcBorders>
              <w:top w:val="single" w:sz="4" w:space="0" w:color="auto"/>
              <w:left w:val="single" w:sz="4" w:space="0" w:color="auto"/>
              <w:bottom w:val="single" w:sz="4" w:space="0" w:color="auto"/>
              <w:right w:val="single" w:sz="4" w:space="0" w:color="auto"/>
            </w:tcBorders>
            <w:noWrap/>
            <w:hideMark/>
          </w:tcPr>
          <w:p w14:paraId="6EC932D6" w14:textId="77777777" w:rsidR="004E4D3F" w:rsidRPr="00EC1FA9" w:rsidRDefault="004E4D3F" w:rsidP="00376EFA">
            <w:pPr>
              <w:jc w:val="right"/>
            </w:pPr>
            <w:r w:rsidRPr="00EC1FA9">
              <w:t>15,307</w:t>
            </w:r>
          </w:p>
        </w:tc>
        <w:tc>
          <w:tcPr>
            <w:tcW w:w="529" w:type="pct"/>
            <w:tcBorders>
              <w:top w:val="single" w:sz="4" w:space="0" w:color="auto"/>
              <w:left w:val="single" w:sz="4" w:space="0" w:color="auto"/>
              <w:bottom w:val="single" w:sz="4" w:space="0" w:color="auto"/>
              <w:right w:val="single" w:sz="4" w:space="0" w:color="auto"/>
            </w:tcBorders>
            <w:noWrap/>
            <w:hideMark/>
          </w:tcPr>
          <w:p w14:paraId="37B025FE" w14:textId="77777777" w:rsidR="004E4D3F" w:rsidRPr="00EC1FA9" w:rsidRDefault="004E4D3F" w:rsidP="00376EFA">
            <w:pPr>
              <w:jc w:val="right"/>
            </w:pPr>
            <w:r w:rsidRPr="00EC1FA9">
              <w:t>-396</w:t>
            </w:r>
          </w:p>
        </w:tc>
        <w:tc>
          <w:tcPr>
            <w:tcW w:w="459" w:type="pct"/>
            <w:tcBorders>
              <w:top w:val="single" w:sz="4" w:space="0" w:color="auto"/>
              <w:left w:val="single" w:sz="4" w:space="0" w:color="auto"/>
              <w:bottom w:val="single" w:sz="4" w:space="0" w:color="auto"/>
              <w:right w:val="single" w:sz="4" w:space="0" w:color="auto"/>
            </w:tcBorders>
            <w:noWrap/>
            <w:hideMark/>
          </w:tcPr>
          <w:p w14:paraId="7BAE4AA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871D5A8" w14:textId="77777777" w:rsidR="004E4D3F" w:rsidRPr="00EC1FA9" w:rsidRDefault="004E4D3F" w:rsidP="00376EFA">
            <w:pPr>
              <w:jc w:val="right"/>
            </w:pPr>
            <w:r w:rsidRPr="00EC1FA9">
              <w:t>2,473</w:t>
            </w:r>
          </w:p>
        </w:tc>
        <w:tc>
          <w:tcPr>
            <w:tcW w:w="481" w:type="pct"/>
            <w:tcBorders>
              <w:top w:val="single" w:sz="4" w:space="0" w:color="auto"/>
              <w:left w:val="single" w:sz="4" w:space="0" w:color="auto"/>
              <w:bottom w:val="single" w:sz="4" w:space="0" w:color="auto"/>
              <w:right w:val="single" w:sz="4" w:space="0" w:color="auto"/>
            </w:tcBorders>
            <w:noWrap/>
            <w:hideMark/>
          </w:tcPr>
          <w:p w14:paraId="721E7FD8" w14:textId="77777777" w:rsidR="004E4D3F" w:rsidRPr="00EC1FA9" w:rsidRDefault="004E4D3F" w:rsidP="00376EFA">
            <w:pPr>
              <w:jc w:val="right"/>
            </w:pPr>
            <w:r w:rsidRPr="00EC1FA9">
              <w:t>2,539</w:t>
            </w:r>
          </w:p>
        </w:tc>
        <w:tc>
          <w:tcPr>
            <w:tcW w:w="433" w:type="pct"/>
            <w:tcBorders>
              <w:top w:val="single" w:sz="4" w:space="0" w:color="auto"/>
              <w:left w:val="single" w:sz="4" w:space="0" w:color="auto"/>
              <w:bottom w:val="single" w:sz="4" w:space="0" w:color="auto"/>
              <w:right w:val="single" w:sz="4" w:space="0" w:color="auto"/>
            </w:tcBorders>
            <w:noWrap/>
            <w:hideMark/>
          </w:tcPr>
          <w:p w14:paraId="171B7E4D" w14:textId="77777777" w:rsidR="004E4D3F" w:rsidRPr="00EC1FA9" w:rsidRDefault="004E4D3F" w:rsidP="00376EFA">
            <w:pPr>
              <w:jc w:val="right"/>
            </w:pPr>
            <w:r w:rsidRPr="00EC1FA9">
              <w:t>-66</w:t>
            </w:r>
          </w:p>
        </w:tc>
        <w:tc>
          <w:tcPr>
            <w:tcW w:w="479" w:type="pct"/>
            <w:tcBorders>
              <w:top w:val="single" w:sz="4" w:space="0" w:color="auto"/>
              <w:left w:val="single" w:sz="4" w:space="0" w:color="auto"/>
              <w:bottom w:val="single" w:sz="4" w:space="0" w:color="auto"/>
              <w:right w:val="single" w:sz="4" w:space="0" w:color="auto"/>
            </w:tcBorders>
            <w:noWrap/>
            <w:hideMark/>
          </w:tcPr>
          <w:p w14:paraId="14C91B21" w14:textId="77777777" w:rsidR="004E4D3F" w:rsidRPr="00EC1FA9" w:rsidRDefault="004E4D3F" w:rsidP="00376EFA">
            <w:pPr>
              <w:jc w:val="right"/>
            </w:pPr>
            <w:r w:rsidRPr="00EC1FA9">
              <w:t>-2.6%</w:t>
            </w:r>
          </w:p>
        </w:tc>
      </w:tr>
      <w:tr w:rsidR="004E4D3F" w:rsidRPr="00EC1FA9" w14:paraId="03E4188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FEBDE9D" w14:textId="77777777" w:rsidR="004E4D3F" w:rsidRPr="00EC1FA9" w:rsidRDefault="004E4D3F" w:rsidP="00376EFA">
            <w:r w:rsidRPr="00EC1FA9">
              <w:lastRenderedPageBreak/>
              <w:t>South Carolina</w:t>
            </w:r>
          </w:p>
        </w:tc>
        <w:tc>
          <w:tcPr>
            <w:tcW w:w="611" w:type="pct"/>
            <w:tcBorders>
              <w:top w:val="single" w:sz="4" w:space="0" w:color="auto"/>
              <w:left w:val="single" w:sz="4" w:space="0" w:color="auto"/>
              <w:bottom w:val="single" w:sz="4" w:space="0" w:color="auto"/>
              <w:right w:val="single" w:sz="4" w:space="0" w:color="auto"/>
            </w:tcBorders>
            <w:noWrap/>
            <w:hideMark/>
          </w:tcPr>
          <w:p w14:paraId="16C824ED" w14:textId="77777777" w:rsidR="004E4D3F" w:rsidRPr="00EC1FA9" w:rsidRDefault="004E4D3F" w:rsidP="00376EFA">
            <w:pPr>
              <w:jc w:val="right"/>
            </w:pPr>
            <w:r w:rsidRPr="00EC1FA9">
              <w:t>11,354</w:t>
            </w:r>
          </w:p>
        </w:tc>
        <w:tc>
          <w:tcPr>
            <w:tcW w:w="540" w:type="pct"/>
            <w:tcBorders>
              <w:top w:val="single" w:sz="4" w:space="0" w:color="auto"/>
              <w:left w:val="single" w:sz="4" w:space="0" w:color="auto"/>
              <w:bottom w:val="single" w:sz="4" w:space="0" w:color="auto"/>
              <w:right w:val="single" w:sz="4" w:space="0" w:color="auto"/>
            </w:tcBorders>
            <w:noWrap/>
            <w:hideMark/>
          </w:tcPr>
          <w:p w14:paraId="173D5445" w14:textId="77777777" w:rsidR="004E4D3F" w:rsidRPr="00EC1FA9" w:rsidRDefault="004E4D3F" w:rsidP="00376EFA">
            <w:pPr>
              <w:jc w:val="right"/>
            </w:pPr>
            <w:r w:rsidRPr="00EC1FA9">
              <w:t>11,656</w:t>
            </w:r>
          </w:p>
        </w:tc>
        <w:tc>
          <w:tcPr>
            <w:tcW w:w="529" w:type="pct"/>
            <w:tcBorders>
              <w:top w:val="single" w:sz="4" w:space="0" w:color="auto"/>
              <w:left w:val="single" w:sz="4" w:space="0" w:color="auto"/>
              <w:bottom w:val="single" w:sz="4" w:space="0" w:color="auto"/>
              <w:right w:val="single" w:sz="4" w:space="0" w:color="auto"/>
            </w:tcBorders>
            <w:noWrap/>
            <w:hideMark/>
          </w:tcPr>
          <w:p w14:paraId="26D68913" w14:textId="77777777" w:rsidR="004E4D3F" w:rsidRPr="00EC1FA9" w:rsidRDefault="004E4D3F" w:rsidP="00376EFA">
            <w:pPr>
              <w:jc w:val="right"/>
            </w:pPr>
            <w:r w:rsidRPr="00EC1FA9">
              <w:t>-302</w:t>
            </w:r>
          </w:p>
        </w:tc>
        <w:tc>
          <w:tcPr>
            <w:tcW w:w="459" w:type="pct"/>
            <w:tcBorders>
              <w:top w:val="single" w:sz="4" w:space="0" w:color="auto"/>
              <w:left w:val="single" w:sz="4" w:space="0" w:color="auto"/>
              <w:bottom w:val="single" w:sz="4" w:space="0" w:color="auto"/>
              <w:right w:val="single" w:sz="4" w:space="0" w:color="auto"/>
            </w:tcBorders>
            <w:noWrap/>
            <w:hideMark/>
          </w:tcPr>
          <w:p w14:paraId="0F55659D"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A27E4FE" w14:textId="77777777" w:rsidR="004E4D3F" w:rsidRPr="00EC1FA9" w:rsidRDefault="004E4D3F" w:rsidP="00376EFA">
            <w:pPr>
              <w:jc w:val="right"/>
            </w:pPr>
            <w:r w:rsidRPr="00EC1FA9">
              <w:t>1,254</w:t>
            </w:r>
          </w:p>
        </w:tc>
        <w:tc>
          <w:tcPr>
            <w:tcW w:w="481" w:type="pct"/>
            <w:tcBorders>
              <w:top w:val="single" w:sz="4" w:space="0" w:color="auto"/>
              <w:left w:val="single" w:sz="4" w:space="0" w:color="auto"/>
              <w:bottom w:val="single" w:sz="4" w:space="0" w:color="auto"/>
              <w:right w:val="single" w:sz="4" w:space="0" w:color="auto"/>
            </w:tcBorders>
            <w:noWrap/>
            <w:hideMark/>
          </w:tcPr>
          <w:p w14:paraId="4788BD83" w14:textId="77777777" w:rsidR="004E4D3F" w:rsidRPr="00EC1FA9" w:rsidRDefault="004E4D3F" w:rsidP="00376EFA">
            <w:pPr>
              <w:jc w:val="right"/>
            </w:pPr>
            <w:r w:rsidRPr="00EC1FA9">
              <w:t>1,287</w:t>
            </w:r>
          </w:p>
        </w:tc>
        <w:tc>
          <w:tcPr>
            <w:tcW w:w="433" w:type="pct"/>
            <w:tcBorders>
              <w:top w:val="single" w:sz="4" w:space="0" w:color="auto"/>
              <w:left w:val="single" w:sz="4" w:space="0" w:color="auto"/>
              <w:bottom w:val="single" w:sz="4" w:space="0" w:color="auto"/>
              <w:right w:val="single" w:sz="4" w:space="0" w:color="auto"/>
            </w:tcBorders>
            <w:noWrap/>
            <w:hideMark/>
          </w:tcPr>
          <w:p w14:paraId="63DB313D" w14:textId="77777777" w:rsidR="004E4D3F" w:rsidRPr="00EC1FA9" w:rsidRDefault="004E4D3F" w:rsidP="00376EFA">
            <w:pPr>
              <w:jc w:val="right"/>
            </w:pPr>
            <w:r w:rsidRPr="00EC1FA9">
              <w:t>-33</w:t>
            </w:r>
          </w:p>
        </w:tc>
        <w:tc>
          <w:tcPr>
            <w:tcW w:w="479" w:type="pct"/>
            <w:tcBorders>
              <w:top w:val="single" w:sz="4" w:space="0" w:color="auto"/>
              <w:left w:val="single" w:sz="4" w:space="0" w:color="auto"/>
              <w:bottom w:val="single" w:sz="4" w:space="0" w:color="auto"/>
              <w:right w:val="single" w:sz="4" w:space="0" w:color="auto"/>
            </w:tcBorders>
            <w:noWrap/>
            <w:hideMark/>
          </w:tcPr>
          <w:p w14:paraId="6AFCEB84" w14:textId="77777777" w:rsidR="004E4D3F" w:rsidRPr="00EC1FA9" w:rsidRDefault="004E4D3F" w:rsidP="00376EFA">
            <w:pPr>
              <w:jc w:val="right"/>
            </w:pPr>
            <w:r w:rsidRPr="00EC1FA9">
              <w:t>-2.6%</w:t>
            </w:r>
          </w:p>
        </w:tc>
      </w:tr>
      <w:tr w:rsidR="004E4D3F" w:rsidRPr="00EC1FA9" w14:paraId="020586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8E746C" w14:textId="77777777" w:rsidR="004E4D3F" w:rsidRPr="00EC1FA9" w:rsidRDefault="004E4D3F" w:rsidP="00376EFA">
            <w:r w:rsidRPr="00EC1FA9">
              <w:t>Tennessee</w:t>
            </w:r>
          </w:p>
        </w:tc>
        <w:tc>
          <w:tcPr>
            <w:tcW w:w="611" w:type="pct"/>
            <w:tcBorders>
              <w:top w:val="single" w:sz="4" w:space="0" w:color="auto"/>
              <w:left w:val="single" w:sz="4" w:space="0" w:color="auto"/>
              <w:bottom w:val="single" w:sz="4" w:space="0" w:color="auto"/>
              <w:right w:val="single" w:sz="4" w:space="0" w:color="auto"/>
            </w:tcBorders>
            <w:noWrap/>
            <w:hideMark/>
          </w:tcPr>
          <w:p w14:paraId="54152A9A" w14:textId="77777777" w:rsidR="004E4D3F" w:rsidRPr="00EC1FA9" w:rsidRDefault="004E4D3F" w:rsidP="00376EFA">
            <w:pPr>
              <w:jc w:val="right"/>
            </w:pPr>
            <w:r w:rsidRPr="00EC1FA9">
              <w:t>15,720</w:t>
            </w:r>
          </w:p>
        </w:tc>
        <w:tc>
          <w:tcPr>
            <w:tcW w:w="540" w:type="pct"/>
            <w:tcBorders>
              <w:top w:val="single" w:sz="4" w:space="0" w:color="auto"/>
              <w:left w:val="single" w:sz="4" w:space="0" w:color="auto"/>
              <w:bottom w:val="single" w:sz="4" w:space="0" w:color="auto"/>
              <w:right w:val="single" w:sz="4" w:space="0" w:color="auto"/>
            </w:tcBorders>
            <w:noWrap/>
            <w:hideMark/>
          </w:tcPr>
          <w:p w14:paraId="4B1027D7" w14:textId="77777777" w:rsidR="004E4D3F" w:rsidRPr="00EC1FA9" w:rsidRDefault="004E4D3F" w:rsidP="00376EFA">
            <w:pPr>
              <w:jc w:val="right"/>
            </w:pPr>
            <w:r w:rsidRPr="00EC1FA9">
              <w:t>16,138</w:t>
            </w:r>
          </w:p>
        </w:tc>
        <w:tc>
          <w:tcPr>
            <w:tcW w:w="529" w:type="pct"/>
            <w:tcBorders>
              <w:top w:val="single" w:sz="4" w:space="0" w:color="auto"/>
              <w:left w:val="single" w:sz="4" w:space="0" w:color="auto"/>
              <w:bottom w:val="single" w:sz="4" w:space="0" w:color="auto"/>
              <w:right w:val="single" w:sz="4" w:space="0" w:color="auto"/>
            </w:tcBorders>
            <w:noWrap/>
            <w:hideMark/>
          </w:tcPr>
          <w:p w14:paraId="45D55166" w14:textId="77777777" w:rsidR="004E4D3F" w:rsidRPr="00EC1FA9" w:rsidRDefault="004E4D3F" w:rsidP="00376EFA">
            <w:pPr>
              <w:jc w:val="right"/>
            </w:pPr>
            <w:r w:rsidRPr="00EC1FA9">
              <w:t>-418</w:t>
            </w:r>
          </w:p>
        </w:tc>
        <w:tc>
          <w:tcPr>
            <w:tcW w:w="459" w:type="pct"/>
            <w:tcBorders>
              <w:top w:val="single" w:sz="4" w:space="0" w:color="auto"/>
              <w:left w:val="single" w:sz="4" w:space="0" w:color="auto"/>
              <w:bottom w:val="single" w:sz="4" w:space="0" w:color="auto"/>
              <w:right w:val="single" w:sz="4" w:space="0" w:color="auto"/>
            </w:tcBorders>
            <w:noWrap/>
            <w:hideMark/>
          </w:tcPr>
          <w:p w14:paraId="23A09E48"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3E4FD08" w14:textId="77777777" w:rsidR="004E4D3F" w:rsidRPr="00EC1FA9" w:rsidRDefault="004E4D3F" w:rsidP="00376EFA">
            <w:pPr>
              <w:jc w:val="right"/>
            </w:pPr>
            <w:r w:rsidRPr="00EC1FA9">
              <w:t>2,438</w:t>
            </w:r>
          </w:p>
        </w:tc>
        <w:tc>
          <w:tcPr>
            <w:tcW w:w="481" w:type="pct"/>
            <w:tcBorders>
              <w:top w:val="single" w:sz="4" w:space="0" w:color="auto"/>
              <w:left w:val="single" w:sz="4" w:space="0" w:color="auto"/>
              <w:bottom w:val="single" w:sz="4" w:space="0" w:color="auto"/>
              <w:right w:val="single" w:sz="4" w:space="0" w:color="auto"/>
            </w:tcBorders>
            <w:noWrap/>
            <w:hideMark/>
          </w:tcPr>
          <w:p w14:paraId="62CC03AE" w14:textId="77777777" w:rsidR="004E4D3F" w:rsidRPr="00EC1FA9" w:rsidRDefault="004E4D3F" w:rsidP="00376EFA">
            <w:pPr>
              <w:jc w:val="right"/>
            </w:pPr>
            <w:r w:rsidRPr="00EC1FA9">
              <w:t>2,503</w:t>
            </w:r>
          </w:p>
        </w:tc>
        <w:tc>
          <w:tcPr>
            <w:tcW w:w="433" w:type="pct"/>
            <w:tcBorders>
              <w:top w:val="single" w:sz="4" w:space="0" w:color="auto"/>
              <w:left w:val="single" w:sz="4" w:space="0" w:color="auto"/>
              <w:bottom w:val="single" w:sz="4" w:space="0" w:color="auto"/>
              <w:right w:val="single" w:sz="4" w:space="0" w:color="auto"/>
            </w:tcBorders>
            <w:noWrap/>
            <w:hideMark/>
          </w:tcPr>
          <w:p w14:paraId="47B61A01" w14:textId="77777777" w:rsidR="004E4D3F" w:rsidRPr="00EC1FA9" w:rsidRDefault="004E4D3F" w:rsidP="00376EFA">
            <w:pPr>
              <w:jc w:val="right"/>
            </w:pPr>
            <w:r w:rsidRPr="00EC1FA9">
              <w:t>-65</w:t>
            </w:r>
          </w:p>
        </w:tc>
        <w:tc>
          <w:tcPr>
            <w:tcW w:w="479" w:type="pct"/>
            <w:tcBorders>
              <w:top w:val="single" w:sz="4" w:space="0" w:color="auto"/>
              <w:left w:val="single" w:sz="4" w:space="0" w:color="auto"/>
              <w:bottom w:val="single" w:sz="4" w:space="0" w:color="auto"/>
              <w:right w:val="single" w:sz="4" w:space="0" w:color="auto"/>
            </w:tcBorders>
            <w:noWrap/>
            <w:hideMark/>
          </w:tcPr>
          <w:p w14:paraId="30107281" w14:textId="77777777" w:rsidR="004E4D3F" w:rsidRPr="00EC1FA9" w:rsidRDefault="004E4D3F" w:rsidP="00376EFA">
            <w:pPr>
              <w:jc w:val="right"/>
            </w:pPr>
            <w:r w:rsidRPr="00EC1FA9">
              <w:t>-2.6%</w:t>
            </w:r>
          </w:p>
        </w:tc>
      </w:tr>
      <w:tr w:rsidR="004E4D3F" w:rsidRPr="00EC1FA9" w14:paraId="1729697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8F44344" w14:textId="77777777" w:rsidR="004E4D3F" w:rsidRPr="00EC1FA9" w:rsidRDefault="004E4D3F" w:rsidP="00376EFA">
            <w:r w:rsidRPr="00EC1FA9">
              <w:t>South Dakota</w:t>
            </w:r>
          </w:p>
        </w:tc>
        <w:tc>
          <w:tcPr>
            <w:tcW w:w="611" w:type="pct"/>
            <w:tcBorders>
              <w:top w:val="single" w:sz="4" w:space="0" w:color="auto"/>
              <w:left w:val="single" w:sz="4" w:space="0" w:color="auto"/>
              <w:bottom w:val="single" w:sz="4" w:space="0" w:color="auto"/>
              <w:right w:val="single" w:sz="4" w:space="0" w:color="auto"/>
            </w:tcBorders>
            <w:noWrap/>
            <w:hideMark/>
          </w:tcPr>
          <w:p w14:paraId="3DC5576E" w14:textId="77777777" w:rsidR="004E4D3F" w:rsidRPr="00EC1FA9" w:rsidRDefault="004E4D3F" w:rsidP="00376EFA">
            <w:pPr>
              <w:jc w:val="right"/>
            </w:pPr>
            <w:r w:rsidRPr="00EC1FA9">
              <w:t>2,131</w:t>
            </w:r>
          </w:p>
        </w:tc>
        <w:tc>
          <w:tcPr>
            <w:tcW w:w="540" w:type="pct"/>
            <w:tcBorders>
              <w:top w:val="single" w:sz="4" w:space="0" w:color="auto"/>
              <w:left w:val="single" w:sz="4" w:space="0" w:color="auto"/>
              <w:bottom w:val="single" w:sz="4" w:space="0" w:color="auto"/>
              <w:right w:val="single" w:sz="4" w:space="0" w:color="auto"/>
            </w:tcBorders>
            <w:noWrap/>
            <w:hideMark/>
          </w:tcPr>
          <w:p w14:paraId="56B7EBA1" w14:textId="77777777" w:rsidR="004E4D3F" w:rsidRPr="00EC1FA9" w:rsidRDefault="004E4D3F" w:rsidP="00376EFA">
            <w:pPr>
              <w:jc w:val="right"/>
            </w:pPr>
            <w:r w:rsidRPr="00EC1FA9">
              <w:t>2,188</w:t>
            </w:r>
          </w:p>
        </w:tc>
        <w:tc>
          <w:tcPr>
            <w:tcW w:w="529" w:type="pct"/>
            <w:tcBorders>
              <w:top w:val="single" w:sz="4" w:space="0" w:color="auto"/>
              <w:left w:val="single" w:sz="4" w:space="0" w:color="auto"/>
              <w:bottom w:val="single" w:sz="4" w:space="0" w:color="auto"/>
              <w:right w:val="single" w:sz="4" w:space="0" w:color="auto"/>
            </w:tcBorders>
            <w:noWrap/>
            <w:hideMark/>
          </w:tcPr>
          <w:p w14:paraId="68D76311" w14:textId="77777777" w:rsidR="004E4D3F" w:rsidRPr="00EC1FA9" w:rsidRDefault="004E4D3F" w:rsidP="00376EFA">
            <w:pPr>
              <w:jc w:val="right"/>
            </w:pPr>
            <w:r w:rsidRPr="00EC1FA9">
              <w:t>-57</w:t>
            </w:r>
          </w:p>
        </w:tc>
        <w:tc>
          <w:tcPr>
            <w:tcW w:w="459" w:type="pct"/>
            <w:tcBorders>
              <w:top w:val="single" w:sz="4" w:space="0" w:color="auto"/>
              <w:left w:val="single" w:sz="4" w:space="0" w:color="auto"/>
              <w:bottom w:val="single" w:sz="4" w:space="0" w:color="auto"/>
              <w:right w:val="single" w:sz="4" w:space="0" w:color="auto"/>
            </w:tcBorders>
            <w:noWrap/>
            <w:hideMark/>
          </w:tcPr>
          <w:p w14:paraId="2A006C6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D4A799C" w14:textId="77777777" w:rsidR="004E4D3F" w:rsidRPr="00EC1FA9" w:rsidRDefault="004E4D3F" w:rsidP="00376EFA">
            <w:pPr>
              <w:jc w:val="right"/>
            </w:pPr>
            <w:r w:rsidRPr="00EC1FA9">
              <w:t>161</w:t>
            </w:r>
          </w:p>
        </w:tc>
        <w:tc>
          <w:tcPr>
            <w:tcW w:w="481" w:type="pct"/>
            <w:tcBorders>
              <w:top w:val="single" w:sz="4" w:space="0" w:color="auto"/>
              <w:left w:val="single" w:sz="4" w:space="0" w:color="auto"/>
              <w:bottom w:val="single" w:sz="4" w:space="0" w:color="auto"/>
              <w:right w:val="single" w:sz="4" w:space="0" w:color="auto"/>
            </w:tcBorders>
            <w:noWrap/>
            <w:hideMark/>
          </w:tcPr>
          <w:p w14:paraId="5D285499" w14:textId="77777777" w:rsidR="004E4D3F" w:rsidRPr="00EC1FA9" w:rsidRDefault="004E4D3F" w:rsidP="00376EFA">
            <w:pPr>
              <w:jc w:val="right"/>
            </w:pPr>
            <w:r w:rsidRPr="00EC1FA9">
              <w:t>165</w:t>
            </w:r>
          </w:p>
        </w:tc>
        <w:tc>
          <w:tcPr>
            <w:tcW w:w="433" w:type="pct"/>
            <w:tcBorders>
              <w:top w:val="single" w:sz="4" w:space="0" w:color="auto"/>
              <w:left w:val="single" w:sz="4" w:space="0" w:color="auto"/>
              <w:bottom w:val="single" w:sz="4" w:space="0" w:color="auto"/>
              <w:right w:val="single" w:sz="4" w:space="0" w:color="auto"/>
            </w:tcBorders>
            <w:noWrap/>
            <w:hideMark/>
          </w:tcPr>
          <w:p w14:paraId="6F426665" w14:textId="77777777" w:rsidR="004E4D3F" w:rsidRPr="00EC1FA9" w:rsidRDefault="004E4D3F" w:rsidP="00376EFA">
            <w:pPr>
              <w:jc w:val="right"/>
            </w:pPr>
            <w:r w:rsidRPr="00EC1FA9">
              <w:t>-4</w:t>
            </w:r>
          </w:p>
        </w:tc>
        <w:tc>
          <w:tcPr>
            <w:tcW w:w="479" w:type="pct"/>
            <w:tcBorders>
              <w:top w:val="single" w:sz="4" w:space="0" w:color="auto"/>
              <w:left w:val="single" w:sz="4" w:space="0" w:color="auto"/>
              <w:bottom w:val="single" w:sz="4" w:space="0" w:color="auto"/>
              <w:right w:val="single" w:sz="4" w:space="0" w:color="auto"/>
            </w:tcBorders>
            <w:noWrap/>
            <w:hideMark/>
          </w:tcPr>
          <w:p w14:paraId="615F1159" w14:textId="77777777" w:rsidR="004E4D3F" w:rsidRPr="00EC1FA9" w:rsidRDefault="004E4D3F" w:rsidP="00376EFA">
            <w:pPr>
              <w:jc w:val="right"/>
            </w:pPr>
            <w:r w:rsidRPr="00EC1FA9">
              <w:t>-2.6%</w:t>
            </w:r>
          </w:p>
        </w:tc>
      </w:tr>
      <w:tr w:rsidR="004E4D3F" w:rsidRPr="00EC1FA9" w14:paraId="03104AE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ABF9D73" w14:textId="77777777" w:rsidR="004E4D3F" w:rsidRPr="00EC1FA9" w:rsidRDefault="004E4D3F" w:rsidP="00376EFA">
            <w:r w:rsidRPr="00EC1FA9">
              <w:t>Colorado</w:t>
            </w:r>
          </w:p>
        </w:tc>
        <w:tc>
          <w:tcPr>
            <w:tcW w:w="611" w:type="pct"/>
            <w:tcBorders>
              <w:top w:val="single" w:sz="4" w:space="0" w:color="auto"/>
              <w:left w:val="single" w:sz="4" w:space="0" w:color="auto"/>
              <w:bottom w:val="single" w:sz="4" w:space="0" w:color="auto"/>
              <w:right w:val="single" w:sz="4" w:space="0" w:color="auto"/>
            </w:tcBorders>
            <w:noWrap/>
            <w:hideMark/>
          </w:tcPr>
          <w:p w14:paraId="1408067E" w14:textId="77777777" w:rsidR="004E4D3F" w:rsidRPr="00EC1FA9" w:rsidRDefault="004E4D3F" w:rsidP="00376EFA">
            <w:pPr>
              <w:jc w:val="right"/>
            </w:pPr>
            <w:r w:rsidRPr="00EC1FA9">
              <w:t>12,879</w:t>
            </w:r>
          </w:p>
        </w:tc>
        <w:tc>
          <w:tcPr>
            <w:tcW w:w="540" w:type="pct"/>
            <w:tcBorders>
              <w:top w:val="single" w:sz="4" w:space="0" w:color="auto"/>
              <w:left w:val="single" w:sz="4" w:space="0" w:color="auto"/>
              <w:bottom w:val="single" w:sz="4" w:space="0" w:color="auto"/>
              <w:right w:val="single" w:sz="4" w:space="0" w:color="auto"/>
            </w:tcBorders>
            <w:noWrap/>
            <w:hideMark/>
          </w:tcPr>
          <w:p w14:paraId="12EDCEB7" w14:textId="77777777" w:rsidR="004E4D3F" w:rsidRPr="00EC1FA9" w:rsidRDefault="004E4D3F" w:rsidP="00376EFA">
            <w:pPr>
              <w:jc w:val="right"/>
            </w:pPr>
            <w:r w:rsidRPr="00EC1FA9">
              <w:t>13,221</w:t>
            </w:r>
          </w:p>
        </w:tc>
        <w:tc>
          <w:tcPr>
            <w:tcW w:w="529" w:type="pct"/>
            <w:tcBorders>
              <w:top w:val="single" w:sz="4" w:space="0" w:color="auto"/>
              <w:left w:val="single" w:sz="4" w:space="0" w:color="auto"/>
              <w:bottom w:val="single" w:sz="4" w:space="0" w:color="auto"/>
              <w:right w:val="single" w:sz="4" w:space="0" w:color="auto"/>
            </w:tcBorders>
            <w:noWrap/>
            <w:hideMark/>
          </w:tcPr>
          <w:p w14:paraId="48200C23" w14:textId="77777777" w:rsidR="004E4D3F" w:rsidRPr="00EC1FA9" w:rsidRDefault="004E4D3F" w:rsidP="00376EFA">
            <w:pPr>
              <w:jc w:val="right"/>
            </w:pPr>
            <w:r w:rsidRPr="00EC1FA9">
              <w:t>-342</w:t>
            </w:r>
          </w:p>
        </w:tc>
        <w:tc>
          <w:tcPr>
            <w:tcW w:w="459" w:type="pct"/>
            <w:tcBorders>
              <w:top w:val="single" w:sz="4" w:space="0" w:color="auto"/>
              <w:left w:val="single" w:sz="4" w:space="0" w:color="auto"/>
              <w:bottom w:val="single" w:sz="4" w:space="0" w:color="auto"/>
              <w:right w:val="single" w:sz="4" w:space="0" w:color="auto"/>
            </w:tcBorders>
            <w:noWrap/>
            <w:hideMark/>
          </w:tcPr>
          <w:p w14:paraId="107E6366"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BB7FADF" w14:textId="77777777" w:rsidR="004E4D3F" w:rsidRPr="00EC1FA9" w:rsidRDefault="004E4D3F" w:rsidP="00376EFA">
            <w:pPr>
              <w:jc w:val="right"/>
            </w:pPr>
            <w:r w:rsidRPr="00EC1FA9">
              <w:t>3,009</w:t>
            </w:r>
          </w:p>
        </w:tc>
        <w:tc>
          <w:tcPr>
            <w:tcW w:w="481" w:type="pct"/>
            <w:tcBorders>
              <w:top w:val="single" w:sz="4" w:space="0" w:color="auto"/>
              <w:left w:val="single" w:sz="4" w:space="0" w:color="auto"/>
              <w:bottom w:val="single" w:sz="4" w:space="0" w:color="auto"/>
              <w:right w:val="single" w:sz="4" w:space="0" w:color="auto"/>
            </w:tcBorders>
            <w:noWrap/>
            <w:hideMark/>
          </w:tcPr>
          <w:p w14:paraId="3C202D68" w14:textId="77777777" w:rsidR="004E4D3F" w:rsidRPr="00EC1FA9" w:rsidRDefault="004E4D3F" w:rsidP="00376EFA">
            <w:pPr>
              <w:jc w:val="right"/>
            </w:pPr>
            <w:r w:rsidRPr="00EC1FA9">
              <w:t>3,089</w:t>
            </w:r>
          </w:p>
        </w:tc>
        <w:tc>
          <w:tcPr>
            <w:tcW w:w="433" w:type="pct"/>
            <w:tcBorders>
              <w:top w:val="single" w:sz="4" w:space="0" w:color="auto"/>
              <w:left w:val="single" w:sz="4" w:space="0" w:color="auto"/>
              <w:bottom w:val="single" w:sz="4" w:space="0" w:color="auto"/>
              <w:right w:val="single" w:sz="4" w:space="0" w:color="auto"/>
            </w:tcBorders>
            <w:noWrap/>
            <w:hideMark/>
          </w:tcPr>
          <w:p w14:paraId="397AB3F1" w14:textId="77777777" w:rsidR="004E4D3F" w:rsidRPr="00EC1FA9" w:rsidRDefault="004E4D3F" w:rsidP="00376EFA">
            <w:pPr>
              <w:jc w:val="right"/>
            </w:pPr>
            <w:r w:rsidRPr="00EC1FA9">
              <w:t>-80</w:t>
            </w:r>
          </w:p>
        </w:tc>
        <w:tc>
          <w:tcPr>
            <w:tcW w:w="479" w:type="pct"/>
            <w:tcBorders>
              <w:top w:val="single" w:sz="4" w:space="0" w:color="auto"/>
              <w:left w:val="single" w:sz="4" w:space="0" w:color="auto"/>
              <w:bottom w:val="single" w:sz="4" w:space="0" w:color="auto"/>
              <w:right w:val="single" w:sz="4" w:space="0" w:color="auto"/>
            </w:tcBorders>
            <w:noWrap/>
            <w:hideMark/>
          </w:tcPr>
          <w:p w14:paraId="3355F121" w14:textId="77777777" w:rsidR="004E4D3F" w:rsidRPr="00EC1FA9" w:rsidRDefault="004E4D3F" w:rsidP="00376EFA">
            <w:pPr>
              <w:jc w:val="right"/>
            </w:pPr>
            <w:r w:rsidRPr="00EC1FA9">
              <w:t>-2.6%</w:t>
            </w:r>
          </w:p>
        </w:tc>
      </w:tr>
      <w:tr w:rsidR="004E4D3F" w:rsidRPr="00EC1FA9" w14:paraId="7506AA0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315E6BF" w14:textId="77777777" w:rsidR="004E4D3F" w:rsidRPr="00EC1FA9" w:rsidRDefault="004E4D3F" w:rsidP="00376EFA">
            <w:r w:rsidRPr="00EC1FA9">
              <w:t>North Carolina</w:t>
            </w:r>
          </w:p>
        </w:tc>
        <w:tc>
          <w:tcPr>
            <w:tcW w:w="611" w:type="pct"/>
            <w:tcBorders>
              <w:top w:val="single" w:sz="4" w:space="0" w:color="auto"/>
              <w:left w:val="single" w:sz="4" w:space="0" w:color="auto"/>
              <w:bottom w:val="single" w:sz="4" w:space="0" w:color="auto"/>
              <w:right w:val="single" w:sz="4" w:space="0" w:color="auto"/>
            </w:tcBorders>
            <w:noWrap/>
            <w:hideMark/>
          </w:tcPr>
          <w:p w14:paraId="1A41DFAB" w14:textId="77777777" w:rsidR="004E4D3F" w:rsidRPr="00EC1FA9" w:rsidRDefault="004E4D3F" w:rsidP="00376EFA">
            <w:pPr>
              <w:jc w:val="right"/>
            </w:pPr>
            <w:r w:rsidRPr="00EC1FA9">
              <w:t>23,976</w:t>
            </w:r>
          </w:p>
        </w:tc>
        <w:tc>
          <w:tcPr>
            <w:tcW w:w="540" w:type="pct"/>
            <w:tcBorders>
              <w:top w:val="single" w:sz="4" w:space="0" w:color="auto"/>
              <w:left w:val="single" w:sz="4" w:space="0" w:color="auto"/>
              <w:bottom w:val="single" w:sz="4" w:space="0" w:color="auto"/>
              <w:right w:val="single" w:sz="4" w:space="0" w:color="auto"/>
            </w:tcBorders>
            <w:noWrap/>
            <w:hideMark/>
          </w:tcPr>
          <w:p w14:paraId="6C2E6907" w14:textId="77777777" w:rsidR="004E4D3F" w:rsidRPr="00EC1FA9" w:rsidRDefault="004E4D3F" w:rsidP="00376EFA">
            <w:pPr>
              <w:jc w:val="right"/>
            </w:pPr>
            <w:r w:rsidRPr="00EC1FA9">
              <w:t>24,613</w:t>
            </w:r>
          </w:p>
        </w:tc>
        <w:tc>
          <w:tcPr>
            <w:tcW w:w="529" w:type="pct"/>
            <w:tcBorders>
              <w:top w:val="single" w:sz="4" w:space="0" w:color="auto"/>
              <w:left w:val="single" w:sz="4" w:space="0" w:color="auto"/>
              <w:bottom w:val="single" w:sz="4" w:space="0" w:color="auto"/>
              <w:right w:val="single" w:sz="4" w:space="0" w:color="auto"/>
            </w:tcBorders>
            <w:noWrap/>
            <w:hideMark/>
          </w:tcPr>
          <w:p w14:paraId="4B801D70" w14:textId="77777777" w:rsidR="004E4D3F" w:rsidRPr="00EC1FA9" w:rsidRDefault="004E4D3F" w:rsidP="00376EFA">
            <w:pPr>
              <w:jc w:val="right"/>
            </w:pPr>
            <w:r w:rsidRPr="00EC1FA9">
              <w:t>-637</w:t>
            </w:r>
          </w:p>
        </w:tc>
        <w:tc>
          <w:tcPr>
            <w:tcW w:w="459" w:type="pct"/>
            <w:tcBorders>
              <w:top w:val="single" w:sz="4" w:space="0" w:color="auto"/>
              <w:left w:val="single" w:sz="4" w:space="0" w:color="auto"/>
              <w:bottom w:val="single" w:sz="4" w:space="0" w:color="auto"/>
              <w:right w:val="single" w:sz="4" w:space="0" w:color="auto"/>
            </w:tcBorders>
            <w:noWrap/>
            <w:hideMark/>
          </w:tcPr>
          <w:p w14:paraId="0CF6411C"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E2C8678" w14:textId="77777777" w:rsidR="004E4D3F" w:rsidRPr="00EC1FA9" w:rsidRDefault="004E4D3F" w:rsidP="00376EFA">
            <w:pPr>
              <w:jc w:val="right"/>
            </w:pPr>
            <w:r w:rsidRPr="00EC1FA9">
              <w:t>3,099</w:t>
            </w:r>
          </w:p>
        </w:tc>
        <w:tc>
          <w:tcPr>
            <w:tcW w:w="481" w:type="pct"/>
            <w:tcBorders>
              <w:top w:val="single" w:sz="4" w:space="0" w:color="auto"/>
              <w:left w:val="single" w:sz="4" w:space="0" w:color="auto"/>
              <w:bottom w:val="single" w:sz="4" w:space="0" w:color="auto"/>
              <w:right w:val="single" w:sz="4" w:space="0" w:color="auto"/>
            </w:tcBorders>
            <w:noWrap/>
            <w:hideMark/>
          </w:tcPr>
          <w:p w14:paraId="6D2F8561" w14:textId="77777777" w:rsidR="004E4D3F" w:rsidRPr="00EC1FA9" w:rsidRDefault="004E4D3F" w:rsidP="00376EFA">
            <w:pPr>
              <w:jc w:val="right"/>
            </w:pPr>
            <w:r w:rsidRPr="00EC1FA9">
              <w:t>3,182</w:t>
            </w:r>
          </w:p>
        </w:tc>
        <w:tc>
          <w:tcPr>
            <w:tcW w:w="433" w:type="pct"/>
            <w:tcBorders>
              <w:top w:val="single" w:sz="4" w:space="0" w:color="auto"/>
              <w:left w:val="single" w:sz="4" w:space="0" w:color="auto"/>
              <w:bottom w:val="single" w:sz="4" w:space="0" w:color="auto"/>
              <w:right w:val="single" w:sz="4" w:space="0" w:color="auto"/>
            </w:tcBorders>
            <w:noWrap/>
            <w:hideMark/>
          </w:tcPr>
          <w:p w14:paraId="531CC7A2" w14:textId="77777777" w:rsidR="004E4D3F" w:rsidRPr="00EC1FA9" w:rsidRDefault="004E4D3F" w:rsidP="00376EFA">
            <w:pPr>
              <w:jc w:val="right"/>
            </w:pPr>
            <w:r w:rsidRPr="00EC1FA9">
              <w:t>-82</w:t>
            </w:r>
          </w:p>
        </w:tc>
        <w:tc>
          <w:tcPr>
            <w:tcW w:w="479" w:type="pct"/>
            <w:tcBorders>
              <w:top w:val="single" w:sz="4" w:space="0" w:color="auto"/>
              <w:left w:val="single" w:sz="4" w:space="0" w:color="auto"/>
              <w:bottom w:val="single" w:sz="4" w:space="0" w:color="auto"/>
              <w:right w:val="single" w:sz="4" w:space="0" w:color="auto"/>
            </w:tcBorders>
            <w:noWrap/>
            <w:hideMark/>
          </w:tcPr>
          <w:p w14:paraId="12237330" w14:textId="77777777" w:rsidR="004E4D3F" w:rsidRPr="00EC1FA9" w:rsidRDefault="004E4D3F" w:rsidP="00376EFA">
            <w:pPr>
              <w:jc w:val="right"/>
            </w:pPr>
            <w:r w:rsidRPr="00EC1FA9">
              <w:t>-2.6%</w:t>
            </w:r>
          </w:p>
        </w:tc>
      </w:tr>
      <w:tr w:rsidR="004E4D3F" w:rsidRPr="00EC1FA9" w14:paraId="4ED8207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BB624EA" w14:textId="77777777" w:rsidR="004E4D3F" w:rsidRPr="00EC1FA9" w:rsidRDefault="004E4D3F" w:rsidP="00376EFA">
            <w:r w:rsidRPr="00EC1FA9">
              <w:t>Florida</w:t>
            </w:r>
          </w:p>
        </w:tc>
        <w:tc>
          <w:tcPr>
            <w:tcW w:w="611" w:type="pct"/>
            <w:tcBorders>
              <w:top w:val="single" w:sz="4" w:space="0" w:color="auto"/>
              <w:left w:val="single" w:sz="4" w:space="0" w:color="auto"/>
              <w:bottom w:val="single" w:sz="4" w:space="0" w:color="auto"/>
              <w:right w:val="single" w:sz="4" w:space="0" w:color="auto"/>
            </w:tcBorders>
            <w:noWrap/>
            <w:hideMark/>
          </w:tcPr>
          <w:p w14:paraId="35B2F269" w14:textId="77777777" w:rsidR="004E4D3F" w:rsidRPr="00EC1FA9" w:rsidRDefault="004E4D3F" w:rsidP="00376EFA">
            <w:pPr>
              <w:jc w:val="right"/>
            </w:pPr>
            <w:r w:rsidRPr="00EC1FA9">
              <w:t>42,055</w:t>
            </w:r>
          </w:p>
        </w:tc>
        <w:tc>
          <w:tcPr>
            <w:tcW w:w="540" w:type="pct"/>
            <w:tcBorders>
              <w:top w:val="single" w:sz="4" w:space="0" w:color="auto"/>
              <w:left w:val="single" w:sz="4" w:space="0" w:color="auto"/>
              <w:bottom w:val="single" w:sz="4" w:space="0" w:color="auto"/>
              <w:right w:val="single" w:sz="4" w:space="0" w:color="auto"/>
            </w:tcBorders>
            <w:noWrap/>
            <w:hideMark/>
          </w:tcPr>
          <w:p w14:paraId="2D0A71F9" w14:textId="77777777" w:rsidR="004E4D3F" w:rsidRPr="00EC1FA9" w:rsidRDefault="004E4D3F" w:rsidP="00376EFA">
            <w:pPr>
              <w:jc w:val="right"/>
            </w:pPr>
            <w:r w:rsidRPr="00EC1FA9">
              <w:t>43,173</w:t>
            </w:r>
          </w:p>
        </w:tc>
        <w:tc>
          <w:tcPr>
            <w:tcW w:w="529" w:type="pct"/>
            <w:tcBorders>
              <w:top w:val="single" w:sz="4" w:space="0" w:color="auto"/>
              <w:left w:val="single" w:sz="4" w:space="0" w:color="auto"/>
              <w:bottom w:val="single" w:sz="4" w:space="0" w:color="auto"/>
              <w:right w:val="single" w:sz="4" w:space="0" w:color="auto"/>
            </w:tcBorders>
            <w:noWrap/>
            <w:hideMark/>
          </w:tcPr>
          <w:p w14:paraId="04C33068" w14:textId="77777777" w:rsidR="004E4D3F" w:rsidRPr="00EC1FA9" w:rsidRDefault="004E4D3F" w:rsidP="00376EFA">
            <w:pPr>
              <w:jc w:val="right"/>
            </w:pPr>
            <w:r w:rsidRPr="00EC1FA9">
              <w:t>-1,118</w:t>
            </w:r>
          </w:p>
        </w:tc>
        <w:tc>
          <w:tcPr>
            <w:tcW w:w="459" w:type="pct"/>
            <w:tcBorders>
              <w:top w:val="single" w:sz="4" w:space="0" w:color="auto"/>
              <w:left w:val="single" w:sz="4" w:space="0" w:color="auto"/>
              <w:bottom w:val="single" w:sz="4" w:space="0" w:color="auto"/>
              <w:right w:val="single" w:sz="4" w:space="0" w:color="auto"/>
            </w:tcBorders>
            <w:noWrap/>
            <w:hideMark/>
          </w:tcPr>
          <w:p w14:paraId="4F24BC2E"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4F54059B" w14:textId="77777777" w:rsidR="004E4D3F" w:rsidRPr="00EC1FA9" w:rsidRDefault="004E4D3F" w:rsidP="00376EFA">
            <w:pPr>
              <w:jc w:val="right"/>
            </w:pPr>
            <w:r w:rsidRPr="00EC1FA9">
              <w:t>5,360</w:t>
            </w:r>
          </w:p>
        </w:tc>
        <w:tc>
          <w:tcPr>
            <w:tcW w:w="481" w:type="pct"/>
            <w:tcBorders>
              <w:top w:val="single" w:sz="4" w:space="0" w:color="auto"/>
              <w:left w:val="single" w:sz="4" w:space="0" w:color="auto"/>
              <w:bottom w:val="single" w:sz="4" w:space="0" w:color="auto"/>
              <w:right w:val="single" w:sz="4" w:space="0" w:color="auto"/>
            </w:tcBorders>
            <w:noWrap/>
            <w:hideMark/>
          </w:tcPr>
          <w:p w14:paraId="6567DD6E" w14:textId="77777777" w:rsidR="004E4D3F" w:rsidRPr="00EC1FA9" w:rsidRDefault="004E4D3F" w:rsidP="00376EFA">
            <w:pPr>
              <w:jc w:val="right"/>
            </w:pPr>
            <w:r w:rsidRPr="00EC1FA9">
              <w:t>5,502</w:t>
            </w:r>
          </w:p>
        </w:tc>
        <w:tc>
          <w:tcPr>
            <w:tcW w:w="433" w:type="pct"/>
            <w:tcBorders>
              <w:top w:val="single" w:sz="4" w:space="0" w:color="auto"/>
              <w:left w:val="single" w:sz="4" w:space="0" w:color="auto"/>
              <w:bottom w:val="single" w:sz="4" w:space="0" w:color="auto"/>
              <w:right w:val="single" w:sz="4" w:space="0" w:color="auto"/>
            </w:tcBorders>
            <w:noWrap/>
            <w:hideMark/>
          </w:tcPr>
          <w:p w14:paraId="5CA6A1CC" w14:textId="77777777" w:rsidR="004E4D3F" w:rsidRPr="00EC1FA9" w:rsidRDefault="004E4D3F" w:rsidP="00376EFA">
            <w:pPr>
              <w:jc w:val="right"/>
            </w:pPr>
            <w:r w:rsidRPr="00EC1FA9">
              <w:t>-142</w:t>
            </w:r>
          </w:p>
        </w:tc>
        <w:tc>
          <w:tcPr>
            <w:tcW w:w="479" w:type="pct"/>
            <w:tcBorders>
              <w:top w:val="single" w:sz="4" w:space="0" w:color="auto"/>
              <w:left w:val="single" w:sz="4" w:space="0" w:color="auto"/>
              <w:bottom w:val="single" w:sz="4" w:space="0" w:color="auto"/>
              <w:right w:val="single" w:sz="4" w:space="0" w:color="auto"/>
            </w:tcBorders>
            <w:noWrap/>
            <w:hideMark/>
          </w:tcPr>
          <w:p w14:paraId="7F99EAF8" w14:textId="77777777" w:rsidR="004E4D3F" w:rsidRPr="00EC1FA9" w:rsidRDefault="004E4D3F" w:rsidP="00376EFA">
            <w:pPr>
              <w:jc w:val="right"/>
            </w:pPr>
            <w:r w:rsidRPr="00EC1FA9">
              <w:t>-2.6%</w:t>
            </w:r>
          </w:p>
        </w:tc>
      </w:tr>
      <w:tr w:rsidR="004E4D3F" w:rsidRPr="00EC1FA9" w14:paraId="78A482F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46205CA" w14:textId="77777777" w:rsidR="004E4D3F" w:rsidRPr="00EC1FA9" w:rsidRDefault="004E4D3F" w:rsidP="00376EFA">
            <w:r w:rsidRPr="00EC1FA9">
              <w:t>Nevada</w:t>
            </w:r>
          </w:p>
        </w:tc>
        <w:tc>
          <w:tcPr>
            <w:tcW w:w="611" w:type="pct"/>
            <w:tcBorders>
              <w:top w:val="single" w:sz="4" w:space="0" w:color="auto"/>
              <w:left w:val="single" w:sz="4" w:space="0" w:color="auto"/>
              <w:bottom w:val="single" w:sz="4" w:space="0" w:color="auto"/>
              <w:right w:val="single" w:sz="4" w:space="0" w:color="auto"/>
            </w:tcBorders>
            <w:noWrap/>
            <w:hideMark/>
          </w:tcPr>
          <w:p w14:paraId="4F84F5B1" w14:textId="77777777" w:rsidR="004E4D3F" w:rsidRPr="00EC1FA9" w:rsidRDefault="004E4D3F" w:rsidP="00376EFA">
            <w:pPr>
              <w:jc w:val="right"/>
            </w:pPr>
            <w:r w:rsidRPr="00EC1FA9">
              <w:t>7,170</w:t>
            </w:r>
          </w:p>
        </w:tc>
        <w:tc>
          <w:tcPr>
            <w:tcW w:w="540" w:type="pct"/>
            <w:tcBorders>
              <w:top w:val="single" w:sz="4" w:space="0" w:color="auto"/>
              <w:left w:val="single" w:sz="4" w:space="0" w:color="auto"/>
              <w:bottom w:val="single" w:sz="4" w:space="0" w:color="auto"/>
              <w:right w:val="single" w:sz="4" w:space="0" w:color="auto"/>
            </w:tcBorders>
            <w:noWrap/>
            <w:hideMark/>
          </w:tcPr>
          <w:p w14:paraId="3AD262F0" w14:textId="77777777" w:rsidR="004E4D3F" w:rsidRPr="00EC1FA9" w:rsidRDefault="004E4D3F" w:rsidP="00376EFA">
            <w:pPr>
              <w:jc w:val="right"/>
            </w:pPr>
            <w:r w:rsidRPr="00EC1FA9">
              <w:t>7,174</w:t>
            </w:r>
          </w:p>
        </w:tc>
        <w:tc>
          <w:tcPr>
            <w:tcW w:w="529" w:type="pct"/>
            <w:tcBorders>
              <w:top w:val="single" w:sz="4" w:space="0" w:color="auto"/>
              <w:left w:val="single" w:sz="4" w:space="0" w:color="auto"/>
              <w:bottom w:val="single" w:sz="4" w:space="0" w:color="auto"/>
              <w:right w:val="single" w:sz="4" w:space="0" w:color="auto"/>
            </w:tcBorders>
            <w:noWrap/>
            <w:hideMark/>
          </w:tcPr>
          <w:p w14:paraId="342A70A6" w14:textId="77777777" w:rsidR="004E4D3F" w:rsidRPr="00EC1FA9" w:rsidRDefault="004E4D3F" w:rsidP="00376EFA">
            <w:pPr>
              <w:jc w:val="right"/>
            </w:pPr>
            <w:r w:rsidRPr="00EC1FA9">
              <w:t>-4</w:t>
            </w:r>
          </w:p>
        </w:tc>
        <w:tc>
          <w:tcPr>
            <w:tcW w:w="459" w:type="pct"/>
            <w:tcBorders>
              <w:top w:val="single" w:sz="4" w:space="0" w:color="auto"/>
              <w:left w:val="single" w:sz="4" w:space="0" w:color="auto"/>
              <w:bottom w:val="single" w:sz="4" w:space="0" w:color="auto"/>
              <w:right w:val="single" w:sz="4" w:space="0" w:color="auto"/>
            </w:tcBorders>
            <w:noWrap/>
            <w:hideMark/>
          </w:tcPr>
          <w:p w14:paraId="5B305384" w14:textId="77777777" w:rsidR="004E4D3F" w:rsidRPr="00EC1FA9" w:rsidRDefault="004E4D3F" w:rsidP="00376EFA">
            <w:pPr>
              <w:jc w:val="right"/>
            </w:pPr>
            <w:r w:rsidRPr="00EC1FA9">
              <w:t>-0.1%</w:t>
            </w:r>
          </w:p>
        </w:tc>
        <w:tc>
          <w:tcPr>
            <w:tcW w:w="456" w:type="pct"/>
            <w:tcBorders>
              <w:top w:val="single" w:sz="4" w:space="0" w:color="auto"/>
              <w:left w:val="single" w:sz="4" w:space="0" w:color="auto"/>
              <w:bottom w:val="single" w:sz="4" w:space="0" w:color="auto"/>
              <w:right w:val="single" w:sz="4" w:space="0" w:color="auto"/>
            </w:tcBorders>
            <w:noWrap/>
            <w:hideMark/>
          </w:tcPr>
          <w:p w14:paraId="6800C62B" w14:textId="77777777" w:rsidR="004E4D3F" w:rsidRPr="00EC1FA9" w:rsidRDefault="004E4D3F" w:rsidP="00376EFA">
            <w:pPr>
              <w:jc w:val="right"/>
            </w:pPr>
            <w:r w:rsidRPr="00EC1FA9">
              <w:t>1,430</w:t>
            </w:r>
          </w:p>
        </w:tc>
        <w:tc>
          <w:tcPr>
            <w:tcW w:w="481" w:type="pct"/>
            <w:tcBorders>
              <w:top w:val="single" w:sz="4" w:space="0" w:color="auto"/>
              <w:left w:val="single" w:sz="4" w:space="0" w:color="auto"/>
              <w:bottom w:val="single" w:sz="4" w:space="0" w:color="auto"/>
              <w:right w:val="single" w:sz="4" w:space="0" w:color="auto"/>
            </w:tcBorders>
            <w:noWrap/>
            <w:hideMark/>
          </w:tcPr>
          <w:p w14:paraId="00BF49F3" w14:textId="77777777" w:rsidR="004E4D3F" w:rsidRPr="00EC1FA9" w:rsidRDefault="004E4D3F" w:rsidP="00376EFA">
            <w:pPr>
              <w:jc w:val="right"/>
            </w:pPr>
            <w:r w:rsidRPr="00EC1FA9">
              <w:t>1,431</w:t>
            </w:r>
          </w:p>
        </w:tc>
        <w:tc>
          <w:tcPr>
            <w:tcW w:w="433" w:type="pct"/>
            <w:tcBorders>
              <w:top w:val="single" w:sz="4" w:space="0" w:color="auto"/>
              <w:left w:val="single" w:sz="4" w:space="0" w:color="auto"/>
              <w:bottom w:val="single" w:sz="4" w:space="0" w:color="auto"/>
              <w:right w:val="single" w:sz="4" w:space="0" w:color="auto"/>
            </w:tcBorders>
            <w:noWrap/>
            <w:hideMark/>
          </w:tcPr>
          <w:p w14:paraId="45849916" w14:textId="77777777" w:rsidR="004E4D3F" w:rsidRPr="00EC1FA9" w:rsidRDefault="004E4D3F" w:rsidP="00376EFA">
            <w:pPr>
              <w:jc w:val="right"/>
            </w:pPr>
            <w:r w:rsidRPr="00EC1FA9">
              <w:t>-1</w:t>
            </w:r>
          </w:p>
        </w:tc>
        <w:tc>
          <w:tcPr>
            <w:tcW w:w="479" w:type="pct"/>
            <w:tcBorders>
              <w:top w:val="single" w:sz="4" w:space="0" w:color="auto"/>
              <w:left w:val="single" w:sz="4" w:space="0" w:color="auto"/>
              <w:bottom w:val="single" w:sz="4" w:space="0" w:color="auto"/>
              <w:right w:val="single" w:sz="4" w:space="0" w:color="auto"/>
            </w:tcBorders>
            <w:noWrap/>
            <w:hideMark/>
          </w:tcPr>
          <w:p w14:paraId="0AF1C879" w14:textId="77777777" w:rsidR="004E4D3F" w:rsidRPr="00EC1FA9" w:rsidRDefault="004E4D3F" w:rsidP="00376EFA">
            <w:pPr>
              <w:jc w:val="right"/>
            </w:pPr>
            <w:r w:rsidRPr="00EC1FA9">
              <w:t>-0.1%</w:t>
            </w:r>
          </w:p>
        </w:tc>
      </w:tr>
      <w:tr w:rsidR="004E4D3F" w:rsidRPr="00EC1FA9" w14:paraId="22EAD4D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A41936D" w14:textId="77777777" w:rsidR="004E4D3F" w:rsidRPr="00EC1FA9" w:rsidRDefault="004E4D3F" w:rsidP="00376EFA">
            <w:r w:rsidRPr="00EC1FA9">
              <w:t>Wyoming</w:t>
            </w:r>
          </w:p>
        </w:tc>
        <w:tc>
          <w:tcPr>
            <w:tcW w:w="611" w:type="pct"/>
            <w:tcBorders>
              <w:top w:val="single" w:sz="4" w:space="0" w:color="auto"/>
              <w:left w:val="single" w:sz="4" w:space="0" w:color="auto"/>
              <w:bottom w:val="single" w:sz="4" w:space="0" w:color="auto"/>
              <w:right w:val="single" w:sz="4" w:space="0" w:color="auto"/>
            </w:tcBorders>
            <w:noWrap/>
            <w:hideMark/>
          </w:tcPr>
          <w:p w14:paraId="20C197F0" w14:textId="77777777" w:rsidR="004E4D3F" w:rsidRPr="00EC1FA9" w:rsidRDefault="004E4D3F" w:rsidP="00376EFA">
            <w:pPr>
              <w:jc w:val="right"/>
            </w:pPr>
            <w:r w:rsidRPr="00EC1FA9">
              <w:t>1,482</w:t>
            </w:r>
          </w:p>
        </w:tc>
        <w:tc>
          <w:tcPr>
            <w:tcW w:w="540" w:type="pct"/>
            <w:tcBorders>
              <w:top w:val="single" w:sz="4" w:space="0" w:color="auto"/>
              <w:left w:val="single" w:sz="4" w:space="0" w:color="auto"/>
              <w:bottom w:val="single" w:sz="4" w:space="0" w:color="auto"/>
              <w:right w:val="single" w:sz="4" w:space="0" w:color="auto"/>
            </w:tcBorders>
            <w:noWrap/>
            <w:hideMark/>
          </w:tcPr>
          <w:p w14:paraId="3DEE95C6" w14:textId="77777777" w:rsidR="004E4D3F" w:rsidRPr="00EC1FA9" w:rsidRDefault="004E4D3F" w:rsidP="00376EFA">
            <w:pPr>
              <w:jc w:val="right"/>
            </w:pPr>
            <w:r w:rsidRPr="00EC1FA9">
              <w:t>1,461</w:t>
            </w:r>
          </w:p>
        </w:tc>
        <w:tc>
          <w:tcPr>
            <w:tcW w:w="529" w:type="pct"/>
            <w:tcBorders>
              <w:top w:val="single" w:sz="4" w:space="0" w:color="auto"/>
              <w:left w:val="single" w:sz="4" w:space="0" w:color="auto"/>
              <w:bottom w:val="single" w:sz="4" w:space="0" w:color="auto"/>
              <w:right w:val="single" w:sz="4" w:space="0" w:color="auto"/>
            </w:tcBorders>
            <w:noWrap/>
            <w:hideMark/>
          </w:tcPr>
          <w:p w14:paraId="04F4A0A1" w14:textId="77777777" w:rsidR="004E4D3F" w:rsidRPr="00EC1FA9" w:rsidRDefault="004E4D3F" w:rsidP="00376EFA">
            <w:pPr>
              <w:jc w:val="right"/>
            </w:pPr>
            <w:r w:rsidRPr="00EC1FA9">
              <w:t>22</w:t>
            </w:r>
          </w:p>
        </w:tc>
        <w:tc>
          <w:tcPr>
            <w:tcW w:w="459" w:type="pct"/>
            <w:tcBorders>
              <w:top w:val="single" w:sz="4" w:space="0" w:color="auto"/>
              <w:left w:val="single" w:sz="4" w:space="0" w:color="auto"/>
              <w:bottom w:val="single" w:sz="4" w:space="0" w:color="auto"/>
              <w:right w:val="single" w:sz="4" w:space="0" w:color="auto"/>
            </w:tcBorders>
            <w:noWrap/>
            <w:hideMark/>
          </w:tcPr>
          <w:p w14:paraId="37C2EFD8"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4C780384" w14:textId="77777777" w:rsidR="004E4D3F" w:rsidRPr="00EC1FA9" w:rsidRDefault="004E4D3F" w:rsidP="00376EFA">
            <w:pPr>
              <w:jc w:val="right"/>
            </w:pPr>
            <w:r w:rsidRPr="00EC1FA9">
              <w:t>144</w:t>
            </w:r>
          </w:p>
        </w:tc>
        <w:tc>
          <w:tcPr>
            <w:tcW w:w="481" w:type="pct"/>
            <w:tcBorders>
              <w:top w:val="single" w:sz="4" w:space="0" w:color="auto"/>
              <w:left w:val="single" w:sz="4" w:space="0" w:color="auto"/>
              <w:bottom w:val="single" w:sz="4" w:space="0" w:color="auto"/>
              <w:right w:val="single" w:sz="4" w:space="0" w:color="auto"/>
            </w:tcBorders>
            <w:noWrap/>
            <w:hideMark/>
          </w:tcPr>
          <w:p w14:paraId="332BB4D2" w14:textId="77777777" w:rsidR="004E4D3F" w:rsidRPr="00EC1FA9" w:rsidRDefault="004E4D3F" w:rsidP="00376EFA">
            <w:pPr>
              <w:jc w:val="right"/>
            </w:pPr>
            <w:r w:rsidRPr="00EC1FA9">
              <w:t>141</w:t>
            </w:r>
          </w:p>
        </w:tc>
        <w:tc>
          <w:tcPr>
            <w:tcW w:w="433" w:type="pct"/>
            <w:tcBorders>
              <w:top w:val="single" w:sz="4" w:space="0" w:color="auto"/>
              <w:left w:val="single" w:sz="4" w:space="0" w:color="auto"/>
              <w:bottom w:val="single" w:sz="4" w:space="0" w:color="auto"/>
              <w:right w:val="single" w:sz="4" w:space="0" w:color="auto"/>
            </w:tcBorders>
            <w:noWrap/>
            <w:hideMark/>
          </w:tcPr>
          <w:p w14:paraId="2EC4BC46" w14:textId="77777777" w:rsidR="004E4D3F" w:rsidRPr="00EC1FA9" w:rsidRDefault="004E4D3F" w:rsidP="00376EFA">
            <w:pPr>
              <w:jc w:val="right"/>
            </w:pPr>
            <w:r w:rsidRPr="00EC1FA9">
              <w:t>2</w:t>
            </w:r>
          </w:p>
        </w:tc>
        <w:tc>
          <w:tcPr>
            <w:tcW w:w="479" w:type="pct"/>
            <w:tcBorders>
              <w:top w:val="single" w:sz="4" w:space="0" w:color="auto"/>
              <w:left w:val="single" w:sz="4" w:space="0" w:color="auto"/>
              <w:bottom w:val="single" w:sz="4" w:space="0" w:color="auto"/>
              <w:right w:val="single" w:sz="4" w:space="0" w:color="auto"/>
            </w:tcBorders>
            <w:noWrap/>
            <w:hideMark/>
          </w:tcPr>
          <w:p w14:paraId="4C77970E" w14:textId="77777777" w:rsidR="004E4D3F" w:rsidRPr="00EC1FA9" w:rsidRDefault="004E4D3F" w:rsidP="00376EFA">
            <w:pPr>
              <w:jc w:val="right"/>
            </w:pPr>
            <w:r w:rsidRPr="00EC1FA9">
              <w:t>1.5%</w:t>
            </w:r>
          </w:p>
        </w:tc>
      </w:tr>
      <w:tr w:rsidR="004E4D3F" w:rsidRPr="00EC1FA9" w14:paraId="59F48F7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F342E0" w14:textId="77777777" w:rsidR="004E4D3F" w:rsidRPr="00EC1FA9" w:rsidRDefault="004E4D3F" w:rsidP="00376EFA">
            <w:r w:rsidRPr="00EC1FA9">
              <w:t>Minnesota</w:t>
            </w:r>
          </w:p>
        </w:tc>
        <w:tc>
          <w:tcPr>
            <w:tcW w:w="611" w:type="pct"/>
            <w:tcBorders>
              <w:top w:val="single" w:sz="4" w:space="0" w:color="auto"/>
              <w:left w:val="single" w:sz="4" w:space="0" w:color="auto"/>
              <w:bottom w:val="single" w:sz="4" w:space="0" w:color="auto"/>
              <w:right w:val="single" w:sz="4" w:space="0" w:color="auto"/>
            </w:tcBorders>
            <w:noWrap/>
            <w:hideMark/>
          </w:tcPr>
          <w:p w14:paraId="005942E7" w14:textId="77777777" w:rsidR="004E4D3F" w:rsidRPr="00EC1FA9" w:rsidRDefault="004E4D3F" w:rsidP="00376EFA">
            <w:pPr>
              <w:jc w:val="right"/>
            </w:pPr>
            <w:r w:rsidRPr="00EC1FA9">
              <w:t>14,061</w:t>
            </w:r>
          </w:p>
        </w:tc>
        <w:tc>
          <w:tcPr>
            <w:tcW w:w="540" w:type="pct"/>
            <w:tcBorders>
              <w:top w:val="single" w:sz="4" w:space="0" w:color="auto"/>
              <w:left w:val="single" w:sz="4" w:space="0" w:color="auto"/>
              <w:bottom w:val="single" w:sz="4" w:space="0" w:color="auto"/>
              <w:right w:val="single" w:sz="4" w:space="0" w:color="auto"/>
            </w:tcBorders>
            <w:noWrap/>
            <w:hideMark/>
          </w:tcPr>
          <w:p w14:paraId="7B683BE1" w14:textId="77777777" w:rsidR="004E4D3F" w:rsidRPr="00EC1FA9" w:rsidRDefault="004E4D3F" w:rsidP="00376EFA">
            <w:pPr>
              <w:jc w:val="right"/>
            </w:pPr>
            <w:r w:rsidRPr="00EC1FA9">
              <w:t>13,852</w:t>
            </w:r>
          </w:p>
        </w:tc>
        <w:tc>
          <w:tcPr>
            <w:tcW w:w="529" w:type="pct"/>
            <w:tcBorders>
              <w:top w:val="single" w:sz="4" w:space="0" w:color="auto"/>
              <w:left w:val="single" w:sz="4" w:space="0" w:color="auto"/>
              <w:bottom w:val="single" w:sz="4" w:space="0" w:color="auto"/>
              <w:right w:val="single" w:sz="4" w:space="0" w:color="auto"/>
            </w:tcBorders>
            <w:noWrap/>
            <w:hideMark/>
          </w:tcPr>
          <w:p w14:paraId="68CE2E22" w14:textId="77777777" w:rsidR="004E4D3F" w:rsidRPr="00EC1FA9" w:rsidRDefault="004E4D3F" w:rsidP="00376EFA">
            <w:pPr>
              <w:jc w:val="right"/>
            </w:pPr>
            <w:r w:rsidRPr="00EC1FA9">
              <w:t>210</w:t>
            </w:r>
          </w:p>
        </w:tc>
        <w:tc>
          <w:tcPr>
            <w:tcW w:w="459" w:type="pct"/>
            <w:tcBorders>
              <w:top w:val="single" w:sz="4" w:space="0" w:color="auto"/>
              <w:left w:val="single" w:sz="4" w:space="0" w:color="auto"/>
              <w:bottom w:val="single" w:sz="4" w:space="0" w:color="auto"/>
              <w:right w:val="single" w:sz="4" w:space="0" w:color="auto"/>
            </w:tcBorders>
            <w:noWrap/>
            <w:hideMark/>
          </w:tcPr>
          <w:p w14:paraId="48CCBF45"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71D289A3" w14:textId="77777777" w:rsidR="004E4D3F" w:rsidRPr="00EC1FA9" w:rsidRDefault="004E4D3F" w:rsidP="00376EFA">
            <w:pPr>
              <w:jc w:val="right"/>
            </w:pPr>
            <w:r w:rsidRPr="00EC1FA9">
              <w:t>2,124</w:t>
            </w:r>
          </w:p>
        </w:tc>
        <w:tc>
          <w:tcPr>
            <w:tcW w:w="481" w:type="pct"/>
            <w:tcBorders>
              <w:top w:val="single" w:sz="4" w:space="0" w:color="auto"/>
              <w:left w:val="single" w:sz="4" w:space="0" w:color="auto"/>
              <w:bottom w:val="single" w:sz="4" w:space="0" w:color="auto"/>
              <w:right w:val="single" w:sz="4" w:space="0" w:color="auto"/>
            </w:tcBorders>
            <w:noWrap/>
            <w:hideMark/>
          </w:tcPr>
          <w:p w14:paraId="34F72EAC" w14:textId="77777777" w:rsidR="004E4D3F" w:rsidRPr="00EC1FA9" w:rsidRDefault="004E4D3F" w:rsidP="00376EFA">
            <w:pPr>
              <w:jc w:val="right"/>
            </w:pPr>
            <w:r w:rsidRPr="00EC1FA9">
              <w:t>2,093</w:t>
            </w:r>
          </w:p>
        </w:tc>
        <w:tc>
          <w:tcPr>
            <w:tcW w:w="433" w:type="pct"/>
            <w:tcBorders>
              <w:top w:val="single" w:sz="4" w:space="0" w:color="auto"/>
              <w:left w:val="single" w:sz="4" w:space="0" w:color="auto"/>
              <w:bottom w:val="single" w:sz="4" w:space="0" w:color="auto"/>
              <w:right w:val="single" w:sz="4" w:space="0" w:color="auto"/>
            </w:tcBorders>
            <w:noWrap/>
            <w:hideMark/>
          </w:tcPr>
          <w:p w14:paraId="09C64B16" w14:textId="77777777" w:rsidR="004E4D3F" w:rsidRPr="00EC1FA9" w:rsidRDefault="004E4D3F" w:rsidP="00376EFA">
            <w:pPr>
              <w:jc w:val="right"/>
            </w:pPr>
            <w:r w:rsidRPr="00EC1FA9">
              <w:t>32</w:t>
            </w:r>
          </w:p>
        </w:tc>
        <w:tc>
          <w:tcPr>
            <w:tcW w:w="479" w:type="pct"/>
            <w:tcBorders>
              <w:top w:val="single" w:sz="4" w:space="0" w:color="auto"/>
              <w:left w:val="single" w:sz="4" w:space="0" w:color="auto"/>
              <w:bottom w:val="single" w:sz="4" w:space="0" w:color="auto"/>
              <w:right w:val="single" w:sz="4" w:space="0" w:color="auto"/>
            </w:tcBorders>
            <w:noWrap/>
            <w:hideMark/>
          </w:tcPr>
          <w:p w14:paraId="173B533A" w14:textId="77777777" w:rsidR="004E4D3F" w:rsidRPr="00EC1FA9" w:rsidRDefault="004E4D3F" w:rsidP="00376EFA">
            <w:pPr>
              <w:jc w:val="right"/>
            </w:pPr>
            <w:r w:rsidRPr="00EC1FA9">
              <w:t>1.5%</w:t>
            </w:r>
          </w:p>
        </w:tc>
      </w:tr>
      <w:tr w:rsidR="004E4D3F" w:rsidRPr="00EC1FA9" w14:paraId="47F47F9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2FC4CF" w14:textId="77777777" w:rsidR="004E4D3F" w:rsidRPr="00EC1FA9" w:rsidRDefault="004E4D3F" w:rsidP="00376EFA">
            <w:r w:rsidRPr="00EC1FA9">
              <w:t>Wisconsin</w:t>
            </w:r>
          </w:p>
        </w:tc>
        <w:tc>
          <w:tcPr>
            <w:tcW w:w="611" w:type="pct"/>
            <w:tcBorders>
              <w:top w:val="single" w:sz="4" w:space="0" w:color="auto"/>
              <w:left w:val="single" w:sz="4" w:space="0" w:color="auto"/>
              <w:bottom w:val="single" w:sz="4" w:space="0" w:color="auto"/>
              <w:right w:val="single" w:sz="4" w:space="0" w:color="auto"/>
            </w:tcBorders>
            <w:noWrap/>
            <w:hideMark/>
          </w:tcPr>
          <w:p w14:paraId="419DFC1C" w14:textId="77777777" w:rsidR="004E4D3F" w:rsidRPr="00EC1FA9" w:rsidRDefault="004E4D3F" w:rsidP="00376EFA">
            <w:pPr>
              <w:jc w:val="right"/>
            </w:pPr>
            <w:r w:rsidRPr="00EC1FA9">
              <w:t>14,694</w:t>
            </w:r>
          </w:p>
        </w:tc>
        <w:tc>
          <w:tcPr>
            <w:tcW w:w="540" w:type="pct"/>
            <w:tcBorders>
              <w:top w:val="single" w:sz="4" w:space="0" w:color="auto"/>
              <w:left w:val="single" w:sz="4" w:space="0" w:color="auto"/>
              <w:bottom w:val="single" w:sz="4" w:space="0" w:color="auto"/>
              <w:right w:val="single" w:sz="4" w:space="0" w:color="auto"/>
            </w:tcBorders>
            <w:noWrap/>
            <w:hideMark/>
          </w:tcPr>
          <w:p w14:paraId="64DD9FE0" w14:textId="77777777" w:rsidR="004E4D3F" w:rsidRPr="00EC1FA9" w:rsidRDefault="004E4D3F" w:rsidP="00376EFA">
            <w:pPr>
              <w:jc w:val="right"/>
            </w:pPr>
            <w:r w:rsidRPr="00EC1FA9">
              <w:t>14,450</w:t>
            </w:r>
          </w:p>
        </w:tc>
        <w:tc>
          <w:tcPr>
            <w:tcW w:w="529" w:type="pct"/>
            <w:tcBorders>
              <w:top w:val="single" w:sz="4" w:space="0" w:color="auto"/>
              <w:left w:val="single" w:sz="4" w:space="0" w:color="auto"/>
              <w:bottom w:val="single" w:sz="4" w:space="0" w:color="auto"/>
              <w:right w:val="single" w:sz="4" w:space="0" w:color="auto"/>
            </w:tcBorders>
            <w:noWrap/>
            <w:hideMark/>
          </w:tcPr>
          <w:p w14:paraId="254B4F2F" w14:textId="77777777" w:rsidR="004E4D3F" w:rsidRPr="00EC1FA9" w:rsidRDefault="004E4D3F" w:rsidP="00376EFA">
            <w:pPr>
              <w:jc w:val="right"/>
            </w:pPr>
            <w:r w:rsidRPr="00EC1FA9">
              <w:t>244</w:t>
            </w:r>
          </w:p>
        </w:tc>
        <w:tc>
          <w:tcPr>
            <w:tcW w:w="459" w:type="pct"/>
            <w:tcBorders>
              <w:top w:val="single" w:sz="4" w:space="0" w:color="auto"/>
              <w:left w:val="single" w:sz="4" w:space="0" w:color="auto"/>
              <w:bottom w:val="single" w:sz="4" w:space="0" w:color="auto"/>
              <w:right w:val="single" w:sz="4" w:space="0" w:color="auto"/>
            </w:tcBorders>
            <w:noWrap/>
            <w:hideMark/>
          </w:tcPr>
          <w:p w14:paraId="55298CBF" w14:textId="77777777" w:rsidR="004E4D3F" w:rsidRPr="00EC1FA9" w:rsidRDefault="004E4D3F" w:rsidP="00376EFA">
            <w:pPr>
              <w:jc w:val="right"/>
            </w:pPr>
            <w:r w:rsidRPr="00EC1FA9">
              <w:t>1.7%</w:t>
            </w:r>
          </w:p>
        </w:tc>
        <w:tc>
          <w:tcPr>
            <w:tcW w:w="456" w:type="pct"/>
            <w:tcBorders>
              <w:top w:val="single" w:sz="4" w:space="0" w:color="auto"/>
              <w:left w:val="single" w:sz="4" w:space="0" w:color="auto"/>
              <w:bottom w:val="single" w:sz="4" w:space="0" w:color="auto"/>
              <w:right w:val="single" w:sz="4" w:space="0" w:color="auto"/>
            </w:tcBorders>
            <w:noWrap/>
            <w:hideMark/>
          </w:tcPr>
          <w:p w14:paraId="360970F3" w14:textId="77777777" w:rsidR="004E4D3F" w:rsidRPr="00EC1FA9" w:rsidRDefault="004E4D3F" w:rsidP="00376EFA">
            <w:pPr>
              <w:jc w:val="right"/>
            </w:pPr>
            <w:r w:rsidRPr="00EC1FA9">
              <w:t>2,154</w:t>
            </w:r>
          </w:p>
        </w:tc>
        <w:tc>
          <w:tcPr>
            <w:tcW w:w="481" w:type="pct"/>
            <w:tcBorders>
              <w:top w:val="single" w:sz="4" w:space="0" w:color="auto"/>
              <w:left w:val="single" w:sz="4" w:space="0" w:color="auto"/>
              <w:bottom w:val="single" w:sz="4" w:space="0" w:color="auto"/>
              <w:right w:val="single" w:sz="4" w:space="0" w:color="auto"/>
            </w:tcBorders>
            <w:noWrap/>
            <w:hideMark/>
          </w:tcPr>
          <w:p w14:paraId="233EF3E5" w14:textId="77777777" w:rsidR="004E4D3F" w:rsidRPr="00EC1FA9" w:rsidRDefault="004E4D3F" w:rsidP="00376EFA">
            <w:pPr>
              <w:jc w:val="right"/>
            </w:pPr>
            <w:r w:rsidRPr="00EC1FA9">
              <w:t>2,118</w:t>
            </w:r>
          </w:p>
        </w:tc>
        <w:tc>
          <w:tcPr>
            <w:tcW w:w="433" w:type="pct"/>
            <w:tcBorders>
              <w:top w:val="single" w:sz="4" w:space="0" w:color="auto"/>
              <w:left w:val="single" w:sz="4" w:space="0" w:color="auto"/>
              <w:bottom w:val="single" w:sz="4" w:space="0" w:color="auto"/>
              <w:right w:val="single" w:sz="4" w:space="0" w:color="auto"/>
            </w:tcBorders>
            <w:noWrap/>
            <w:hideMark/>
          </w:tcPr>
          <w:p w14:paraId="411F54F5" w14:textId="77777777" w:rsidR="004E4D3F" w:rsidRPr="00EC1FA9" w:rsidRDefault="004E4D3F" w:rsidP="00376EFA">
            <w:pPr>
              <w:jc w:val="right"/>
            </w:pPr>
            <w:r w:rsidRPr="00EC1FA9">
              <w:t>36</w:t>
            </w:r>
          </w:p>
        </w:tc>
        <w:tc>
          <w:tcPr>
            <w:tcW w:w="479" w:type="pct"/>
            <w:tcBorders>
              <w:top w:val="single" w:sz="4" w:space="0" w:color="auto"/>
              <w:left w:val="single" w:sz="4" w:space="0" w:color="auto"/>
              <w:bottom w:val="single" w:sz="4" w:space="0" w:color="auto"/>
              <w:right w:val="single" w:sz="4" w:space="0" w:color="auto"/>
            </w:tcBorders>
            <w:noWrap/>
            <w:hideMark/>
          </w:tcPr>
          <w:p w14:paraId="6A0B20C1" w14:textId="77777777" w:rsidR="004E4D3F" w:rsidRPr="00EC1FA9" w:rsidRDefault="004E4D3F" w:rsidP="00376EFA">
            <w:pPr>
              <w:jc w:val="right"/>
            </w:pPr>
            <w:r w:rsidRPr="00EC1FA9">
              <w:t>1.7%</w:t>
            </w:r>
          </w:p>
        </w:tc>
      </w:tr>
      <w:tr w:rsidR="004E4D3F" w:rsidRPr="00EC1FA9" w14:paraId="17DCDA6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9CF2716" w14:textId="77777777" w:rsidR="004E4D3F" w:rsidRPr="00EC1FA9" w:rsidRDefault="004E4D3F" w:rsidP="00376EFA">
            <w:r w:rsidRPr="00EC1FA9">
              <w:t>Idaho</w:t>
            </w:r>
          </w:p>
        </w:tc>
        <w:tc>
          <w:tcPr>
            <w:tcW w:w="611" w:type="pct"/>
            <w:tcBorders>
              <w:top w:val="single" w:sz="4" w:space="0" w:color="auto"/>
              <w:left w:val="single" w:sz="4" w:space="0" w:color="auto"/>
              <w:bottom w:val="single" w:sz="4" w:space="0" w:color="auto"/>
              <w:right w:val="single" w:sz="4" w:space="0" w:color="auto"/>
            </w:tcBorders>
            <w:noWrap/>
            <w:hideMark/>
          </w:tcPr>
          <w:p w14:paraId="6B1B340E" w14:textId="77777777" w:rsidR="004E4D3F" w:rsidRPr="00EC1FA9" w:rsidRDefault="004E4D3F" w:rsidP="00376EFA">
            <w:pPr>
              <w:jc w:val="right"/>
            </w:pPr>
            <w:r w:rsidRPr="00EC1FA9">
              <w:t>4,724</w:t>
            </w:r>
          </w:p>
        </w:tc>
        <w:tc>
          <w:tcPr>
            <w:tcW w:w="540" w:type="pct"/>
            <w:tcBorders>
              <w:top w:val="single" w:sz="4" w:space="0" w:color="auto"/>
              <w:left w:val="single" w:sz="4" w:space="0" w:color="auto"/>
              <w:bottom w:val="single" w:sz="4" w:space="0" w:color="auto"/>
              <w:right w:val="single" w:sz="4" w:space="0" w:color="auto"/>
            </w:tcBorders>
            <w:noWrap/>
            <w:hideMark/>
          </w:tcPr>
          <w:p w14:paraId="0DA8FEB7" w14:textId="77777777" w:rsidR="004E4D3F" w:rsidRPr="00EC1FA9" w:rsidRDefault="004E4D3F" w:rsidP="00376EFA">
            <w:pPr>
              <w:jc w:val="right"/>
            </w:pPr>
            <w:r w:rsidRPr="00EC1FA9">
              <w:t>4,629</w:t>
            </w:r>
          </w:p>
        </w:tc>
        <w:tc>
          <w:tcPr>
            <w:tcW w:w="529" w:type="pct"/>
            <w:tcBorders>
              <w:top w:val="single" w:sz="4" w:space="0" w:color="auto"/>
              <w:left w:val="single" w:sz="4" w:space="0" w:color="auto"/>
              <w:bottom w:val="single" w:sz="4" w:space="0" w:color="auto"/>
              <w:right w:val="single" w:sz="4" w:space="0" w:color="auto"/>
            </w:tcBorders>
            <w:noWrap/>
            <w:hideMark/>
          </w:tcPr>
          <w:p w14:paraId="27406F40" w14:textId="77777777" w:rsidR="004E4D3F" w:rsidRPr="00EC1FA9" w:rsidRDefault="004E4D3F" w:rsidP="00376EFA">
            <w:pPr>
              <w:jc w:val="right"/>
            </w:pPr>
            <w:r w:rsidRPr="00EC1FA9">
              <w:t>96</w:t>
            </w:r>
          </w:p>
        </w:tc>
        <w:tc>
          <w:tcPr>
            <w:tcW w:w="459" w:type="pct"/>
            <w:tcBorders>
              <w:top w:val="single" w:sz="4" w:space="0" w:color="auto"/>
              <w:left w:val="single" w:sz="4" w:space="0" w:color="auto"/>
              <w:bottom w:val="single" w:sz="4" w:space="0" w:color="auto"/>
              <w:right w:val="single" w:sz="4" w:space="0" w:color="auto"/>
            </w:tcBorders>
            <w:noWrap/>
            <w:hideMark/>
          </w:tcPr>
          <w:p w14:paraId="6DF8A9A3" w14:textId="77777777" w:rsidR="004E4D3F" w:rsidRPr="00EC1FA9" w:rsidRDefault="004E4D3F" w:rsidP="00376EFA">
            <w:pPr>
              <w:jc w:val="right"/>
            </w:pPr>
            <w:r w:rsidRPr="00EC1FA9">
              <w:t>2.1%</w:t>
            </w:r>
          </w:p>
        </w:tc>
        <w:tc>
          <w:tcPr>
            <w:tcW w:w="456" w:type="pct"/>
            <w:tcBorders>
              <w:top w:val="single" w:sz="4" w:space="0" w:color="auto"/>
              <w:left w:val="single" w:sz="4" w:space="0" w:color="auto"/>
              <w:bottom w:val="single" w:sz="4" w:space="0" w:color="auto"/>
              <w:right w:val="single" w:sz="4" w:space="0" w:color="auto"/>
            </w:tcBorders>
            <w:noWrap/>
            <w:hideMark/>
          </w:tcPr>
          <w:p w14:paraId="7790C5AD" w14:textId="77777777" w:rsidR="004E4D3F" w:rsidRPr="00EC1FA9" w:rsidRDefault="004E4D3F" w:rsidP="00376EFA">
            <w:pPr>
              <w:jc w:val="right"/>
            </w:pPr>
            <w:r w:rsidRPr="00EC1FA9">
              <w:t>593</w:t>
            </w:r>
          </w:p>
        </w:tc>
        <w:tc>
          <w:tcPr>
            <w:tcW w:w="481" w:type="pct"/>
            <w:tcBorders>
              <w:top w:val="single" w:sz="4" w:space="0" w:color="auto"/>
              <w:left w:val="single" w:sz="4" w:space="0" w:color="auto"/>
              <w:bottom w:val="single" w:sz="4" w:space="0" w:color="auto"/>
              <w:right w:val="single" w:sz="4" w:space="0" w:color="auto"/>
            </w:tcBorders>
            <w:noWrap/>
            <w:hideMark/>
          </w:tcPr>
          <w:p w14:paraId="07FC7A9B" w14:textId="77777777" w:rsidR="004E4D3F" w:rsidRPr="00EC1FA9" w:rsidRDefault="004E4D3F" w:rsidP="00376EFA">
            <w:pPr>
              <w:jc w:val="right"/>
            </w:pPr>
            <w:r w:rsidRPr="00EC1FA9">
              <w:t>581</w:t>
            </w:r>
          </w:p>
        </w:tc>
        <w:tc>
          <w:tcPr>
            <w:tcW w:w="433" w:type="pct"/>
            <w:tcBorders>
              <w:top w:val="single" w:sz="4" w:space="0" w:color="auto"/>
              <w:left w:val="single" w:sz="4" w:space="0" w:color="auto"/>
              <w:bottom w:val="single" w:sz="4" w:space="0" w:color="auto"/>
              <w:right w:val="single" w:sz="4" w:space="0" w:color="auto"/>
            </w:tcBorders>
            <w:noWrap/>
            <w:hideMark/>
          </w:tcPr>
          <w:p w14:paraId="7BF8506A" w14:textId="77777777" w:rsidR="004E4D3F" w:rsidRPr="00EC1FA9" w:rsidRDefault="004E4D3F" w:rsidP="00376EFA">
            <w:pPr>
              <w:jc w:val="right"/>
            </w:pPr>
            <w:r w:rsidRPr="00EC1FA9">
              <w:t>12</w:t>
            </w:r>
          </w:p>
        </w:tc>
        <w:tc>
          <w:tcPr>
            <w:tcW w:w="479" w:type="pct"/>
            <w:tcBorders>
              <w:top w:val="single" w:sz="4" w:space="0" w:color="auto"/>
              <w:left w:val="single" w:sz="4" w:space="0" w:color="auto"/>
              <w:bottom w:val="single" w:sz="4" w:space="0" w:color="auto"/>
              <w:right w:val="single" w:sz="4" w:space="0" w:color="auto"/>
            </w:tcBorders>
            <w:noWrap/>
            <w:hideMark/>
          </w:tcPr>
          <w:p w14:paraId="0031F6FC" w14:textId="77777777" w:rsidR="004E4D3F" w:rsidRPr="00EC1FA9" w:rsidRDefault="004E4D3F" w:rsidP="00376EFA">
            <w:pPr>
              <w:jc w:val="right"/>
            </w:pPr>
            <w:r w:rsidRPr="00EC1FA9">
              <w:t>2.1%</w:t>
            </w:r>
          </w:p>
        </w:tc>
      </w:tr>
      <w:tr w:rsidR="004E4D3F" w:rsidRPr="00EC1FA9" w14:paraId="2EC6B48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EB40F8B" w14:textId="77777777" w:rsidR="004E4D3F" w:rsidRPr="00EC1FA9" w:rsidRDefault="004E4D3F" w:rsidP="00376EFA">
            <w:r w:rsidRPr="00EC1FA9">
              <w:t>North Dakota</w:t>
            </w:r>
          </w:p>
        </w:tc>
        <w:tc>
          <w:tcPr>
            <w:tcW w:w="611" w:type="pct"/>
            <w:tcBorders>
              <w:top w:val="single" w:sz="4" w:space="0" w:color="auto"/>
              <w:left w:val="single" w:sz="4" w:space="0" w:color="auto"/>
              <w:bottom w:val="single" w:sz="4" w:space="0" w:color="auto"/>
              <w:right w:val="single" w:sz="4" w:space="0" w:color="auto"/>
            </w:tcBorders>
            <w:noWrap/>
            <w:hideMark/>
          </w:tcPr>
          <w:p w14:paraId="2CC51315" w14:textId="77777777" w:rsidR="004E4D3F" w:rsidRPr="00EC1FA9" w:rsidRDefault="004E4D3F" w:rsidP="00376EFA">
            <w:pPr>
              <w:jc w:val="right"/>
            </w:pPr>
            <w:r w:rsidRPr="00EC1FA9">
              <w:t>1,652</w:t>
            </w:r>
          </w:p>
        </w:tc>
        <w:tc>
          <w:tcPr>
            <w:tcW w:w="540" w:type="pct"/>
            <w:tcBorders>
              <w:top w:val="single" w:sz="4" w:space="0" w:color="auto"/>
              <w:left w:val="single" w:sz="4" w:space="0" w:color="auto"/>
              <w:bottom w:val="single" w:sz="4" w:space="0" w:color="auto"/>
              <w:right w:val="single" w:sz="4" w:space="0" w:color="auto"/>
            </w:tcBorders>
            <w:noWrap/>
            <w:hideMark/>
          </w:tcPr>
          <w:p w14:paraId="1F79D285" w14:textId="77777777" w:rsidR="004E4D3F" w:rsidRPr="00EC1FA9" w:rsidRDefault="004E4D3F" w:rsidP="00376EFA">
            <w:pPr>
              <w:jc w:val="right"/>
            </w:pPr>
            <w:r w:rsidRPr="00EC1FA9">
              <w:t>1,617</w:t>
            </w:r>
          </w:p>
        </w:tc>
        <w:tc>
          <w:tcPr>
            <w:tcW w:w="529" w:type="pct"/>
            <w:tcBorders>
              <w:top w:val="single" w:sz="4" w:space="0" w:color="auto"/>
              <w:left w:val="single" w:sz="4" w:space="0" w:color="auto"/>
              <w:bottom w:val="single" w:sz="4" w:space="0" w:color="auto"/>
              <w:right w:val="single" w:sz="4" w:space="0" w:color="auto"/>
            </w:tcBorders>
            <w:noWrap/>
            <w:hideMark/>
          </w:tcPr>
          <w:p w14:paraId="1F8E05B8" w14:textId="77777777" w:rsidR="004E4D3F" w:rsidRPr="00EC1FA9" w:rsidRDefault="004E4D3F" w:rsidP="00376EFA">
            <w:pPr>
              <w:jc w:val="right"/>
            </w:pPr>
            <w:r w:rsidRPr="00EC1FA9">
              <w:t>36</w:t>
            </w:r>
          </w:p>
        </w:tc>
        <w:tc>
          <w:tcPr>
            <w:tcW w:w="459" w:type="pct"/>
            <w:tcBorders>
              <w:top w:val="single" w:sz="4" w:space="0" w:color="auto"/>
              <w:left w:val="single" w:sz="4" w:space="0" w:color="auto"/>
              <w:bottom w:val="single" w:sz="4" w:space="0" w:color="auto"/>
              <w:right w:val="single" w:sz="4" w:space="0" w:color="auto"/>
            </w:tcBorders>
            <w:noWrap/>
            <w:hideMark/>
          </w:tcPr>
          <w:p w14:paraId="267E2FAC" w14:textId="77777777" w:rsidR="004E4D3F" w:rsidRPr="00EC1FA9" w:rsidRDefault="004E4D3F" w:rsidP="00376EFA">
            <w:pPr>
              <w:jc w:val="right"/>
            </w:pPr>
            <w:r w:rsidRPr="00EC1FA9">
              <w:t>2.2%</w:t>
            </w:r>
          </w:p>
        </w:tc>
        <w:tc>
          <w:tcPr>
            <w:tcW w:w="456" w:type="pct"/>
            <w:tcBorders>
              <w:top w:val="single" w:sz="4" w:space="0" w:color="auto"/>
              <w:left w:val="single" w:sz="4" w:space="0" w:color="auto"/>
              <w:bottom w:val="single" w:sz="4" w:space="0" w:color="auto"/>
              <w:right w:val="single" w:sz="4" w:space="0" w:color="auto"/>
            </w:tcBorders>
            <w:noWrap/>
            <w:hideMark/>
          </w:tcPr>
          <w:p w14:paraId="51F7AC6E" w14:textId="77777777" w:rsidR="004E4D3F" w:rsidRPr="00EC1FA9" w:rsidRDefault="004E4D3F" w:rsidP="00376EFA">
            <w:pPr>
              <w:jc w:val="right"/>
            </w:pPr>
            <w:r w:rsidRPr="00EC1FA9">
              <w:t>142</w:t>
            </w:r>
          </w:p>
        </w:tc>
        <w:tc>
          <w:tcPr>
            <w:tcW w:w="481" w:type="pct"/>
            <w:tcBorders>
              <w:top w:val="single" w:sz="4" w:space="0" w:color="auto"/>
              <w:left w:val="single" w:sz="4" w:space="0" w:color="auto"/>
              <w:bottom w:val="single" w:sz="4" w:space="0" w:color="auto"/>
              <w:right w:val="single" w:sz="4" w:space="0" w:color="auto"/>
            </w:tcBorders>
            <w:noWrap/>
            <w:hideMark/>
          </w:tcPr>
          <w:p w14:paraId="259ED4B9" w14:textId="77777777" w:rsidR="004E4D3F" w:rsidRPr="00EC1FA9" w:rsidRDefault="004E4D3F" w:rsidP="00376EFA">
            <w:pPr>
              <w:jc w:val="right"/>
            </w:pPr>
            <w:r w:rsidRPr="00EC1FA9">
              <w:t>139</w:t>
            </w:r>
          </w:p>
        </w:tc>
        <w:tc>
          <w:tcPr>
            <w:tcW w:w="433" w:type="pct"/>
            <w:tcBorders>
              <w:top w:val="single" w:sz="4" w:space="0" w:color="auto"/>
              <w:left w:val="single" w:sz="4" w:space="0" w:color="auto"/>
              <w:bottom w:val="single" w:sz="4" w:space="0" w:color="auto"/>
              <w:right w:val="single" w:sz="4" w:space="0" w:color="auto"/>
            </w:tcBorders>
            <w:noWrap/>
            <w:hideMark/>
          </w:tcPr>
          <w:p w14:paraId="59539219" w14:textId="77777777" w:rsidR="004E4D3F" w:rsidRPr="00EC1FA9" w:rsidRDefault="004E4D3F" w:rsidP="00376EFA">
            <w:pPr>
              <w:jc w:val="right"/>
            </w:pPr>
            <w:r w:rsidRPr="00EC1FA9">
              <w:t>3</w:t>
            </w:r>
          </w:p>
        </w:tc>
        <w:tc>
          <w:tcPr>
            <w:tcW w:w="479" w:type="pct"/>
            <w:tcBorders>
              <w:top w:val="single" w:sz="4" w:space="0" w:color="auto"/>
              <w:left w:val="single" w:sz="4" w:space="0" w:color="auto"/>
              <w:bottom w:val="single" w:sz="4" w:space="0" w:color="auto"/>
              <w:right w:val="single" w:sz="4" w:space="0" w:color="auto"/>
            </w:tcBorders>
            <w:noWrap/>
            <w:hideMark/>
          </w:tcPr>
          <w:p w14:paraId="7618C190" w14:textId="77777777" w:rsidR="004E4D3F" w:rsidRPr="00EC1FA9" w:rsidRDefault="004E4D3F" w:rsidP="00376EFA">
            <w:pPr>
              <w:jc w:val="right"/>
            </w:pPr>
            <w:r w:rsidRPr="00EC1FA9">
              <w:t>2.2%</w:t>
            </w:r>
          </w:p>
        </w:tc>
      </w:tr>
      <w:tr w:rsidR="004E4D3F" w:rsidRPr="00EC1FA9" w14:paraId="3A6E1A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807E188" w14:textId="77777777" w:rsidR="004E4D3F" w:rsidRPr="00EC1FA9" w:rsidRDefault="004E4D3F" w:rsidP="00376EFA">
            <w:r w:rsidRPr="00EC1FA9">
              <w:t>Missouri</w:t>
            </w:r>
          </w:p>
        </w:tc>
        <w:tc>
          <w:tcPr>
            <w:tcW w:w="611" w:type="pct"/>
            <w:tcBorders>
              <w:top w:val="single" w:sz="4" w:space="0" w:color="auto"/>
              <w:left w:val="single" w:sz="4" w:space="0" w:color="auto"/>
              <w:bottom w:val="single" w:sz="4" w:space="0" w:color="auto"/>
              <w:right w:val="single" w:sz="4" w:space="0" w:color="auto"/>
            </w:tcBorders>
            <w:noWrap/>
            <w:hideMark/>
          </w:tcPr>
          <w:p w14:paraId="0163CD04" w14:textId="77777777" w:rsidR="004E4D3F" w:rsidRPr="00EC1FA9" w:rsidRDefault="004E4D3F" w:rsidP="00376EFA">
            <w:pPr>
              <w:jc w:val="right"/>
            </w:pPr>
            <w:r w:rsidRPr="00EC1FA9">
              <w:t>15,821</w:t>
            </w:r>
          </w:p>
        </w:tc>
        <w:tc>
          <w:tcPr>
            <w:tcW w:w="540" w:type="pct"/>
            <w:tcBorders>
              <w:top w:val="single" w:sz="4" w:space="0" w:color="auto"/>
              <w:left w:val="single" w:sz="4" w:space="0" w:color="auto"/>
              <w:bottom w:val="single" w:sz="4" w:space="0" w:color="auto"/>
              <w:right w:val="single" w:sz="4" w:space="0" w:color="auto"/>
            </w:tcBorders>
            <w:noWrap/>
            <w:hideMark/>
          </w:tcPr>
          <w:p w14:paraId="6CBCC52D" w14:textId="77777777" w:rsidR="004E4D3F" w:rsidRPr="00EC1FA9" w:rsidRDefault="004E4D3F" w:rsidP="00376EFA">
            <w:pPr>
              <w:jc w:val="right"/>
            </w:pPr>
            <w:r w:rsidRPr="00EC1FA9">
              <w:t>15,377</w:t>
            </w:r>
          </w:p>
        </w:tc>
        <w:tc>
          <w:tcPr>
            <w:tcW w:w="529" w:type="pct"/>
            <w:tcBorders>
              <w:top w:val="single" w:sz="4" w:space="0" w:color="auto"/>
              <w:left w:val="single" w:sz="4" w:space="0" w:color="auto"/>
              <w:bottom w:val="single" w:sz="4" w:space="0" w:color="auto"/>
              <w:right w:val="single" w:sz="4" w:space="0" w:color="auto"/>
            </w:tcBorders>
            <w:noWrap/>
            <w:hideMark/>
          </w:tcPr>
          <w:p w14:paraId="20E54E6E" w14:textId="77777777" w:rsidR="004E4D3F" w:rsidRPr="00EC1FA9" w:rsidRDefault="004E4D3F" w:rsidP="00376EFA">
            <w:pPr>
              <w:jc w:val="right"/>
            </w:pPr>
            <w:r w:rsidRPr="00EC1FA9">
              <w:t>445</w:t>
            </w:r>
          </w:p>
        </w:tc>
        <w:tc>
          <w:tcPr>
            <w:tcW w:w="459" w:type="pct"/>
            <w:tcBorders>
              <w:top w:val="single" w:sz="4" w:space="0" w:color="auto"/>
              <w:left w:val="single" w:sz="4" w:space="0" w:color="auto"/>
              <w:bottom w:val="single" w:sz="4" w:space="0" w:color="auto"/>
              <w:right w:val="single" w:sz="4" w:space="0" w:color="auto"/>
            </w:tcBorders>
            <w:noWrap/>
            <w:hideMark/>
          </w:tcPr>
          <w:p w14:paraId="17FE9360" w14:textId="77777777" w:rsidR="004E4D3F" w:rsidRPr="00EC1FA9" w:rsidRDefault="004E4D3F" w:rsidP="00376EFA">
            <w:pPr>
              <w:jc w:val="right"/>
            </w:pPr>
            <w:r w:rsidRPr="00EC1FA9">
              <w:t>2.9%</w:t>
            </w:r>
          </w:p>
        </w:tc>
        <w:tc>
          <w:tcPr>
            <w:tcW w:w="456" w:type="pct"/>
            <w:tcBorders>
              <w:top w:val="single" w:sz="4" w:space="0" w:color="auto"/>
              <w:left w:val="single" w:sz="4" w:space="0" w:color="auto"/>
              <w:bottom w:val="single" w:sz="4" w:space="0" w:color="auto"/>
              <w:right w:val="single" w:sz="4" w:space="0" w:color="auto"/>
            </w:tcBorders>
            <w:noWrap/>
            <w:hideMark/>
          </w:tcPr>
          <w:p w14:paraId="1C68934F" w14:textId="77777777" w:rsidR="004E4D3F" w:rsidRPr="00EC1FA9" w:rsidRDefault="004E4D3F" w:rsidP="00376EFA">
            <w:pPr>
              <w:jc w:val="right"/>
            </w:pPr>
            <w:r w:rsidRPr="00EC1FA9">
              <w:t>1,898</w:t>
            </w:r>
          </w:p>
        </w:tc>
        <w:tc>
          <w:tcPr>
            <w:tcW w:w="481" w:type="pct"/>
            <w:tcBorders>
              <w:top w:val="single" w:sz="4" w:space="0" w:color="auto"/>
              <w:left w:val="single" w:sz="4" w:space="0" w:color="auto"/>
              <w:bottom w:val="single" w:sz="4" w:space="0" w:color="auto"/>
              <w:right w:val="single" w:sz="4" w:space="0" w:color="auto"/>
            </w:tcBorders>
            <w:noWrap/>
            <w:hideMark/>
          </w:tcPr>
          <w:p w14:paraId="72E7F179" w14:textId="77777777" w:rsidR="004E4D3F" w:rsidRPr="00EC1FA9" w:rsidRDefault="004E4D3F" w:rsidP="00376EFA">
            <w:pPr>
              <w:jc w:val="right"/>
            </w:pPr>
            <w:r w:rsidRPr="00EC1FA9">
              <w:t>1,845</w:t>
            </w:r>
          </w:p>
        </w:tc>
        <w:tc>
          <w:tcPr>
            <w:tcW w:w="433" w:type="pct"/>
            <w:tcBorders>
              <w:top w:val="single" w:sz="4" w:space="0" w:color="auto"/>
              <w:left w:val="single" w:sz="4" w:space="0" w:color="auto"/>
              <w:bottom w:val="single" w:sz="4" w:space="0" w:color="auto"/>
              <w:right w:val="single" w:sz="4" w:space="0" w:color="auto"/>
            </w:tcBorders>
            <w:noWrap/>
            <w:hideMark/>
          </w:tcPr>
          <w:p w14:paraId="47279C81" w14:textId="77777777" w:rsidR="004E4D3F" w:rsidRPr="00EC1FA9" w:rsidRDefault="004E4D3F" w:rsidP="00376EFA">
            <w:pPr>
              <w:jc w:val="right"/>
            </w:pPr>
            <w:r w:rsidRPr="00EC1FA9">
              <w:t>53</w:t>
            </w:r>
          </w:p>
        </w:tc>
        <w:tc>
          <w:tcPr>
            <w:tcW w:w="479" w:type="pct"/>
            <w:tcBorders>
              <w:top w:val="single" w:sz="4" w:space="0" w:color="auto"/>
              <w:left w:val="single" w:sz="4" w:space="0" w:color="auto"/>
              <w:bottom w:val="single" w:sz="4" w:space="0" w:color="auto"/>
              <w:right w:val="single" w:sz="4" w:space="0" w:color="auto"/>
            </w:tcBorders>
            <w:noWrap/>
            <w:hideMark/>
          </w:tcPr>
          <w:p w14:paraId="55ABC9EB" w14:textId="77777777" w:rsidR="004E4D3F" w:rsidRPr="00EC1FA9" w:rsidRDefault="004E4D3F" w:rsidP="00376EFA">
            <w:pPr>
              <w:jc w:val="right"/>
            </w:pPr>
            <w:r w:rsidRPr="00EC1FA9">
              <w:t>2.9%</w:t>
            </w:r>
          </w:p>
        </w:tc>
      </w:tr>
      <w:tr w:rsidR="004E4D3F" w:rsidRPr="00EC1FA9" w14:paraId="7CF6EA1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E980B2" w14:textId="77777777" w:rsidR="004E4D3F" w:rsidRPr="00EC1FA9" w:rsidRDefault="004E4D3F" w:rsidP="00376EFA">
            <w:r w:rsidRPr="00EC1FA9">
              <w:t>Pennsylvania</w:t>
            </w:r>
          </w:p>
        </w:tc>
        <w:tc>
          <w:tcPr>
            <w:tcW w:w="611" w:type="pct"/>
            <w:tcBorders>
              <w:top w:val="single" w:sz="4" w:space="0" w:color="auto"/>
              <w:left w:val="single" w:sz="4" w:space="0" w:color="auto"/>
              <w:bottom w:val="single" w:sz="4" w:space="0" w:color="auto"/>
              <w:right w:val="single" w:sz="4" w:space="0" w:color="auto"/>
            </w:tcBorders>
            <w:noWrap/>
            <w:hideMark/>
          </w:tcPr>
          <w:p w14:paraId="14FAF3B3" w14:textId="77777777" w:rsidR="004E4D3F" w:rsidRPr="00EC1FA9" w:rsidRDefault="004E4D3F" w:rsidP="00376EFA">
            <w:pPr>
              <w:jc w:val="right"/>
            </w:pPr>
            <w:r w:rsidRPr="00EC1FA9">
              <w:t>31,619</w:t>
            </w:r>
          </w:p>
        </w:tc>
        <w:tc>
          <w:tcPr>
            <w:tcW w:w="540" w:type="pct"/>
            <w:tcBorders>
              <w:top w:val="single" w:sz="4" w:space="0" w:color="auto"/>
              <w:left w:val="single" w:sz="4" w:space="0" w:color="auto"/>
              <w:bottom w:val="single" w:sz="4" w:space="0" w:color="auto"/>
              <w:right w:val="single" w:sz="4" w:space="0" w:color="auto"/>
            </w:tcBorders>
            <w:noWrap/>
            <w:hideMark/>
          </w:tcPr>
          <w:p w14:paraId="7A63D4FE" w14:textId="77777777" w:rsidR="004E4D3F" w:rsidRPr="00EC1FA9" w:rsidRDefault="004E4D3F" w:rsidP="00376EFA">
            <w:pPr>
              <w:jc w:val="right"/>
            </w:pPr>
            <w:r w:rsidRPr="00EC1FA9">
              <w:t>30,120</w:t>
            </w:r>
          </w:p>
        </w:tc>
        <w:tc>
          <w:tcPr>
            <w:tcW w:w="529" w:type="pct"/>
            <w:tcBorders>
              <w:top w:val="single" w:sz="4" w:space="0" w:color="auto"/>
              <w:left w:val="single" w:sz="4" w:space="0" w:color="auto"/>
              <w:bottom w:val="single" w:sz="4" w:space="0" w:color="auto"/>
              <w:right w:val="single" w:sz="4" w:space="0" w:color="auto"/>
            </w:tcBorders>
            <w:noWrap/>
            <w:hideMark/>
          </w:tcPr>
          <w:p w14:paraId="62EF129A" w14:textId="77777777" w:rsidR="004E4D3F" w:rsidRPr="00EC1FA9" w:rsidRDefault="004E4D3F" w:rsidP="00376EFA">
            <w:pPr>
              <w:jc w:val="right"/>
            </w:pPr>
            <w:r w:rsidRPr="00EC1FA9">
              <w:t>1,499</w:t>
            </w:r>
          </w:p>
        </w:tc>
        <w:tc>
          <w:tcPr>
            <w:tcW w:w="459" w:type="pct"/>
            <w:tcBorders>
              <w:top w:val="single" w:sz="4" w:space="0" w:color="auto"/>
              <w:left w:val="single" w:sz="4" w:space="0" w:color="auto"/>
              <w:bottom w:val="single" w:sz="4" w:space="0" w:color="auto"/>
              <w:right w:val="single" w:sz="4" w:space="0" w:color="auto"/>
            </w:tcBorders>
            <w:noWrap/>
            <w:hideMark/>
          </w:tcPr>
          <w:p w14:paraId="08A98161" w14:textId="77777777" w:rsidR="004E4D3F" w:rsidRPr="00EC1FA9" w:rsidRDefault="004E4D3F" w:rsidP="00376EFA">
            <w:pPr>
              <w:jc w:val="right"/>
            </w:pPr>
            <w:r w:rsidRPr="00EC1FA9">
              <w:t>5.0%</w:t>
            </w:r>
          </w:p>
        </w:tc>
        <w:tc>
          <w:tcPr>
            <w:tcW w:w="456" w:type="pct"/>
            <w:tcBorders>
              <w:top w:val="single" w:sz="4" w:space="0" w:color="auto"/>
              <w:left w:val="single" w:sz="4" w:space="0" w:color="auto"/>
              <w:bottom w:val="single" w:sz="4" w:space="0" w:color="auto"/>
              <w:right w:val="single" w:sz="4" w:space="0" w:color="auto"/>
            </w:tcBorders>
            <w:noWrap/>
            <w:hideMark/>
          </w:tcPr>
          <w:p w14:paraId="69D51B23" w14:textId="77777777" w:rsidR="004E4D3F" w:rsidRPr="00EC1FA9" w:rsidRDefault="004E4D3F" w:rsidP="00376EFA">
            <w:pPr>
              <w:jc w:val="right"/>
            </w:pPr>
            <w:r w:rsidRPr="00EC1FA9">
              <w:t>6,310</w:t>
            </w:r>
          </w:p>
        </w:tc>
        <w:tc>
          <w:tcPr>
            <w:tcW w:w="481" w:type="pct"/>
            <w:tcBorders>
              <w:top w:val="single" w:sz="4" w:space="0" w:color="auto"/>
              <w:left w:val="single" w:sz="4" w:space="0" w:color="auto"/>
              <w:bottom w:val="single" w:sz="4" w:space="0" w:color="auto"/>
              <w:right w:val="single" w:sz="4" w:space="0" w:color="auto"/>
            </w:tcBorders>
            <w:noWrap/>
            <w:hideMark/>
          </w:tcPr>
          <w:p w14:paraId="2F7EF0B2" w14:textId="77777777" w:rsidR="004E4D3F" w:rsidRPr="00EC1FA9" w:rsidRDefault="004E4D3F" w:rsidP="00376EFA">
            <w:pPr>
              <w:jc w:val="right"/>
            </w:pPr>
            <w:r w:rsidRPr="00EC1FA9">
              <w:t>6,011</w:t>
            </w:r>
          </w:p>
        </w:tc>
        <w:tc>
          <w:tcPr>
            <w:tcW w:w="433" w:type="pct"/>
            <w:tcBorders>
              <w:top w:val="single" w:sz="4" w:space="0" w:color="auto"/>
              <w:left w:val="single" w:sz="4" w:space="0" w:color="auto"/>
              <w:bottom w:val="single" w:sz="4" w:space="0" w:color="auto"/>
              <w:right w:val="single" w:sz="4" w:space="0" w:color="auto"/>
            </w:tcBorders>
            <w:noWrap/>
            <w:hideMark/>
          </w:tcPr>
          <w:p w14:paraId="33E4B47B" w14:textId="77777777" w:rsidR="004E4D3F" w:rsidRPr="00EC1FA9" w:rsidRDefault="004E4D3F" w:rsidP="00376EFA">
            <w:pPr>
              <w:jc w:val="right"/>
            </w:pPr>
            <w:r w:rsidRPr="00EC1FA9">
              <w:t>299</w:t>
            </w:r>
          </w:p>
        </w:tc>
        <w:tc>
          <w:tcPr>
            <w:tcW w:w="479" w:type="pct"/>
            <w:tcBorders>
              <w:top w:val="single" w:sz="4" w:space="0" w:color="auto"/>
              <w:left w:val="single" w:sz="4" w:space="0" w:color="auto"/>
              <w:bottom w:val="single" w:sz="4" w:space="0" w:color="auto"/>
              <w:right w:val="single" w:sz="4" w:space="0" w:color="auto"/>
            </w:tcBorders>
            <w:noWrap/>
            <w:hideMark/>
          </w:tcPr>
          <w:p w14:paraId="67ECA806" w14:textId="77777777" w:rsidR="004E4D3F" w:rsidRPr="00EC1FA9" w:rsidRDefault="004E4D3F" w:rsidP="00376EFA">
            <w:pPr>
              <w:jc w:val="right"/>
            </w:pPr>
            <w:r w:rsidRPr="00EC1FA9">
              <w:t>5.0%</w:t>
            </w:r>
          </w:p>
        </w:tc>
      </w:tr>
      <w:tr w:rsidR="004E4D3F" w:rsidRPr="00EC1FA9" w14:paraId="78502B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801EA6" w14:textId="77777777" w:rsidR="004E4D3F" w:rsidRPr="00EC1FA9" w:rsidRDefault="004E4D3F" w:rsidP="00376EFA">
            <w:r w:rsidRPr="00EC1FA9">
              <w:t>Rhode Island</w:t>
            </w:r>
          </w:p>
        </w:tc>
        <w:tc>
          <w:tcPr>
            <w:tcW w:w="611" w:type="pct"/>
            <w:tcBorders>
              <w:top w:val="single" w:sz="4" w:space="0" w:color="auto"/>
              <w:left w:val="single" w:sz="4" w:space="0" w:color="auto"/>
              <w:bottom w:val="single" w:sz="4" w:space="0" w:color="auto"/>
              <w:right w:val="single" w:sz="4" w:space="0" w:color="auto"/>
            </w:tcBorders>
            <w:noWrap/>
            <w:hideMark/>
          </w:tcPr>
          <w:p w14:paraId="79247E20" w14:textId="77777777" w:rsidR="004E4D3F" w:rsidRPr="00EC1FA9" w:rsidRDefault="004E4D3F" w:rsidP="00376EFA">
            <w:pPr>
              <w:jc w:val="right"/>
            </w:pPr>
            <w:r w:rsidRPr="00EC1FA9">
              <w:t>2,679</w:t>
            </w:r>
          </w:p>
        </w:tc>
        <w:tc>
          <w:tcPr>
            <w:tcW w:w="540" w:type="pct"/>
            <w:tcBorders>
              <w:top w:val="single" w:sz="4" w:space="0" w:color="auto"/>
              <w:left w:val="single" w:sz="4" w:space="0" w:color="auto"/>
              <w:bottom w:val="single" w:sz="4" w:space="0" w:color="auto"/>
              <w:right w:val="single" w:sz="4" w:space="0" w:color="auto"/>
            </w:tcBorders>
            <w:noWrap/>
            <w:hideMark/>
          </w:tcPr>
          <w:p w14:paraId="080777D5" w14:textId="77777777" w:rsidR="004E4D3F" w:rsidRPr="00EC1FA9" w:rsidRDefault="004E4D3F" w:rsidP="00376EFA">
            <w:pPr>
              <w:jc w:val="right"/>
            </w:pPr>
            <w:r w:rsidRPr="00EC1FA9">
              <w:t>2,416</w:t>
            </w:r>
          </w:p>
        </w:tc>
        <w:tc>
          <w:tcPr>
            <w:tcW w:w="529" w:type="pct"/>
            <w:tcBorders>
              <w:top w:val="single" w:sz="4" w:space="0" w:color="auto"/>
              <w:left w:val="single" w:sz="4" w:space="0" w:color="auto"/>
              <w:bottom w:val="single" w:sz="4" w:space="0" w:color="auto"/>
              <w:right w:val="single" w:sz="4" w:space="0" w:color="auto"/>
            </w:tcBorders>
            <w:noWrap/>
            <w:hideMark/>
          </w:tcPr>
          <w:p w14:paraId="218CD091" w14:textId="77777777" w:rsidR="004E4D3F" w:rsidRPr="00EC1FA9" w:rsidRDefault="004E4D3F" w:rsidP="00376EFA">
            <w:pPr>
              <w:jc w:val="right"/>
            </w:pPr>
            <w:r w:rsidRPr="00EC1FA9">
              <w:t>263</w:t>
            </w:r>
          </w:p>
        </w:tc>
        <w:tc>
          <w:tcPr>
            <w:tcW w:w="459" w:type="pct"/>
            <w:tcBorders>
              <w:top w:val="single" w:sz="4" w:space="0" w:color="auto"/>
              <w:left w:val="single" w:sz="4" w:space="0" w:color="auto"/>
              <w:bottom w:val="single" w:sz="4" w:space="0" w:color="auto"/>
              <w:right w:val="single" w:sz="4" w:space="0" w:color="auto"/>
            </w:tcBorders>
            <w:noWrap/>
            <w:hideMark/>
          </w:tcPr>
          <w:p w14:paraId="322A0845" w14:textId="77777777" w:rsidR="004E4D3F" w:rsidRPr="00EC1FA9" w:rsidRDefault="004E4D3F" w:rsidP="00376EFA">
            <w:pPr>
              <w:jc w:val="right"/>
            </w:pPr>
            <w:r w:rsidRPr="00EC1FA9">
              <w:t>10.9%</w:t>
            </w:r>
          </w:p>
        </w:tc>
        <w:tc>
          <w:tcPr>
            <w:tcW w:w="456" w:type="pct"/>
            <w:tcBorders>
              <w:top w:val="single" w:sz="4" w:space="0" w:color="auto"/>
              <w:left w:val="single" w:sz="4" w:space="0" w:color="auto"/>
              <w:bottom w:val="single" w:sz="4" w:space="0" w:color="auto"/>
              <w:right w:val="single" w:sz="4" w:space="0" w:color="auto"/>
            </w:tcBorders>
            <w:noWrap/>
            <w:hideMark/>
          </w:tcPr>
          <w:p w14:paraId="118BFE62" w14:textId="77777777" w:rsidR="004E4D3F" w:rsidRPr="00EC1FA9" w:rsidRDefault="004E4D3F" w:rsidP="00376EFA">
            <w:pPr>
              <w:jc w:val="right"/>
            </w:pPr>
            <w:r w:rsidRPr="00EC1FA9">
              <w:t>422</w:t>
            </w:r>
          </w:p>
        </w:tc>
        <w:tc>
          <w:tcPr>
            <w:tcW w:w="481" w:type="pct"/>
            <w:tcBorders>
              <w:top w:val="single" w:sz="4" w:space="0" w:color="auto"/>
              <w:left w:val="single" w:sz="4" w:space="0" w:color="auto"/>
              <w:bottom w:val="single" w:sz="4" w:space="0" w:color="auto"/>
              <w:right w:val="single" w:sz="4" w:space="0" w:color="auto"/>
            </w:tcBorders>
            <w:noWrap/>
            <w:hideMark/>
          </w:tcPr>
          <w:p w14:paraId="42AABBBC" w14:textId="77777777" w:rsidR="004E4D3F" w:rsidRPr="00EC1FA9" w:rsidRDefault="004E4D3F" w:rsidP="00376EFA">
            <w:pPr>
              <w:jc w:val="right"/>
            </w:pPr>
            <w:r w:rsidRPr="00EC1FA9">
              <w:t>380</w:t>
            </w:r>
          </w:p>
        </w:tc>
        <w:tc>
          <w:tcPr>
            <w:tcW w:w="433" w:type="pct"/>
            <w:tcBorders>
              <w:top w:val="single" w:sz="4" w:space="0" w:color="auto"/>
              <w:left w:val="single" w:sz="4" w:space="0" w:color="auto"/>
              <w:bottom w:val="single" w:sz="4" w:space="0" w:color="auto"/>
              <w:right w:val="single" w:sz="4" w:space="0" w:color="auto"/>
            </w:tcBorders>
            <w:noWrap/>
            <w:hideMark/>
          </w:tcPr>
          <w:p w14:paraId="2AF0F5BD" w14:textId="77777777" w:rsidR="004E4D3F" w:rsidRPr="00EC1FA9" w:rsidRDefault="004E4D3F" w:rsidP="00376EFA">
            <w:pPr>
              <w:jc w:val="right"/>
            </w:pPr>
            <w:r w:rsidRPr="00EC1FA9">
              <w:t>41</w:t>
            </w:r>
          </w:p>
        </w:tc>
        <w:tc>
          <w:tcPr>
            <w:tcW w:w="479" w:type="pct"/>
            <w:tcBorders>
              <w:top w:val="single" w:sz="4" w:space="0" w:color="auto"/>
              <w:left w:val="single" w:sz="4" w:space="0" w:color="auto"/>
              <w:bottom w:val="single" w:sz="4" w:space="0" w:color="auto"/>
              <w:right w:val="single" w:sz="4" w:space="0" w:color="auto"/>
            </w:tcBorders>
            <w:noWrap/>
            <w:hideMark/>
          </w:tcPr>
          <w:p w14:paraId="79101059" w14:textId="77777777" w:rsidR="004E4D3F" w:rsidRPr="00EC1FA9" w:rsidRDefault="004E4D3F" w:rsidP="00376EFA">
            <w:pPr>
              <w:jc w:val="right"/>
            </w:pPr>
            <w:r w:rsidRPr="00EC1FA9">
              <w:t>10.9%</w:t>
            </w:r>
          </w:p>
        </w:tc>
      </w:tr>
      <w:tr w:rsidR="004E4D3F" w:rsidRPr="00EC1FA9" w14:paraId="71E4C8B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6A0DEFB" w14:textId="77777777" w:rsidR="004E4D3F" w:rsidRPr="00EC1FA9" w:rsidRDefault="004E4D3F" w:rsidP="00376EFA">
            <w:r w:rsidRPr="00EC1FA9">
              <w:t>Mississippi</w:t>
            </w:r>
          </w:p>
        </w:tc>
        <w:tc>
          <w:tcPr>
            <w:tcW w:w="611" w:type="pct"/>
            <w:tcBorders>
              <w:top w:val="single" w:sz="4" w:space="0" w:color="auto"/>
              <w:left w:val="single" w:sz="4" w:space="0" w:color="auto"/>
              <w:bottom w:val="single" w:sz="4" w:space="0" w:color="auto"/>
              <w:right w:val="single" w:sz="4" w:space="0" w:color="auto"/>
            </w:tcBorders>
            <w:noWrap/>
            <w:hideMark/>
          </w:tcPr>
          <w:p w14:paraId="5497202B" w14:textId="77777777" w:rsidR="004E4D3F" w:rsidRPr="00EC1FA9" w:rsidRDefault="004E4D3F" w:rsidP="00376EFA">
            <w:pPr>
              <w:jc w:val="right"/>
            </w:pPr>
            <w:r w:rsidRPr="00EC1FA9">
              <w:t>9,101</w:t>
            </w:r>
          </w:p>
        </w:tc>
        <w:tc>
          <w:tcPr>
            <w:tcW w:w="540" w:type="pct"/>
            <w:tcBorders>
              <w:top w:val="single" w:sz="4" w:space="0" w:color="auto"/>
              <w:left w:val="single" w:sz="4" w:space="0" w:color="auto"/>
              <w:bottom w:val="single" w:sz="4" w:space="0" w:color="auto"/>
              <w:right w:val="single" w:sz="4" w:space="0" w:color="auto"/>
            </w:tcBorders>
            <w:noWrap/>
            <w:hideMark/>
          </w:tcPr>
          <w:p w14:paraId="44B9FB6B" w14:textId="77777777" w:rsidR="004E4D3F" w:rsidRPr="00EC1FA9" w:rsidRDefault="004E4D3F" w:rsidP="00376EFA">
            <w:pPr>
              <w:jc w:val="right"/>
            </w:pPr>
            <w:r w:rsidRPr="00EC1FA9">
              <w:t>8,151</w:t>
            </w:r>
          </w:p>
        </w:tc>
        <w:tc>
          <w:tcPr>
            <w:tcW w:w="529" w:type="pct"/>
            <w:tcBorders>
              <w:top w:val="single" w:sz="4" w:space="0" w:color="auto"/>
              <w:left w:val="single" w:sz="4" w:space="0" w:color="auto"/>
              <w:bottom w:val="single" w:sz="4" w:space="0" w:color="auto"/>
              <w:right w:val="single" w:sz="4" w:space="0" w:color="auto"/>
            </w:tcBorders>
            <w:noWrap/>
            <w:hideMark/>
          </w:tcPr>
          <w:p w14:paraId="2DEF23FE" w14:textId="77777777" w:rsidR="004E4D3F" w:rsidRPr="00EC1FA9" w:rsidRDefault="004E4D3F" w:rsidP="00376EFA">
            <w:pPr>
              <w:jc w:val="right"/>
            </w:pPr>
            <w:r w:rsidRPr="00EC1FA9">
              <w:t>951</w:t>
            </w:r>
          </w:p>
        </w:tc>
        <w:tc>
          <w:tcPr>
            <w:tcW w:w="459" w:type="pct"/>
            <w:tcBorders>
              <w:top w:val="single" w:sz="4" w:space="0" w:color="auto"/>
              <w:left w:val="single" w:sz="4" w:space="0" w:color="auto"/>
              <w:bottom w:val="single" w:sz="4" w:space="0" w:color="auto"/>
              <w:right w:val="single" w:sz="4" w:space="0" w:color="auto"/>
            </w:tcBorders>
            <w:noWrap/>
            <w:hideMark/>
          </w:tcPr>
          <w:p w14:paraId="4A44A53C" w14:textId="77777777" w:rsidR="004E4D3F" w:rsidRPr="00EC1FA9" w:rsidRDefault="004E4D3F" w:rsidP="00376EFA">
            <w:pPr>
              <w:jc w:val="right"/>
            </w:pPr>
            <w:r w:rsidRPr="00EC1FA9">
              <w:t>11.7%</w:t>
            </w:r>
          </w:p>
        </w:tc>
        <w:tc>
          <w:tcPr>
            <w:tcW w:w="456" w:type="pct"/>
            <w:tcBorders>
              <w:top w:val="single" w:sz="4" w:space="0" w:color="auto"/>
              <w:left w:val="single" w:sz="4" w:space="0" w:color="auto"/>
              <w:bottom w:val="single" w:sz="4" w:space="0" w:color="auto"/>
              <w:right w:val="single" w:sz="4" w:space="0" w:color="auto"/>
            </w:tcBorders>
            <w:noWrap/>
            <w:hideMark/>
          </w:tcPr>
          <w:p w14:paraId="4683C018" w14:textId="77777777" w:rsidR="004E4D3F" w:rsidRPr="00EC1FA9" w:rsidRDefault="004E4D3F" w:rsidP="00376EFA">
            <w:pPr>
              <w:jc w:val="right"/>
            </w:pPr>
            <w:r w:rsidRPr="00EC1FA9">
              <w:t>929</w:t>
            </w:r>
          </w:p>
        </w:tc>
        <w:tc>
          <w:tcPr>
            <w:tcW w:w="481" w:type="pct"/>
            <w:tcBorders>
              <w:top w:val="single" w:sz="4" w:space="0" w:color="auto"/>
              <w:left w:val="single" w:sz="4" w:space="0" w:color="auto"/>
              <w:bottom w:val="single" w:sz="4" w:space="0" w:color="auto"/>
              <w:right w:val="single" w:sz="4" w:space="0" w:color="auto"/>
            </w:tcBorders>
            <w:noWrap/>
            <w:hideMark/>
          </w:tcPr>
          <w:p w14:paraId="476D35A1" w14:textId="77777777" w:rsidR="004E4D3F" w:rsidRPr="00EC1FA9" w:rsidRDefault="004E4D3F" w:rsidP="00376EFA">
            <w:pPr>
              <w:jc w:val="right"/>
            </w:pPr>
            <w:r w:rsidRPr="00EC1FA9">
              <w:t>832</w:t>
            </w:r>
          </w:p>
        </w:tc>
        <w:tc>
          <w:tcPr>
            <w:tcW w:w="433" w:type="pct"/>
            <w:tcBorders>
              <w:top w:val="single" w:sz="4" w:space="0" w:color="auto"/>
              <w:left w:val="single" w:sz="4" w:space="0" w:color="auto"/>
              <w:bottom w:val="single" w:sz="4" w:space="0" w:color="auto"/>
              <w:right w:val="single" w:sz="4" w:space="0" w:color="auto"/>
            </w:tcBorders>
            <w:noWrap/>
            <w:hideMark/>
          </w:tcPr>
          <w:p w14:paraId="43AF4452" w14:textId="77777777" w:rsidR="004E4D3F" w:rsidRPr="00EC1FA9" w:rsidRDefault="004E4D3F" w:rsidP="00376EFA">
            <w:pPr>
              <w:jc w:val="right"/>
            </w:pPr>
            <w:r w:rsidRPr="00EC1FA9">
              <w:t>97</w:t>
            </w:r>
          </w:p>
        </w:tc>
        <w:tc>
          <w:tcPr>
            <w:tcW w:w="479" w:type="pct"/>
            <w:tcBorders>
              <w:top w:val="single" w:sz="4" w:space="0" w:color="auto"/>
              <w:left w:val="single" w:sz="4" w:space="0" w:color="auto"/>
              <w:bottom w:val="single" w:sz="4" w:space="0" w:color="auto"/>
              <w:right w:val="single" w:sz="4" w:space="0" w:color="auto"/>
            </w:tcBorders>
            <w:noWrap/>
            <w:hideMark/>
          </w:tcPr>
          <w:p w14:paraId="35DCC7AB" w14:textId="77777777" w:rsidR="004E4D3F" w:rsidRPr="00EC1FA9" w:rsidRDefault="004E4D3F" w:rsidP="00376EFA">
            <w:pPr>
              <w:jc w:val="right"/>
            </w:pPr>
            <w:r w:rsidRPr="00EC1FA9">
              <w:t>11.7%</w:t>
            </w:r>
          </w:p>
        </w:tc>
      </w:tr>
      <w:tr w:rsidR="004E4D3F" w:rsidRPr="00EC1FA9" w14:paraId="781BDD6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0F49C92" w14:textId="77777777" w:rsidR="004E4D3F" w:rsidRPr="00EC1FA9" w:rsidRDefault="004E4D3F" w:rsidP="00376EFA">
            <w:r w:rsidRPr="00EC1FA9">
              <w:t>New York</w:t>
            </w:r>
          </w:p>
        </w:tc>
        <w:tc>
          <w:tcPr>
            <w:tcW w:w="611" w:type="pct"/>
            <w:tcBorders>
              <w:top w:val="single" w:sz="4" w:space="0" w:color="auto"/>
              <w:left w:val="single" w:sz="4" w:space="0" w:color="auto"/>
              <w:bottom w:val="single" w:sz="4" w:space="0" w:color="auto"/>
              <w:right w:val="single" w:sz="4" w:space="0" w:color="auto"/>
            </w:tcBorders>
            <w:noWrap/>
            <w:hideMark/>
          </w:tcPr>
          <w:p w14:paraId="73277E8D" w14:textId="77777777" w:rsidR="004E4D3F" w:rsidRPr="00EC1FA9" w:rsidRDefault="004E4D3F" w:rsidP="00376EFA">
            <w:pPr>
              <w:jc w:val="right"/>
            </w:pPr>
            <w:r w:rsidRPr="00EC1FA9">
              <w:t>53,600</w:t>
            </w:r>
          </w:p>
        </w:tc>
        <w:tc>
          <w:tcPr>
            <w:tcW w:w="540" w:type="pct"/>
            <w:tcBorders>
              <w:top w:val="single" w:sz="4" w:space="0" w:color="auto"/>
              <w:left w:val="single" w:sz="4" w:space="0" w:color="auto"/>
              <w:bottom w:val="single" w:sz="4" w:space="0" w:color="auto"/>
              <w:right w:val="single" w:sz="4" w:space="0" w:color="auto"/>
            </w:tcBorders>
            <w:noWrap/>
            <w:hideMark/>
          </w:tcPr>
          <w:p w14:paraId="4D2EEE9E" w14:textId="77777777" w:rsidR="004E4D3F" w:rsidRPr="00EC1FA9" w:rsidRDefault="004E4D3F" w:rsidP="00376EFA">
            <w:pPr>
              <w:jc w:val="right"/>
            </w:pPr>
            <w:r w:rsidRPr="00EC1FA9">
              <w:t>46,655</w:t>
            </w:r>
          </w:p>
        </w:tc>
        <w:tc>
          <w:tcPr>
            <w:tcW w:w="529" w:type="pct"/>
            <w:tcBorders>
              <w:top w:val="single" w:sz="4" w:space="0" w:color="auto"/>
              <w:left w:val="single" w:sz="4" w:space="0" w:color="auto"/>
              <w:bottom w:val="single" w:sz="4" w:space="0" w:color="auto"/>
              <w:right w:val="single" w:sz="4" w:space="0" w:color="auto"/>
            </w:tcBorders>
            <w:noWrap/>
            <w:hideMark/>
          </w:tcPr>
          <w:p w14:paraId="1C8505EE" w14:textId="77777777" w:rsidR="004E4D3F" w:rsidRPr="00EC1FA9" w:rsidRDefault="004E4D3F" w:rsidP="00376EFA">
            <w:pPr>
              <w:jc w:val="right"/>
            </w:pPr>
            <w:r w:rsidRPr="00EC1FA9">
              <w:t>6,945</w:t>
            </w:r>
          </w:p>
        </w:tc>
        <w:tc>
          <w:tcPr>
            <w:tcW w:w="459" w:type="pct"/>
            <w:tcBorders>
              <w:top w:val="single" w:sz="4" w:space="0" w:color="auto"/>
              <w:left w:val="single" w:sz="4" w:space="0" w:color="auto"/>
              <w:bottom w:val="single" w:sz="4" w:space="0" w:color="auto"/>
              <w:right w:val="single" w:sz="4" w:space="0" w:color="auto"/>
            </w:tcBorders>
            <w:noWrap/>
            <w:hideMark/>
          </w:tcPr>
          <w:p w14:paraId="36414FD5" w14:textId="77777777" w:rsidR="004E4D3F" w:rsidRPr="00EC1FA9" w:rsidRDefault="004E4D3F" w:rsidP="00376EFA">
            <w:pPr>
              <w:jc w:val="right"/>
            </w:pPr>
            <w:r w:rsidRPr="00EC1FA9">
              <w:t>14.9%</w:t>
            </w:r>
          </w:p>
        </w:tc>
        <w:tc>
          <w:tcPr>
            <w:tcW w:w="456" w:type="pct"/>
            <w:tcBorders>
              <w:top w:val="single" w:sz="4" w:space="0" w:color="auto"/>
              <w:left w:val="single" w:sz="4" w:space="0" w:color="auto"/>
              <w:bottom w:val="single" w:sz="4" w:space="0" w:color="auto"/>
              <w:right w:val="single" w:sz="4" w:space="0" w:color="auto"/>
            </w:tcBorders>
            <w:noWrap/>
            <w:hideMark/>
          </w:tcPr>
          <w:p w14:paraId="02A06617" w14:textId="77777777" w:rsidR="004E4D3F" w:rsidRPr="00EC1FA9" w:rsidRDefault="004E4D3F" w:rsidP="00376EFA">
            <w:pPr>
              <w:jc w:val="right"/>
            </w:pPr>
            <w:r w:rsidRPr="00EC1FA9">
              <w:t>13,504</w:t>
            </w:r>
          </w:p>
        </w:tc>
        <w:tc>
          <w:tcPr>
            <w:tcW w:w="481" w:type="pct"/>
            <w:tcBorders>
              <w:top w:val="single" w:sz="4" w:space="0" w:color="auto"/>
              <w:left w:val="single" w:sz="4" w:space="0" w:color="auto"/>
              <w:bottom w:val="single" w:sz="4" w:space="0" w:color="auto"/>
              <w:right w:val="single" w:sz="4" w:space="0" w:color="auto"/>
            </w:tcBorders>
            <w:noWrap/>
            <w:hideMark/>
          </w:tcPr>
          <w:p w14:paraId="5E792D50" w14:textId="77777777" w:rsidR="004E4D3F" w:rsidRPr="00EC1FA9" w:rsidRDefault="004E4D3F" w:rsidP="00376EFA">
            <w:pPr>
              <w:jc w:val="right"/>
            </w:pPr>
            <w:r w:rsidRPr="00EC1FA9">
              <w:t>11,754</w:t>
            </w:r>
          </w:p>
        </w:tc>
        <w:tc>
          <w:tcPr>
            <w:tcW w:w="433" w:type="pct"/>
            <w:tcBorders>
              <w:top w:val="single" w:sz="4" w:space="0" w:color="auto"/>
              <w:left w:val="single" w:sz="4" w:space="0" w:color="auto"/>
              <w:bottom w:val="single" w:sz="4" w:space="0" w:color="auto"/>
              <w:right w:val="single" w:sz="4" w:space="0" w:color="auto"/>
            </w:tcBorders>
            <w:noWrap/>
            <w:hideMark/>
          </w:tcPr>
          <w:p w14:paraId="69CC2F4D" w14:textId="77777777" w:rsidR="004E4D3F" w:rsidRPr="00EC1FA9" w:rsidRDefault="004E4D3F" w:rsidP="00376EFA">
            <w:pPr>
              <w:jc w:val="right"/>
            </w:pPr>
            <w:r w:rsidRPr="00EC1FA9">
              <w:t>1,750</w:t>
            </w:r>
          </w:p>
        </w:tc>
        <w:tc>
          <w:tcPr>
            <w:tcW w:w="479" w:type="pct"/>
            <w:tcBorders>
              <w:top w:val="single" w:sz="4" w:space="0" w:color="auto"/>
              <w:left w:val="single" w:sz="4" w:space="0" w:color="auto"/>
              <w:bottom w:val="single" w:sz="4" w:space="0" w:color="auto"/>
              <w:right w:val="single" w:sz="4" w:space="0" w:color="auto"/>
            </w:tcBorders>
            <w:noWrap/>
            <w:hideMark/>
          </w:tcPr>
          <w:p w14:paraId="593F9AA0" w14:textId="77777777" w:rsidR="004E4D3F" w:rsidRPr="00EC1FA9" w:rsidRDefault="004E4D3F" w:rsidP="00376EFA">
            <w:pPr>
              <w:jc w:val="right"/>
            </w:pPr>
            <w:r w:rsidRPr="00EC1FA9">
              <w:t>14.9%</w:t>
            </w:r>
          </w:p>
        </w:tc>
      </w:tr>
      <w:tr w:rsidR="004E4D3F" w:rsidRPr="00EC1FA9" w14:paraId="14E72B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0A1DEC" w14:textId="77777777" w:rsidR="004E4D3F" w:rsidRPr="00EC1FA9" w:rsidRDefault="004E4D3F" w:rsidP="00376EFA">
            <w:r w:rsidRPr="00EC1FA9">
              <w:t>Ohio</w:t>
            </w:r>
          </w:p>
        </w:tc>
        <w:tc>
          <w:tcPr>
            <w:tcW w:w="611" w:type="pct"/>
            <w:tcBorders>
              <w:top w:val="single" w:sz="4" w:space="0" w:color="auto"/>
              <w:left w:val="single" w:sz="4" w:space="0" w:color="auto"/>
              <w:bottom w:val="single" w:sz="4" w:space="0" w:color="auto"/>
              <w:right w:val="single" w:sz="4" w:space="0" w:color="auto"/>
            </w:tcBorders>
            <w:noWrap/>
            <w:hideMark/>
          </w:tcPr>
          <w:p w14:paraId="7F2ACEA8" w14:textId="77777777" w:rsidR="004E4D3F" w:rsidRPr="00EC1FA9" w:rsidRDefault="004E4D3F" w:rsidP="00376EFA">
            <w:pPr>
              <w:jc w:val="right"/>
            </w:pPr>
            <w:r w:rsidRPr="00EC1FA9">
              <w:t>36,060</w:t>
            </w:r>
          </w:p>
        </w:tc>
        <w:tc>
          <w:tcPr>
            <w:tcW w:w="540" w:type="pct"/>
            <w:tcBorders>
              <w:top w:val="single" w:sz="4" w:space="0" w:color="auto"/>
              <w:left w:val="single" w:sz="4" w:space="0" w:color="auto"/>
              <w:bottom w:val="single" w:sz="4" w:space="0" w:color="auto"/>
              <w:right w:val="single" w:sz="4" w:space="0" w:color="auto"/>
            </w:tcBorders>
            <w:noWrap/>
            <w:hideMark/>
          </w:tcPr>
          <w:p w14:paraId="284700C3" w14:textId="77777777" w:rsidR="004E4D3F" w:rsidRPr="00EC1FA9" w:rsidRDefault="004E4D3F" w:rsidP="00376EFA">
            <w:pPr>
              <w:jc w:val="right"/>
            </w:pPr>
            <w:r w:rsidRPr="00EC1FA9">
              <w:t>29,458</w:t>
            </w:r>
          </w:p>
        </w:tc>
        <w:tc>
          <w:tcPr>
            <w:tcW w:w="529" w:type="pct"/>
            <w:tcBorders>
              <w:top w:val="single" w:sz="4" w:space="0" w:color="auto"/>
              <w:left w:val="single" w:sz="4" w:space="0" w:color="auto"/>
              <w:bottom w:val="single" w:sz="4" w:space="0" w:color="auto"/>
              <w:right w:val="single" w:sz="4" w:space="0" w:color="auto"/>
            </w:tcBorders>
            <w:noWrap/>
            <w:hideMark/>
          </w:tcPr>
          <w:p w14:paraId="46F50AE3" w14:textId="77777777" w:rsidR="004E4D3F" w:rsidRPr="00EC1FA9" w:rsidRDefault="004E4D3F" w:rsidP="00376EFA">
            <w:pPr>
              <w:jc w:val="right"/>
            </w:pPr>
            <w:r w:rsidRPr="00EC1FA9">
              <w:t>6,602</w:t>
            </w:r>
          </w:p>
        </w:tc>
        <w:tc>
          <w:tcPr>
            <w:tcW w:w="459" w:type="pct"/>
            <w:tcBorders>
              <w:top w:val="single" w:sz="4" w:space="0" w:color="auto"/>
              <w:left w:val="single" w:sz="4" w:space="0" w:color="auto"/>
              <w:bottom w:val="single" w:sz="4" w:space="0" w:color="auto"/>
              <w:right w:val="single" w:sz="4" w:space="0" w:color="auto"/>
            </w:tcBorders>
            <w:noWrap/>
            <w:hideMark/>
          </w:tcPr>
          <w:p w14:paraId="41AF7C55"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0441A8DE" w14:textId="77777777" w:rsidR="004E4D3F" w:rsidRPr="00EC1FA9" w:rsidRDefault="004E4D3F" w:rsidP="00376EFA">
            <w:pPr>
              <w:jc w:val="right"/>
            </w:pPr>
            <w:r w:rsidRPr="00EC1FA9">
              <w:t>6,165</w:t>
            </w:r>
          </w:p>
        </w:tc>
        <w:tc>
          <w:tcPr>
            <w:tcW w:w="481" w:type="pct"/>
            <w:tcBorders>
              <w:top w:val="single" w:sz="4" w:space="0" w:color="auto"/>
              <w:left w:val="single" w:sz="4" w:space="0" w:color="auto"/>
              <w:bottom w:val="single" w:sz="4" w:space="0" w:color="auto"/>
              <w:right w:val="single" w:sz="4" w:space="0" w:color="auto"/>
            </w:tcBorders>
            <w:noWrap/>
            <w:hideMark/>
          </w:tcPr>
          <w:p w14:paraId="65F7F3E9" w14:textId="77777777" w:rsidR="004E4D3F" w:rsidRPr="00EC1FA9" w:rsidRDefault="004E4D3F" w:rsidP="00376EFA">
            <w:pPr>
              <w:jc w:val="right"/>
            </w:pPr>
            <w:r w:rsidRPr="00EC1FA9">
              <w:t>5,036</w:t>
            </w:r>
          </w:p>
        </w:tc>
        <w:tc>
          <w:tcPr>
            <w:tcW w:w="433" w:type="pct"/>
            <w:tcBorders>
              <w:top w:val="single" w:sz="4" w:space="0" w:color="auto"/>
              <w:left w:val="single" w:sz="4" w:space="0" w:color="auto"/>
              <w:bottom w:val="single" w:sz="4" w:space="0" w:color="auto"/>
              <w:right w:val="single" w:sz="4" w:space="0" w:color="auto"/>
            </w:tcBorders>
            <w:noWrap/>
            <w:hideMark/>
          </w:tcPr>
          <w:p w14:paraId="74551260" w14:textId="77777777" w:rsidR="004E4D3F" w:rsidRPr="00EC1FA9" w:rsidRDefault="004E4D3F" w:rsidP="00376EFA">
            <w:pPr>
              <w:jc w:val="right"/>
            </w:pPr>
            <w:r w:rsidRPr="00EC1FA9">
              <w:t>1,129</w:t>
            </w:r>
          </w:p>
        </w:tc>
        <w:tc>
          <w:tcPr>
            <w:tcW w:w="479" w:type="pct"/>
            <w:tcBorders>
              <w:top w:val="single" w:sz="4" w:space="0" w:color="auto"/>
              <w:left w:val="single" w:sz="4" w:space="0" w:color="auto"/>
              <w:bottom w:val="single" w:sz="4" w:space="0" w:color="auto"/>
              <w:right w:val="single" w:sz="4" w:space="0" w:color="auto"/>
            </w:tcBorders>
            <w:noWrap/>
            <w:hideMark/>
          </w:tcPr>
          <w:p w14:paraId="7EAED9D1" w14:textId="77777777" w:rsidR="004E4D3F" w:rsidRPr="00EC1FA9" w:rsidRDefault="004E4D3F" w:rsidP="00376EFA">
            <w:pPr>
              <w:jc w:val="right"/>
            </w:pPr>
            <w:r w:rsidRPr="00EC1FA9">
              <w:t>22.4%</w:t>
            </w:r>
          </w:p>
        </w:tc>
      </w:tr>
      <w:tr w:rsidR="004E4D3F" w:rsidRPr="00EC1FA9" w14:paraId="6345EF3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375E77F" w14:textId="77777777" w:rsidR="004E4D3F" w:rsidRPr="00EC1FA9" w:rsidRDefault="004E4D3F" w:rsidP="00376EFA">
            <w:r w:rsidRPr="00EC1FA9">
              <w:t>Indiana</w:t>
            </w:r>
          </w:p>
        </w:tc>
        <w:tc>
          <w:tcPr>
            <w:tcW w:w="611" w:type="pct"/>
            <w:tcBorders>
              <w:top w:val="single" w:sz="4" w:space="0" w:color="auto"/>
              <w:left w:val="single" w:sz="4" w:space="0" w:color="auto"/>
              <w:bottom w:val="single" w:sz="4" w:space="0" w:color="auto"/>
              <w:right w:val="single" w:sz="4" w:space="0" w:color="auto"/>
            </w:tcBorders>
            <w:noWrap/>
            <w:hideMark/>
          </w:tcPr>
          <w:p w14:paraId="5D3EAC88" w14:textId="77777777" w:rsidR="004E4D3F" w:rsidRPr="00EC1FA9" w:rsidRDefault="004E4D3F" w:rsidP="00376EFA">
            <w:pPr>
              <w:jc w:val="right"/>
            </w:pPr>
            <w:r w:rsidRPr="00EC1FA9">
              <w:t>21,263</w:t>
            </w:r>
          </w:p>
        </w:tc>
        <w:tc>
          <w:tcPr>
            <w:tcW w:w="540" w:type="pct"/>
            <w:tcBorders>
              <w:top w:val="single" w:sz="4" w:space="0" w:color="auto"/>
              <w:left w:val="single" w:sz="4" w:space="0" w:color="auto"/>
              <w:bottom w:val="single" w:sz="4" w:space="0" w:color="auto"/>
              <w:right w:val="single" w:sz="4" w:space="0" w:color="auto"/>
            </w:tcBorders>
            <w:noWrap/>
            <w:hideMark/>
          </w:tcPr>
          <w:p w14:paraId="486DBC7D" w14:textId="77777777" w:rsidR="004E4D3F" w:rsidRPr="00EC1FA9" w:rsidRDefault="004E4D3F" w:rsidP="00376EFA">
            <w:pPr>
              <w:jc w:val="right"/>
            </w:pPr>
            <w:r w:rsidRPr="00EC1FA9">
              <w:t>17,350</w:t>
            </w:r>
          </w:p>
        </w:tc>
        <w:tc>
          <w:tcPr>
            <w:tcW w:w="529" w:type="pct"/>
            <w:tcBorders>
              <w:top w:val="single" w:sz="4" w:space="0" w:color="auto"/>
              <w:left w:val="single" w:sz="4" w:space="0" w:color="auto"/>
              <w:bottom w:val="single" w:sz="4" w:space="0" w:color="auto"/>
              <w:right w:val="single" w:sz="4" w:space="0" w:color="auto"/>
            </w:tcBorders>
            <w:noWrap/>
            <w:hideMark/>
          </w:tcPr>
          <w:p w14:paraId="34E4F482" w14:textId="77777777" w:rsidR="004E4D3F" w:rsidRPr="00EC1FA9" w:rsidRDefault="004E4D3F" w:rsidP="00376EFA">
            <w:pPr>
              <w:jc w:val="right"/>
            </w:pPr>
            <w:r w:rsidRPr="00EC1FA9">
              <w:t>3,913</w:t>
            </w:r>
          </w:p>
        </w:tc>
        <w:tc>
          <w:tcPr>
            <w:tcW w:w="459" w:type="pct"/>
            <w:tcBorders>
              <w:top w:val="single" w:sz="4" w:space="0" w:color="auto"/>
              <w:left w:val="single" w:sz="4" w:space="0" w:color="auto"/>
              <w:bottom w:val="single" w:sz="4" w:space="0" w:color="auto"/>
              <w:right w:val="single" w:sz="4" w:space="0" w:color="auto"/>
            </w:tcBorders>
            <w:noWrap/>
            <w:hideMark/>
          </w:tcPr>
          <w:p w14:paraId="4E84E4AF"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5B45F606" w14:textId="77777777" w:rsidR="004E4D3F" w:rsidRPr="00EC1FA9" w:rsidRDefault="004E4D3F" w:rsidP="00376EFA">
            <w:pPr>
              <w:jc w:val="right"/>
            </w:pPr>
            <w:r w:rsidRPr="00EC1FA9">
              <w:t>3,852</w:t>
            </w:r>
          </w:p>
        </w:tc>
        <w:tc>
          <w:tcPr>
            <w:tcW w:w="481" w:type="pct"/>
            <w:tcBorders>
              <w:top w:val="single" w:sz="4" w:space="0" w:color="auto"/>
              <w:left w:val="single" w:sz="4" w:space="0" w:color="auto"/>
              <w:bottom w:val="single" w:sz="4" w:space="0" w:color="auto"/>
              <w:right w:val="single" w:sz="4" w:space="0" w:color="auto"/>
            </w:tcBorders>
            <w:noWrap/>
            <w:hideMark/>
          </w:tcPr>
          <w:p w14:paraId="25FC25F7" w14:textId="77777777" w:rsidR="004E4D3F" w:rsidRPr="00EC1FA9" w:rsidRDefault="004E4D3F" w:rsidP="00376EFA">
            <w:pPr>
              <w:jc w:val="right"/>
            </w:pPr>
            <w:r w:rsidRPr="00EC1FA9">
              <w:t>3,143</w:t>
            </w:r>
          </w:p>
        </w:tc>
        <w:tc>
          <w:tcPr>
            <w:tcW w:w="433" w:type="pct"/>
            <w:tcBorders>
              <w:top w:val="single" w:sz="4" w:space="0" w:color="auto"/>
              <w:left w:val="single" w:sz="4" w:space="0" w:color="auto"/>
              <w:bottom w:val="single" w:sz="4" w:space="0" w:color="auto"/>
              <w:right w:val="single" w:sz="4" w:space="0" w:color="auto"/>
            </w:tcBorders>
            <w:noWrap/>
            <w:hideMark/>
          </w:tcPr>
          <w:p w14:paraId="554929C7" w14:textId="77777777" w:rsidR="004E4D3F" w:rsidRPr="00EC1FA9" w:rsidRDefault="004E4D3F" w:rsidP="00376EFA">
            <w:pPr>
              <w:jc w:val="right"/>
            </w:pPr>
            <w:r w:rsidRPr="00EC1FA9">
              <w:t>709</w:t>
            </w:r>
          </w:p>
        </w:tc>
        <w:tc>
          <w:tcPr>
            <w:tcW w:w="479" w:type="pct"/>
            <w:tcBorders>
              <w:top w:val="single" w:sz="4" w:space="0" w:color="auto"/>
              <w:left w:val="single" w:sz="4" w:space="0" w:color="auto"/>
              <w:bottom w:val="single" w:sz="4" w:space="0" w:color="auto"/>
              <w:right w:val="single" w:sz="4" w:space="0" w:color="auto"/>
            </w:tcBorders>
            <w:noWrap/>
            <w:hideMark/>
          </w:tcPr>
          <w:p w14:paraId="72D4A835" w14:textId="77777777" w:rsidR="004E4D3F" w:rsidRPr="00EC1FA9" w:rsidRDefault="004E4D3F" w:rsidP="00376EFA">
            <w:pPr>
              <w:jc w:val="right"/>
            </w:pPr>
            <w:r w:rsidRPr="00EC1FA9">
              <w:t>22.6%</w:t>
            </w:r>
          </w:p>
        </w:tc>
      </w:tr>
      <w:tr w:rsidR="004E4D3F" w:rsidRPr="00EC1FA9" w14:paraId="0DD5A1F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F6010C" w14:textId="77777777" w:rsidR="004E4D3F" w:rsidRPr="00EC1FA9" w:rsidRDefault="004E4D3F" w:rsidP="00376EFA">
            <w:r w:rsidRPr="00EC1FA9">
              <w:t>Arizona</w:t>
            </w:r>
          </w:p>
        </w:tc>
        <w:tc>
          <w:tcPr>
            <w:tcW w:w="611" w:type="pct"/>
            <w:tcBorders>
              <w:top w:val="single" w:sz="4" w:space="0" w:color="auto"/>
              <w:left w:val="single" w:sz="4" w:space="0" w:color="auto"/>
              <w:bottom w:val="single" w:sz="4" w:space="0" w:color="auto"/>
              <w:right w:val="single" w:sz="4" w:space="0" w:color="auto"/>
            </w:tcBorders>
            <w:noWrap/>
            <w:hideMark/>
          </w:tcPr>
          <w:p w14:paraId="5492DF75" w14:textId="77777777" w:rsidR="004E4D3F" w:rsidRPr="00EC1FA9" w:rsidRDefault="004E4D3F" w:rsidP="00376EFA">
            <w:pPr>
              <w:jc w:val="right"/>
            </w:pPr>
            <w:r w:rsidRPr="00EC1FA9">
              <w:t>21,538</w:t>
            </w:r>
          </w:p>
        </w:tc>
        <w:tc>
          <w:tcPr>
            <w:tcW w:w="540" w:type="pct"/>
            <w:tcBorders>
              <w:top w:val="single" w:sz="4" w:space="0" w:color="auto"/>
              <w:left w:val="single" w:sz="4" w:space="0" w:color="auto"/>
              <w:bottom w:val="single" w:sz="4" w:space="0" w:color="auto"/>
              <w:right w:val="single" w:sz="4" w:space="0" w:color="auto"/>
            </w:tcBorders>
            <w:noWrap/>
            <w:hideMark/>
          </w:tcPr>
          <w:p w14:paraId="21936AE4" w14:textId="77777777" w:rsidR="004E4D3F" w:rsidRPr="00EC1FA9" w:rsidRDefault="004E4D3F" w:rsidP="00376EFA">
            <w:pPr>
              <w:jc w:val="right"/>
            </w:pPr>
            <w:r w:rsidRPr="00EC1FA9">
              <w:t>17,573</w:t>
            </w:r>
          </w:p>
        </w:tc>
        <w:tc>
          <w:tcPr>
            <w:tcW w:w="529" w:type="pct"/>
            <w:tcBorders>
              <w:top w:val="single" w:sz="4" w:space="0" w:color="auto"/>
              <w:left w:val="single" w:sz="4" w:space="0" w:color="auto"/>
              <w:bottom w:val="single" w:sz="4" w:space="0" w:color="auto"/>
              <w:right w:val="single" w:sz="4" w:space="0" w:color="auto"/>
            </w:tcBorders>
            <w:noWrap/>
            <w:hideMark/>
          </w:tcPr>
          <w:p w14:paraId="2F786912" w14:textId="77777777" w:rsidR="004E4D3F" w:rsidRPr="00EC1FA9" w:rsidRDefault="004E4D3F" w:rsidP="00376EFA">
            <w:pPr>
              <w:jc w:val="right"/>
            </w:pPr>
            <w:r w:rsidRPr="00EC1FA9">
              <w:t>3,965</w:t>
            </w:r>
          </w:p>
        </w:tc>
        <w:tc>
          <w:tcPr>
            <w:tcW w:w="459" w:type="pct"/>
            <w:tcBorders>
              <w:top w:val="single" w:sz="4" w:space="0" w:color="auto"/>
              <w:left w:val="single" w:sz="4" w:space="0" w:color="auto"/>
              <w:bottom w:val="single" w:sz="4" w:space="0" w:color="auto"/>
              <w:right w:val="single" w:sz="4" w:space="0" w:color="auto"/>
            </w:tcBorders>
            <w:noWrap/>
            <w:hideMark/>
          </w:tcPr>
          <w:p w14:paraId="3963B2E1"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40D22553" w14:textId="77777777" w:rsidR="004E4D3F" w:rsidRPr="00EC1FA9" w:rsidRDefault="004E4D3F" w:rsidP="00376EFA">
            <w:pPr>
              <w:jc w:val="right"/>
            </w:pPr>
            <w:r w:rsidRPr="00EC1FA9">
              <w:t>4,623</w:t>
            </w:r>
          </w:p>
        </w:tc>
        <w:tc>
          <w:tcPr>
            <w:tcW w:w="481" w:type="pct"/>
            <w:tcBorders>
              <w:top w:val="single" w:sz="4" w:space="0" w:color="auto"/>
              <w:left w:val="single" w:sz="4" w:space="0" w:color="auto"/>
              <w:bottom w:val="single" w:sz="4" w:space="0" w:color="auto"/>
              <w:right w:val="single" w:sz="4" w:space="0" w:color="auto"/>
            </w:tcBorders>
            <w:noWrap/>
            <w:hideMark/>
          </w:tcPr>
          <w:p w14:paraId="58EEB4D9" w14:textId="77777777" w:rsidR="004E4D3F" w:rsidRPr="00EC1FA9" w:rsidRDefault="004E4D3F" w:rsidP="00376EFA">
            <w:pPr>
              <w:jc w:val="right"/>
            </w:pPr>
            <w:r w:rsidRPr="00EC1FA9">
              <w:t>3,772</w:t>
            </w:r>
          </w:p>
        </w:tc>
        <w:tc>
          <w:tcPr>
            <w:tcW w:w="433" w:type="pct"/>
            <w:tcBorders>
              <w:top w:val="single" w:sz="4" w:space="0" w:color="auto"/>
              <w:left w:val="single" w:sz="4" w:space="0" w:color="auto"/>
              <w:bottom w:val="single" w:sz="4" w:space="0" w:color="auto"/>
              <w:right w:val="single" w:sz="4" w:space="0" w:color="auto"/>
            </w:tcBorders>
            <w:noWrap/>
            <w:hideMark/>
          </w:tcPr>
          <w:p w14:paraId="589CBE8C" w14:textId="77777777" w:rsidR="004E4D3F" w:rsidRPr="00EC1FA9" w:rsidRDefault="004E4D3F" w:rsidP="00376EFA">
            <w:pPr>
              <w:jc w:val="right"/>
            </w:pPr>
            <w:r w:rsidRPr="00EC1FA9">
              <w:t>851</w:t>
            </w:r>
          </w:p>
        </w:tc>
        <w:tc>
          <w:tcPr>
            <w:tcW w:w="479" w:type="pct"/>
            <w:tcBorders>
              <w:top w:val="single" w:sz="4" w:space="0" w:color="auto"/>
              <w:left w:val="single" w:sz="4" w:space="0" w:color="auto"/>
              <w:bottom w:val="single" w:sz="4" w:space="0" w:color="auto"/>
              <w:right w:val="single" w:sz="4" w:space="0" w:color="auto"/>
            </w:tcBorders>
            <w:noWrap/>
            <w:hideMark/>
          </w:tcPr>
          <w:p w14:paraId="1046F946" w14:textId="77777777" w:rsidR="004E4D3F" w:rsidRPr="00EC1FA9" w:rsidRDefault="004E4D3F" w:rsidP="00376EFA">
            <w:pPr>
              <w:jc w:val="right"/>
            </w:pPr>
            <w:r w:rsidRPr="00EC1FA9">
              <w:t>22.6%</w:t>
            </w:r>
          </w:p>
        </w:tc>
      </w:tr>
      <w:tr w:rsidR="004E4D3F" w:rsidRPr="00EC1FA9" w14:paraId="294B7ED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7B22DCE" w14:textId="77777777" w:rsidR="004E4D3F" w:rsidRPr="00EC1FA9" w:rsidRDefault="004E4D3F" w:rsidP="00376EFA">
            <w:r w:rsidRPr="00EC1FA9">
              <w:t>D.C.</w:t>
            </w:r>
          </w:p>
        </w:tc>
        <w:tc>
          <w:tcPr>
            <w:tcW w:w="611" w:type="pct"/>
            <w:tcBorders>
              <w:top w:val="single" w:sz="4" w:space="0" w:color="auto"/>
              <w:left w:val="single" w:sz="4" w:space="0" w:color="auto"/>
              <w:bottom w:val="single" w:sz="4" w:space="0" w:color="auto"/>
              <w:right w:val="single" w:sz="4" w:space="0" w:color="auto"/>
            </w:tcBorders>
            <w:noWrap/>
            <w:hideMark/>
          </w:tcPr>
          <w:p w14:paraId="69942BD3" w14:textId="77777777" w:rsidR="004E4D3F" w:rsidRPr="00EC1FA9" w:rsidRDefault="004E4D3F" w:rsidP="00376EFA">
            <w:pPr>
              <w:jc w:val="right"/>
            </w:pPr>
            <w:r w:rsidRPr="00EC1FA9">
              <w:t>1,433</w:t>
            </w:r>
          </w:p>
        </w:tc>
        <w:tc>
          <w:tcPr>
            <w:tcW w:w="540" w:type="pct"/>
            <w:tcBorders>
              <w:top w:val="single" w:sz="4" w:space="0" w:color="auto"/>
              <w:left w:val="single" w:sz="4" w:space="0" w:color="auto"/>
              <w:bottom w:val="single" w:sz="4" w:space="0" w:color="auto"/>
              <w:right w:val="single" w:sz="4" w:space="0" w:color="auto"/>
            </w:tcBorders>
            <w:noWrap/>
            <w:hideMark/>
          </w:tcPr>
          <w:p w14:paraId="74621E62" w14:textId="77777777" w:rsidR="004E4D3F" w:rsidRPr="00EC1FA9" w:rsidRDefault="004E4D3F" w:rsidP="00376EFA">
            <w:pPr>
              <w:jc w:val="right"/>
            </w:pPr>
            <w:r w:rsidRPr="00EC1FA9">
              <w:t>1,088</w:t>
            </w:r>
          </w:p>
        </w:tc>
        <w:tc>
          <w:tcPr>
            <w:tcW w:w="529" w:type="pct"/>
            <w:tcBorders>
              <w:top w:val="single" w:sz="4" w:space="0" w:color="auto"/>
              <w:left w:val="single" w:sz="4" w:space="0" w:color="auto"/>
              <w:bottom w:val="single" w:sz="4" w:space="0" w:color="auto"/>
              <w:right w:val="single" w:sz="4" w:space="0" w:color="auto"/>
            </w:tcBorders>
            <w:noWrap/>
            <w:hideMark/>
          </w:tcPr>
          <w:p w14:paraId="7334828B" w14:textId="77777777" w:rsidR="004E4D3F" w:rsidRPr="00EC1FA9" w:rsidRDefault="004E4D3F" w:rsidP="00376EFA">
            <w:pPr>
              <w:jc w:val="right"/>
            </w:pPr>
            <w:r w:rsidRPr="00EC1FA9">
              <w:t>346</w:t>
            </w:r>
          </w:p>
        </w:tc>
        <w:tc>
          <w:tcPr>
            <w:tcW w:w="459" w:type="pct"/>
            <w:tcBorders>
              <w:top w:val="single" w:sz="4" w:space="0" w:color="auto"/>
              <w:left w:val="single" w:sz="4" w:space="0" w:color="auto"/>
              <w:bottom w:val="single" w:sz="4" w:space="0" w:color="auto"/>
              <w:right w:val="single" w:sz="4" w:space="0" w:color="auto"/>
            </w:tcBorders>
            <w:noWrap/>
            <w:hideMark/>
          </w:tcPr>
          <w:p w14:paraId="408112E5" w14:textId="77777777" w:rsidR="004E4D3F" w:rsidRPr="00EC1FA9" w:rsidRDefault="004E4D3F" w:rsidP="00376EFA">
            <w:pPr>
              <w:jc w:val="right"/>
            </w:pPr>
            <w:r w:rsidRPr="00EC1FA9">
              <w:t>31.8%</w:t>
            </w:r>
          </w:p>
        </w:tc>
        <w:tc>
          <w:tcPr>
            <w:tcW w:w="456" w:type="pct"/>
            <w:tcBorders>
              <w:top w:val="single" w:sz="4" w:space="0" w:color="auto"/>
              <w:left w:val="single" w:sz="4" w:space="0" w:color="auto"/>
              <w:bottom w:val="single" w:sz="4" w:space="0" w:color="auto"/>
              <w:right w:val="single" w:sz="4" w:space="0" w:color="auto"/>
            </w:tcBorders>
            <w:noWrap/>
            <w:hideMark/>
          </w:tcPr>
          <w:p w14:paraId="32BEB388" w14:textId="77777777" w:rsidR="004E4D3F" w:rsidRPr="00EC1FA9" w:rsidRDefault="004E4D3F" w:rsidP="00376EFA">
            <w:pPr>
              <w:jc w:val="right"/>
            </w:pPr>
            <w:r w:rsidRPr="00EC1FA9">
              <w:t>386</w:t>
            </w:r>
          </w:p>
        </w:tc>
        <w:tc>
          <w:tcPr>
            <w:tcW w:w="481" w:type="pct"/>
            <w:tcBorders>
              <w:top w:val="single" w:sz="4" w:space="0" w:color="auto"/>
              <w:left w:val="single" w:sz="4" w:space="0" w:color="auto"/>
              <w:bottom w:val="single" w:sz="4" w:space="0" w:color="auto"/>
              <w:right w:val="single" w:sz="4" w:space="0" w:color="auto"/>
            </w:tcBorders>
            <w:noWrap/>
            <w:hideMark/>
          </w:tcPr>
          <w:p w14:paraId="58FA482A" w14:textId="77777777" w:rsidR="004E4D3F" w:rsidRPr="00EC1FA9" w:rsidRDefault="004E4D3F" w:rsidP="00376EFA">
            <w:pPr>
              <w:jc w:val="right"/>
            </w:pPr>
            <w:r w:rsidRPr="00EC1FA9">
              <w:t>293</w:t>
            </w:r>
          </w:p>
        </w:tc>
        <w:tc>
          <w:tcPr>
            <w:tcW w:w="433" w:type="pct"/>
            <w:tcBorders>
              <w:top w:val="single" w:sz="4" w:space="0" w:color="auto"/>
              <w:left w:val="single" w:sz="4" w:space="0" w:color="auto"/>
              <w:bottom w:val="single" w:sz="4" w:space="0" w:color="auto"/>
              <w:right w:val="single" w:sz="4" w:space="0" w:color="auto"/>
            </w:tcBorders>
            <w:noWrap/>
            <w:hideMark/>
          </w:tcPr>
          <w:p w14:paraId="14AF5258" w14:textId="77777777" w:rsidR="004E4D3F" w:rsidRPr="00EC1FA9" w:rsidRDefault="004E4D3F" w:rsidP="00376EFA">
            <w:pPr>
              <w:jc w:val="right"/>
            </w:pPr>
            <w:r w:rsidRPr="00EC1FA9">
              <w:t>93</w:t>
            </w:r>
          </w:p>
        </w:tc>
        <w:tc>
          <w:tcPr>
            <w:tcW w:w="479" w:type="pct"/>
            <w:tcBorders>
              <w:top w:val="single" w:sz="4" w:space="0" w:color="auto"/>
              <w:left w:val="single" w:sz="4" w:space="0" w:color="auto"/>
              <w:bottom w:val="single" w:sz="4" w:space="0" w:color="auto"/>
              <w:right w:val="single" w:sz="4" w:space="0" w:color="auto"/>
            </w:tcBorders>
            <w:noWrap/>
            <w:hideMark/>
          </w:tcPr>
          <w:p w14:paraId="24F6C0B4" w14:textId="77777777" w:rsidR="004E4D3F" w:rsidRPr="00EC1FA9" w:rsidRDefault="004E4D3F" w:rsidP="00376EFA">
            <w:pPr>
              <w:jc w:val="right"/>
            </w:pPr>
            <w:r w:rsidRPr="00EC1FA9">
              <w:t>31.8%</w:t>
            </w:r>
          </w:p>
        </w:tc>
      </w:tr>
      <w:tr w:rsidR="004E4D3F" w:rsidRPr="00EC1FA9" w14:paraId="7ADD1D5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04E3348" w14:textId="77777777" w:rsidR="004E4D3F" w:rsidRPr="00EC1FA9" w:rsidRDefault="004E4D3F" w:rsidP="00376EFA">
            <w:r w:rsidRPr="00EC1FA9">
              <w:t>Texas</w:t>
            </w:r>
          </w:p>
        </w:tc>
        <w:tc>
          <w:tcPr>
            <w:tcW w:w="611" w:type="pct"/>
            <w:tcBorders>
              <w:top w:val="single" w:sz="4" w:space="0" w:color="auto"/>
              <w:left w:val="single" w:sz="4" w:space="0" w:color="auto"/>
              <w:bottom w:val="single" w:sz="4" w:space="0" w:color="auto"/>
              <w:right w:val="single" w:sz="4" w:space="0" w:color="auto"/>
            </w:tcBorders>
            <w:noWrap/>
            <w:hideMark/>
          </w:tcPr>
          <w:p w14:paraId="631232F0" w14:textId="77777777" w:rsidR="004E4D3F" w:rsidRPr="00EC1FA9" w:rsidRDefault="004E4D3F" w:rsidP="00376EFA">
            <w:pPr>
              <w:jc w:val="right"/>
            </w:pPr>
            <w:r w:rsidRPr="00EC1FA9">
              <w:t>99,084</w:t>
            </w:r>
          </w:p>
        </w:tc>
        <w:tc>
          <w:tcPr>
            <w:tcW w:w="540" w:type="pct"/>
            <w:tcBorders>
              <w:top w:val="single" w:sz="4" w:space="0" w:color="auto"/>
              <w:left w:val="single" w:sz="4" w:space="0" w:color="auto"/>
              <w:bottom w:val="single" w:sz="4" w:space="0" w:color="auto"/>
              <w:right w:val="single" w:sz="4" w:space="0" w:color="auto"/>
            </w:tcBorders>
            <w:noWrap/>
            <w:hideMark/>
          </w:tcPr>
          <w:p w14:paraId="4C38FC99" w14:textId="77777777" w:rsidR="004E4D3F" w:rsidRPr="00EC1FA9" w:rsidRDefault="004E4D3F" w:rsidP="00376EFA">
            <w:pPr>
              <w:jc w:val="right"/>
            </w:pPr>
            <w:r w:rsidRPr="00EC1FA9">
              <w:t>74,065</w:t>
            </w:r>
          </w:p>
        </w:tc>
        <w:tc>
          <w:tcPr>
            <w:tcW w:w="529" w:type="pct"/>
            <w:tcBorders>
              <w:top w:val="single" w:sz="4" w:space="0" w:color="auto"/>
              <w:left w:val="single" w:sz="4" w:space="0" w:color="auto"/>
              <w:bottom w:val="single" w:sz="4" w:space="0" w:color="auto"/>
              <w:right w:val="single" w:sz="4" w:space="0" w:color="auto"/>
            </w:tcBorders>
            <w:noWrap/>
            <w:hideMark/>
          </w:tcPr>
          <w:p w14:paraId="413F6A80" w14:textId="77777777" w:rsidR="004E4D3F" w:rsidRPr="00EC1FA9" w:rsidRDefault="004E4D3F" w:rsidP="00376EFA">
            <w:pPr>
              <w:jc w:val="right"/>
            </w:pPr>
            <w:r w:rsidRPr="00EC1FA9">
              <w:t>25,019</w:t>
            </w:r>
          </w:p>
        </w:tc>
        <w:tc>
          <w:tcPr>
            <w:tcW w:w="459" w:type="pct"/>
            <w:tcBorders>
              <w:top w:val="single" w:sz="4" w:space="0" w:color="auto"/>
              <w:left w:val="single" w:sz="4" w:space="0" w:color="auto"/>
              <w:bottom w:val="single" w:sz="4" w:space="0" w:color="auto"/>
              <w:right w:val="single" w:sz="4" w:space="0" w:color="auto"/>
            </w:tcBorders>
            <w:noWrap/>
            <w:hideMark/>
          </w:tcPr>
          <w:p w14:paraId="38E58013" w14:textId="77777777" w:rsidR="004E4D3F" w:rsidRPr="00EC1FA9" w:rsidRDefault="004E4D3F" w:rsidP="00376EFA">
            <w:pPr>
              <w:jc w:val="right"/>
            </w:pPr>
            <w:r w:rsidRPr="00EC1FA9">
              <w:t>33.8%</w:t>
            </w:r>
          </w:p>
        </w:tc>
        <w:tc>
          <w:tcPr>
            <w:tcW w:w="456" w:type="pct"/>
            <w:tcBorders>
              <w:top w:val="single" w:sz="4" w:space="0" w:color="auto"/>
              <w:left w:val="single" w:sz="4" w:space="0" w:color="auto"/>
              <w:bottom w:val="single" w:sz="4" w:space="0" w:color="auto"/>
              <w:right w:val="single" w:sz="4" w:space="0" w:color="auto"/>
            </w:tcBorders>
            <w:noWrap/>
            <w:hideMark/>
          </w:tcPr>
          <w:p w14:paraId="576F2EFE" w14:textId="77777777" w:rsidR="004E4D3F" w:rsidRPr="00EC1FA9" w:rsidRDefault="004E4D3F" w:rsidP="00376EFA">
            <w:pPr>
              <w:jc w:val="right"/>
            </w:pPr>
            <w:r w:rsidRPr="00EC1FA9">
              <w:t>14,316</w:t>
            </w:r>
          </w:p>
        </w:tc>
        <w:tc>
          <w:tcPr>
            <w:tcW w:w="481" w:type="pct"/>
            <w:tcBorders>
              <w:top w:val="single" w:sz="4" w:space="0" w:color="auto"/>
              <w:left w:val="single" w:sz="4" w:space="0" w:color="auto"/>
              <w:bottom w:val="single" w:sz="4" w:space="0" w:color="auto"/>
              <w:right w:val="single" w:sz="4" w:space="0" w:color="auto"/>
            </w:tcBorders>
            <w:noWrap/>
            <w:hideMark/>
          </w:tcPr>
          <w:p w14:paraId="5F6ABB29" w14:textId="77777777" w:rsidR="004E4D3F" w:rsidRPr="00EC1FA9" w:rsidRDefault="004E4D3F" w:rsidP="00376EFA">
            <w:pPr>
              <w:jc w:val="right"/>
            </w:pPr>
            <w:r w:rsidRPr="00EC1FA9">
              <w:t>10,701</w:t>
            </w:r>
          </w:p>
        </w:tc>
        <w:tc>
          <w:tcPr>
            <w:tcW w:w="433" w:type="pct"/>
            <w:tcBorders>
              <w:top w:val="single" w:sz="4" w:space="0" w:color="auto"/>
              <w:left w:val="single" w:sz="4" w:space="0" w:color="auto"/>
              <w:bottom w:val="single" w:sz="4" w:space="0" w:color="auto"/>
              <w:right w:val="single" w:sz="4" w:space="0" w:color="auto"/>
            </w:tcBorders>
            <w:noWrap/>
            <w:hideMark/>
          </w:tcPr>
          <w:p w14:paraId="1C9AFB86" w14:textId="77777777" w:rsidR="004E4D3F" w:rsidRPr="00EC1FA9" w:rsidRDefault="004E4D3F" w:rsidP="00376EFA">
            <w:pPr>
              <w:jc w:val="right"/>
            </w:pPr>
            <w:r w:rsidRPr="00EC1FA9">
              <w:t>3,615</w:t>
            </w:r>
          </w:p>
        </w:tc>
        <w:tc>
          <w:tcPr>
            <w:tcW w:w="479" w:type="pct"/>
            <w:tcBorders>
              <w:top w:val="single" w:sz="4" w:space="0" w:color="auto"/>
              <w:left w:val="single" w:sz="4" w:space="0" w:color="auto"/>
              <w:bottom w:val="single" w:sz="4" w:space="0" w:color="auto"/>
              <w:right w:val="single" w:sz="4" w:space="0" w:color="auto"/>
            </w:tcBorders>
            <w:noWrap/>
            <w:hideMark/>
          </w:tcPr>
          <w:p w14:paraId="00AFFF2D" w14:textId="77777777" w:rsidR="004E4D3F" w:rsidRPr="00EC1FA9" w:rsidRDefault="004E4D3F" w:rsidP="00376EFA">
            <w:pPr>
              <w:jc w:val="right"/>
            </w:pPr>
            <w:r w:rsidRPr="00EC1FA9">
              <w:t>33.8%</w:t>
            </w:r>
          </w:p>
        </w:tc>
      </w:tr>
    </w:tbl>
    <w:p w14:paraId="0FBC6596" w14:textId="77777777" w:rsidR="004E4D3F" w:rsidRPr="00EC1FA9" w:rsidRDefault="004E4D3F" w:rsidP="004E4D3F">
      <w:pPr>
        <w:rPr>
          <w:b/>
          <w:bCs/>
        </w:rPr>
      </w:pPr>
    </w:p>
    <w:p w14:paraId="4991E09E" w14:textId="77777777" w:rsidR="004E4D3F" w:rsidRPr="00EC1FA9" w:rsidRDefault="004E4D3F" w:rsidP="004E4D3F">
      <w:pPr>
        <w:rPr>
          <w:i/>
          <w:iCs/>
          <w:color w:val="44546A" w:themeColor="text2"/>
          <w:sz w:val="18"/>
          <w:szCs w:val="18"/>
        </w:rPr>
      </w:pPr>
    </w:p>
    <w:p w14:paraId="5839D7FB" w14:textId="77777777" w:rsidR="004E4D3F" w:rsidRPr="00EC1FA9" w:rsidRDefault="004E4D3F" w:rsidP="00703362">
      <w:pPr>
        <w:rPr>
          <w:b/>
          <w:bCs/>
        </w:rPr>
        <w:sectPr w:rsidR="004E4D3F" w:rsidRPr="00EC1FA9" w:rsidSect="00F0129A">
          <w:pgSz w:w="15840" w:h="12240" w:orient="landscape"/>
          <w:pgMar w:top="1440" w:right="1440" w:bottom="1440" w:left="1440" w:header="720" w:footer="720" w:gutter="0"/>
          <w:cols w:space="720"/>
          <w:docGrid w:linePitch="360"/>
        </w:sectPr>
      </w:pPr>
    </w:p>
    <w:p w14:paraId="1BDF1E5D" w14:textId="33EE9727" w:rsidR="00741AF5" w:rsidRPr="00EC1FA9" w:rsidRDefault="00741AF5" w:rsidP="00741AF5">
      <w:pPr>
        <w:pStyle w:val="Caption"/>
        <w:keepNext/>
      </w:pPr>
      <w:bookmarkStart w:id="270" w:name="_Ref9945324"/>
      <w:bookmarkStart w:id="271" w:name="_Toc9433909"/>
      <w:bookmarkStart w:id="272" w:name="_Ref9430095"/>
      <w:bookmarkStart w:id="273" w:name="_Toc11666160"/>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1</w:t>
      </w:r>
      <w:r w:rsidR="003A36B2">
        <w:rPr>
          <w:noProof/>
        </w:rPr>
        <w:fldChar w:fldCharType="end"/>
      </w:r>
      <w:bookmarkEnd w:id="270"/>
      <w:r w:rsidRPr="00EC1FA9">
        <w:t xml:space="preserve">: </w:t>
      </w:r>
      <w:commentRangeStart w:id="274"/>
      <w:r w:rsidRPr="00EC1FA9">
        <w:t>NO</w:t>
      </w:r>
      <w:r w:rsidRPr="00FA345C">
        <w:rPr>
          <w:vertAlign w:val="subscript"/>
          <w:rPrChange w:id="275" w:author="Alotaibi, Raed" w:date="2019-06-17T11:36:00Z">
            <w:rPr/>
          </w:rPrChange>
        </w:rPr>
        <w:t>2</w:t>
      </w:r>
      <w:r w:rsidRPr="00EC1FA9">
        <w:t xml:space="preserve"> </w:t>
      </w:r>
      <w:commentRangeEnd w:id="274"/>
      <w:r w:rsidR="00FB320A">
        <w:rPr>
          <w:rStyle w:val="CommentReference"/>
          <w:i w:val="0"/>
          <w:iCs w:val="0"/>
          <w:color w:val="auto"/>
        </w:rPr>
        <w:commentReference w:id="274"/>
      </w:r>
      <w:r w:rsidRPr="00EC1FA9">
        <w:t>concentration (ug/m</w:t>
      </w:r>
      <w:r w:rsidRPr="00EC1FA9">
        <w:rPr>
          <w:vertAlign w:val="superscript"/>
        </w:rPr>
        <w:t>3</w:t>
      </w:r>
      <w:r w:rsidRPr="00EC1FA9">
        <w:t>) by living location</w:t>
      </w:r>
      <w:bookmarkEnd w:id="271"/>
      <w:bookmarkEnd w:id="273"/>
    </w:p>
    <w:p w14:paraId="599CA056" w14:textId="4FD58B9B" w:rsidR="00741AF5" w:rsidRPr="00EC1FA9" w:rsidRDefault="004675BE" w:rsidP="00741AF5">
      <w:pPr>
        <w:keepNext/>
        <w:spacing w:line="256" w:lineRule="auto"/>
      </w:pPr>
      <w:r>
        <w:rPr>
          <w:noProof/>
        </w:rPr>
        <w:pict w14:anchorId="3DA50A31">
          <v:shape id="_x0000_i1030" type="#_x0000_t75" style="width:468pt;height:295.5pt">
            <v:imagedata r:id="rId20" o:title="p1"/>
          </v:shape>
        </w:pict>
      </w:r>
    </w:p>
    <w:p w14:paraId="68BFF92D" w14:textId="5BB340F0" w:rsidR="00741AF5" w:rsidRPr="00EC1FA9" w:rsidRDefault="00741AF5" w:rsidP="00741AF5">
      <w:pPr>
        <w:pStyle w:val="Caption"/>
        <w:keepNext/>
      </w:pPr>
      <w:bookmarkStart w:id="276" w:name="_Ref10114569"/>
      <w:bookmarkStart w:id="277" w:name="_Toc9433910"/>
      <w:bookmarkStart w:id="278" w:name="_Toc11666161"/>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2</w:t>
      </w:r>
      <w:r w:rsidR="003A36B2">
        <w:rPr>
          <w:noProof/>
        </w:rPr>
        <w:fldChar w:fldCharType="end"/>
      </w:r>
      <w:bookmarkEnd w:id="276"/>
      <w:r w:rsidRPr="00EC1FA9">
        <w:t xml:space="preserve">: </w:t>
      </w:r>
      <w:commentRangeStart w:id="279"/>
      <w:r w:rsidRPr="00EC1FA9">
        <w:t>NO</w:t>
      </w:r>
      <w:r w:rsidRPr="00FA345C">
        <w:rPr>
          <w:vertAlign w:val="subscript"/>
          <w:rPrChange w:id="280" w:author="Alotaibi, Raed" w:date="2019-06-17T11:36:00Z">
            <w:rPr/>
          </w:rPrChange>
        </w:rPr>
        <w:t>2</w:t>
      </w:r>
      <w:r w:rsidRPr="00EC1FA9">
        <w:t xml:space="preserve"> </w:t>
      </w:r>
      <w:commentRangeEnd w:id="279"/>
      <w:r w:rsidR="00FB320A">
        <w:rPr>
          <w:rStyle w:val="CommentReference"/>
          <w:i w:val="0"/>
          <w:iCs w:val="0"/>
          <w:color w:val="auto"/>
        </w:rPr>
        <w:commentReference w:id="279"/>
      </w:r>
      <w:r w:rsidRPr="00EC1FA9">
        <w:t>concentration (ug/m</w:t>
      </w:r>
      <w:r w:rsidRPr="00FA345C">
        <w:rPr>
          <w:vertAlign w:val="superscript"/>
          <w:rPrChange w:id="281" w:author="Alotaibi, Raed" w:date="2019-06-17T11:36:00Z">
            <w:rPr/>
          </w:rPrChange>
        </w:rPr>
        <w:t>3</w:t>
      </w:r>
      <w:r w:rsidRPr="00EC1FA9">
        <w:t>) by median income group</w:t>
      </w:r>
      <w:bookmarkEnd w:id="277"/>
      <w:bookmarkEnd w:id="278"/>
    </w:p>
    <w:p w14:paraId="27C72FCE" w14:textId="46DEBBA1" w:rsidR="00741AF5" w:rsidRPr="00EC1FA9" w:rsidRDefault="004E4D3F" w:rsidP="00741AF5">
      <w:pPr>
        <w:pStyle w:val="Caption"/>
      </w:pPr>
      <w:r w:rsidRPr="00EC1FA9">
        <w:rPr>
          <w:b/>
          <w:bCs/>
          <w:noProof/>
        </w:rPr>
        <w:drawing>
          <wp:inline distT="0" distB="0" distL="0" distR="0" wp14:anchorId="54B66A18" wp14:editId="42F18742">
            <wp:extent cx="5943600" cy="3753853"/>
            <wp:effectExtent l="0" t="0" r="0" b="0"/>
            <wp:docPr id="11" name="Picture 11"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R-Alotaibi\Documents\R Projects\TTI-AsthmaIR\Results\Plots\p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53853"/>
                    </a:xfrm>
                    <a:prstGeom prst="rect">
                      <a:avLst/>
                    </a:prstGeom>
                    <a:noFill/>
                    <a:ln>
                      <a:noFill/>
                    </a:ln>
                  </pic:spPr>
                </pic:pic>
              </a:graphicData>
            </a:graphic>
          </wp:inline>
        </w:drawing>
      </w:r>
    </w:p>
    <w:p w14:paraId="1F81C05D" w14:textId="7AE3195A" w:rsidR="00741AF5" w:rsidRPr="00EC1FA9" w:rsidRDefault="00741AF5" w:rsidP="00741AF5">
      <w:pPr>
        <w:pStyle w:val="Caption"/>
        <w:keepNext/>
      </w:pPr>
      <w:bookmarkStart w:id="282" w:name="_Ref10114587"/>
      <w:bookmarkStart w:id="283" w:name="_Toc9433911"/>
      <w:bookmarkStart w:id="284" w:name="_Toc11666162"/>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3</w:t>
      </w:r>
      <w:r w:rsidR="003A36B2">
        <w:rPr>
          <w:noProof/>
        </w:rPr>
        <w:fldChar w:fldCharType="end"/>
      </w:r>
      <w:bookmarkEnd w:id="282"/>
      <w:r w:rsidRPr="00EC1FA9">
        <w:t xml:space="preserve">: </w:t>
      </w:r>
      <w:commentRangeStart w:id="285"/>
      <w:r w:rsidRPr="00EC1FA9">
        <w:t>NO</w:t>
      </w:r>
      <w:r w:rsidRPr="00FA345C">
        <w:rPr>
          <w:vertAlign w:val="subscript"/>
          <w:rPrChange w:id="286" w:author="Alotaibi, Raed" w:date="2019-06-17T11:35:00Z">
            <w:rPr/>
          </w:rPrChange>
        </w:rPr>
        <w:t>2</w:t>
      </w:r>
      <w:r w:rsidRPr="00EC1FA9">
        <w:t xml:space="preserve"> concentration (ug/m</w:t>
      </w:r>
      <w:r w:rsidRPr="00FA345C">
        <w:rPr>
          <w:vertAlign w:val="superscript"/>
          <w:rPrChange w:id="287" w:author="Alotaibi, Raed" w:date="2019-06-17T11:35:00Z">
            <w:rPr/>
          </w:rPrChange>
        </w:rPr>
        <w:t>3</w:t>
      </w:r>
      <w:r w:rsidRPr="00EC1FA9">
        <w:t xml:space="preserve">) </w:t>
      </w:r>
      <w:commentRangeEnd w:id="285"/>
      <w:r w:rsidR="00FB320A">
        <w:rPr>
          <w:rStyle w:val="CommentReference"/>
          <w:i w:val="0"/>
          <w:iCs w:val="0"/>
          <w:color w:val="auto"/>
        </w:rPr>
        <w:commentReference w:id="285"/>
      </w:r>
      <w:r w:rsidRPr="00EC1FA9">
        <w:t>by living location stratified into median income group</w:t>
      </w:r>
      <w:bookmarkEnd w:id="283"/>
      <w:bookmarkEnd w:id="284"/>
    </w:p>
    <w:p w14:paraId="4FBD710C" w14:textId="00ED7D8A" w:rsidR="00741AF5" w:rsidRPr="00EC1FA9" w:rsidRDefault="004675BE" w:rsidP="00741AF5">
      <w:pPr>
        <w:spacing w:line="256" w:lineRule="auto"/>
        <w:rPr>
          <w:b/>
          <w:bCs/>
        </w:rPr>
      </w:pPr>
      <w:r>
        <w:rPr>
          <w:noProof/>
        </w:rPr>
        <w:pict w14:anchorId="2005AEFA">
          <v:shape id="_x0000_i1031" type="#_x0000_t75" style="width:468pt;height:295.5pt">
            <v:imagedata r:id="rId22" o:title="p3"/>
          </v:shape>
        </w:pict>
      </w:r>
    </w:p>
    <w:p w14:paraId="31A6BB38" w14:textId="06F7685F" w:rsidR="00741AF5" w:rsidRPr="00EC1FA9" w:rsidRDefault="00741AF5" w:rsidP="00741AF5">
      <w:pPr>
        <w:pStyle w:val="Caption"/>
        <w:keepNext/>
      </w:pPr>
      <w:bookmarkStart w:id="288" w:name="_Ref9945327"/>
      <w:bookmarkStart w:id="289" w:name="_Toc9433912"/>
      <w:bookmarkStart w:id="290" w:name="_Toc11666163"/>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4</w:t>
      </w:r>
      <w:r w:rsidR="003A36B2">
        <w:rPr>
          <w:noProof/>
        </w:rPr>
        <w:fldChar w:fldCharType="end"/>
      </w:r>
      <w:bookmarkEnd w:id="288"/>
      <w:r w:rsidRPr="00EC1FA9">
        <w:t>: NO</w:t>
      </w:r>
      <w:r w:rsidRPr="00FA345C">
        <w:rPr>
          <w:vertAlign w:val="subscript"/>
          <w:rPrChange w:id="291" w:author="Alotaibi, Raed" w:date="2019-06-17T11:36:00Z">
            <w:rPr/>
          </w:rPrChange>
        </w:rPr>
        <w:t>2</w:t>
      </w:r>
      <w:r w:rsidRPr="00EC1FA9">
        <w:t xml:space="preserve"> </w:t>
      </w:r>
      <w:commentRangeStart w:id="292"/>
      <w:r w:rsidRPr="00EC1FA9">
        <w:t>concentration (ug/m</w:t>
      </w:r>
      <w:r w:rsidRPr="00FA345C">
        <w:rPr>
          <w:vertAlign w:val="superscript"/>
          <w:rPrChange w:id="293" w:author="Alotaibi, Raed" w:date="2019-06-17T11:36:00Z">
            <w:rPr/>
          </w:rPrChange>
        </w:rPr>
        <w:t>3</w:t>
      </w:r>
      <w:r w:rsidRPr="00EC1FA9">
        <w:t xml:space="preserve">) by median </w:t>
      </w:r>
      <w:commentRangeEnd w:id="292"/>
      <w:r w:rsidR="004928CD">
        <w:rPr>
          <w:rStyle w:val="CommentReference"/>
          <w:i w:val="0"/>
          <w:iCs w:val="0"/>
          <w:color w:val="auto"/>
        </w:rPr>
        <w:commentReference w:id="292"/>
      </w:r>
      <w:r w:rsidRPr="00EC1FA9">
        <w:t>income group stratified into living location</w:t>
      </w:r>
      <w:bookmarkEnd w:id="289"/>
      <w:bookmarkEnd w:id="290"/>
    </w:p>
    <w:p w14:paraId="64690F5C" w14:textId="63F9DF03" w:rsidR="00741AF5" w:rsidRPr="00EC1FA9" w:rsidRDefault="004675BE" w:rsidP="00741AF5">
      <w:pPr>
        <w:spacing w:line="256" w:lineRule="auto"/>
        <w:rPr>
          <w:b/>
          <w:bCs/>
        </w:rPr>
      </w:pPr>
      <w:r>
        <w:rPr>
          <w:noProof/>
        </w:rPr>
        <w:pict w14:anchorId="2F1C1B34">
          <v:shape id="_x0000_i1032" type="#_x0000_t75" style="width:468pt;height:295.5pt">
            <v:imagedata r:id="rId23" o:title="p4"/>
          </v:shape>
        </w:pict>
      </w:r>
    </w:p>
    <w:p w14:paraId="2D7F2938" w14:textId="21ABBE5B" w:rsidR="00741AF5" w:rsidRPr="00EC1FA9" w:rsidRDefault="00741AF5" w:rsidP="00FA345C">
      <w:pPr>
        <w:pStyle w:val="Caption"/>
        <w:keepNext/>
        <w:pPrChange w:id="294" w:author="Alotaibi, Raed" w:date="2019-06-17T11:36:00Z">
          <w:pPr>
            <w:pStyle w:val="Caption"/>
            <w:keepNext/>
          </w:pPr>
        </w:pPrChange>
      </w:pPr>
      <w:bookmarkStart w:id="295" w:name="_Ref9945474"/>
      <w:bookmarkStart w:id="296" w:name="_Toc9433913"/>
      <w:bookmarkStart w:id="297" w:name="_Toc11666164"/>
      <w:commentRangeStart w:id="298"/>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5</w:t>
      </w:r>
      <w:r w:rsidR="003A36B2">
        <w:rPr>
          <w:noProof/>
        </w:rPr>
        <w:fldChar w:fldCharType="end"/>
      </w:r>
      <w:bookmarkEnd w:id="295"/>
      <w:r w:rsidRPr="00EC1FA9">
        <w:t>: NO</w:t>
      </w:r>
      <w:r w:rsidRPr="00FA345C">
        <w:rPr>
          <w:vertAlign w:val="subscript"/>
          <w:rPrChange w:id="299" w:author="Alotaibi, Raed" w:date="2019-06-17T11:36:00Z">
            <w:rPr/>
          </w:rPrChange>
        </w:rPr>
        <w:t>2</w:t>
      </w:r>
      <w:r w:rsidRPr="00EC1FA9">
        <w:t xml:space="preserve"> concentration (ug/m</w:t>
      </w:r>
      <w:r w:rsidRPr="00FA345C">
        <w:rPr>
          <w:vertAlign w:val="superscript"/>
          <w:rPrChange w:id="300" w:author="Alotaibi, Raed" w:date="2019-06-17T11:36:00Z">
            <w:rPr/>
          </w:rPrChange>
        </w:rPr>
        <w:t>3</w:t>
      </w:r>
      <w:r w:rsidRPr="00EC1FA9">
        <w:t>) by state</w:t>
      </w:r>
      <w:bookmarkEnd w:id="296"/>
      <w:commentRangeEnd w:id="298"/>
      <w:r w:rsidR="00A53D66">
        <w:rPr>
          <w:rStyle w:val="CommentReference"/>
          <w:i w:val="0"/>
          <w:iCs w:val="0"/>
          <w:color w:val="auto"/>
        </w:rPr>
        <w:commentReference w:id="298"/>
      </w:r>
      <w:bookmarkEnd w:id="297"/>
    </w:p>
    <w:p w14:paraId="025D194C" w14:textId="3622C14C" w:rsidR="00741AF5" w:rsidRPr="00EC1FA9" w:rsidRDefault="004675BE" w:rsidP="00741AF5">
      <w:pPr>
        <w:spacing w:line="256" w:lineRule="auto"/>
        <w:rPr>
          <w:b/>
          <w:bCs/>
        </w:rPr>
      </w:pPr>
      <w:r>
        <w:rPr>
          <w:noProof/>
        </w:rPr>
        <w:pict w14:anchorId="6E4AD39D">
          <v:shape id="_x0000_i1033" type="#_x0000_t75" style="width:468pt;height:295.5pt">
            <v:imagedata r:id="rId24" o:title="p5"/>
          </v:shape>
        </w:pict>
      </w:r>
      <w:r w:rsidR="00A53D66">
        <w:rPr>
          <w:rStyle w:val="CommentReference"/>
        </w:rPr>
        <w:commentReference w:id="301"/>
      </w:r>
    </w:p>
    <w:p w14:paraId="48A024D1" w14:textId="78E66F3D" w:rsidR="00741AF5" w:rsidRPr="00EC1FA9" w:rsidRDefault="00741AF5" w:rsidP="00741AF5">
      <w:pPr>
        <w:pStyle w:val="Caption"/>
        <w:keepNext/>
      </w:pPr>
      <w:bookmarkStart w:id="302" w:name="_Ref9945489"/>
      <w:bookmarkStart w:id="303" w:name="_Toc9433914"/>
      <w:bookmarkStart w:id="304" w:name="_Toc11666165"/>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6</w:t>
      </w:r>
      <w:r w:rsidR="003A36B2">
        <w:rPr>
          <w:noProof/>
        </w:rPr>
        <w:fldChar w:fldCharType="end"/>
      </w:r>
      <w:bookmarkEnd w:id="302"/>
      <w:r w:rsidRPr="00EC1FA9">
        <w:t>: NO</w:t>
      </w:r>
      <w:r w:rsidRPr="00FA345C">
        <w:rPr>
          <w:vertAlign w:val="subscript"/>
          <w:rPrChange w:id="305" w:author="Alotaibi, Raed" w:date="2019-06-17T11:36:00Z">
            <w:rPr/>
          </w:rPrChange>
        </w:rPr>
        <w:t>2</w:t>
      </w:r>
      <w:r w:rsidRPr="00EC1FA9">
        <w:t xml:space="preserve"> concentration (ug/m</w:t>
      </w:r>
      <w:r w:rsidRPr="00FA345C">
        <w:rPr>
          <w:vertAlign w:val="superscript"/>
          <w:rPrChange w:id="306" w:author="Alotaibi, Raed" w:date="2019-06-17T11:36:00Z">
            <w:rPr/>
          </w:rPrChange>
        </w:rPr>
        <w:t>3</w:t>
      </w:r>
      <w:r w:rsidRPr="00EC1FA9">
        <w:t>) by state and median income group</w:t>
      </w:r>
      <w:bookmarkEnd w:id="303"/>
      <w:bookmarkEnd w:id="304"/>
    </w:p>
    <w:p w14:paraId="42B14636" w14:textId="42040892" w:rsidR="00741AF5" w:rsidRPr="00EC1FA9" w:rsidRDefault="004675BE" w:rsidP="00741AF5">
      <w:pPr>
        <w:spacing w:line="256" w:lineRule="auto"/>
        <w:rPr>
          <w:b/>
          <w:bCs/>
        </w:rPr>
      </w:pPr>
      <w:r>
        <w:rPr>
          <w:noProof/>
        </w:rPr>
        <w:pict w14:anchorId="2D56A7CF">
          <v:shape id="_x0000_i1034" type="#_x0000_t75" style="width:468pt;height:591pt">
            <v:imagedata r:id="rId25" o:title="p6"/>
          </v:shape>
        </w:pict>
      </w:r>
    </w:p>
    <w:p w14:paraId="25DF5FC2" w14:textId="6EBBFADB" w:rsidR="00741AF5" w:rsidRPr="00EC1FA9" w:rsidRDefault="00741AF5" w:rsidP="00741AF5">
      <w:pPr>
        <w:pStyle w:val="Caption"/>
        <w:keepNext/>
      </w:pPr>
      <w:bookmarkStart w:id="307" w:name="_Ref9945491"/>
      <w:bookmarkStart w:id="308" w:name="_Toc9433915"/>
      <w:bookmarkStart w:id="309" w:name="_Toc1166616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7</w:t>
      </w:r>
      <w:r w:rsidR="003A36B2">
        <w:rPr>
          <w:noProof/>
        </w:rPr>
        <w:fldChar w:fldCharType="end"/>
      </w:r>
      <w:bookmarkEnd w:id="307"/>
      <w:r w:rsidRPr="00EC1FA9">
        <w:t>: NO</w:t>
      </w:r>
      <w:r w:rsidRPr="00FA345C">
        <w:rPr>
          <w:vertAlign w:val="subscript"/>
          <w:rPrChange w:id="310" w:author="Alotaibi, Raed" w:date="2019-06-17T11:36:00Z">
            <w:rPr/>
          </w:rPrChange>
        </w:rPr>
        <w:t>2</w:t>
      </w:r>
      <w:r w:rsidRPr="00EC1FA9">
        <w:t xml:space="preserve"> concentration (ug/m</w:t>
      </w:r>
      <w:r w:rsidRPr="00FA345C">
        <w:rPr>
          <w:vertAlign w:val="superscript"/>
          <w:rPrChange w:id="311" w:author="Alotaibi, Raed" w:date="2019-06-17T11:36:00Z">
            <w:rPr/>
          </w:rPrChange>
        </w:rPr>
        <w:t>3</w:t>
      </w:r>
      <w:r w:rsidRPr="00EC1FA9">
        <w:t>) by state and living location</w:t>
      </w:r>
      <w:bookmarkEnd w:id="308"/>
      <w:bookmarkEnd w:id="309"/>
    </w:p>
    <w:p w14:paraId="05695CAA" w14:textId="6996059F" w:rsidR="00741AF5" w:rsidRPr="00EC1FA9" w:rsidRDefault="004675BE" w:rsidP="00741AF5">
      <w:pPr>
        <w:spacing w:line="256" w:lineRule="auto"/>
        <w:rPr>
          <w:b/>
          <w:bCs/>
        </w:rPr>
      </w:pPr>
      <w:r>
        <w:rPr>
          <w:noProof/>
        </w:rPr>
        <w:pict w14:anchorId="0B3F2918">
          <v:shape id="_x0000_i1035" type="#_x0000_t75" style="width:468pt;height:591pt">
            <v:imagedata r:id="rId26" o:title="p7"/>
          </v:shape>
        </w:pict>
      </w:r>
    </w:p>
    <w:p w14:paraId="3614884D" w14:textId="2BC93BB6" w:rsidR="00741AF5" w:rsidRPr="00EC1FA9" w:rsidRDefault="00741AF5" w:rsidP="00741AF5">
      <w:pPr>
        <w:pStyle w:val="Caption"/>
        <w:keepNext/>
      </w:pPr>
      <w:bookmarkStart w:id="312" w:name="_Ref10028832"/>
      <w:bookmarkStart w:id="313" w:name="_Toc9433916"/>
      <w:bookmarkStart w:id="314" w:name="_Toc11666167"/>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8</w:t>
      </w:r>
      <w:r w:rsidR="003A36B2">
        <w:rPr>
          <w:noProof/>
        </w:rPr>
        <w:fldChar w:fldCharType="end"/>
      </w:r>
      <w:bookmarkEnd w:id="312"/>
      <w:r w:rsidRPr="00EC1FA9">
        <w:t>: Attributable Fraction by living location</w:t>
      </w:r>
      <w:bookmarkEnd w:id="313"/>
      <w:bookmarkEnd w:id="314"/>
    </w:p>
    <w:p w14:paraId="4CBDC1B2" w14:textId="2662C44E" w:rsidR="00741AF5" w:rsidRPr="00EC1FA9" w:rsidRDefault="004675BE" w:rsidP="00741AF5">
      <w:pPr>
        <w:spacing w:line="256" w:lineRule="auto"/>
        <w:rPr>
          <w:b/>
          <w:bCs/>
        </w:rPr>
      </w:pPr>
      <w:r>
        <w:rPr>
          <w:noProof/>
        </w:rPr>
        <w:pict w14:anchorId="448FD756">
          <v:shape id="_x0000_i1036" type="#_x0000_t75" style="width:468pt;height:295.5pt">
            <v:imagedata r:id="rId27" o:title="p8"/>
          </v:shape>
        </w:pict>
      </w:r>
    </w:p>
    <w:p w14:paraId="26BCADB2" w14:textId="5AC3170A" w:rsidR="00741AF5" w:rsidRPr="00EC1FA9" w:rsidRDefault="00741AF5" w:rsidP="00741AF5">
      <w:pPr>
        <w:pStyle w:val="Caption"/>
        <w:keepNext/>
      </w:pPr>
      <w:bookmarkStart w:id="315" w:name="_Ref10028860"/>
      <w:bookmarkStart w:id="316" w:name="_Toc9433917"/>
      <w:bookmarkStart w:id="317" w:name="_Toc11666168"/>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9</w:t>
      </w:r>
      <w:r w:rsidR="003A36B2">
        <w:rPr>
          <w:noProof/>
        </w:rPr>
        <w:fldChar w:fldCharType="end"/>
      </w:r>
      <w:bookmarkEnd w:id="315"/>
      <w:r w:rsidRPr="00EC1FA9">
        <w:t>: Attributable Fraction by median income group</w:t>
      </w:r>
      <w:bookmarkEnd w:id="316"/>
      <w:bookmarkEnd w:id="317"/>
    </w:p>
    <w:p w14:paraId="2F604BF3" w14:textId="6FF6146D" w:rsidR="00741AF5" w:rsidRPr="00EC1FA9" w:rsidRDefault="004675BE" w:rsidP="00741AF5">
      <w:pPr>
        <w:spacing w:line="256" w:lineRule="auto"/>
        <w:rPr>
          <w:b/>
          <w:bCs/>
        </w:rPr>
      </w:pPr>
      <w:r>
        <w:rPr>
          <w:noProof/>
        </w:rPr>
        <w:pict w14:anchorId="717B4081">
          <v:shape id="_x0000_i1037" type="#_x0000_t75" style="width:468pt;height:295.5pt">
            <v:imagedata r:id="rId28" o:title="p9"/>
          </v:shape>
        </w:pict>
      </w:r>
    </w:p>
    <w:p w14:paraId="1C4E6B4B" w14:textId="31F74579" w:rsidR="00741AF5" w:rsidRPr="00EC1FA9" w:rsidRDefault="00741AF5" w:rsidP="00741AF5">
      <w:pPr>
        <w:pStyle w:val="Caption"/>
        <w:keepNext/>
      </w:pPr>
      <w:bookmarkStart w:id="318" w:name="_Ref10028945"/>
      <w:bookmarkStart w:id="319" w:name="_Toc9433918"/>
      <w:bookmarkStart w:id="320" w:name="_Toc1166616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10</w:t>
      </w:r>
      <w:r w:rsidR="003A36B2">
        <w:rPr>
          <w:noProof/>
        </w:rPr>
        <w:fldChar w:fldCharType="end"/>
      </w:r>
      <w:bookmarkEnd w:id="318"/>
      <w:r w:rsidRPr="00EC1FA9">
        <w:t>: Attributable Fraction by living location stratified into median income group</w:t>
      </w:r>
      <w:bookmarkEnd w:id="319"/>
      <w:bookmarkEnd w:id="320"/>
    </w:p>
    <w:p w14:paraId="0776D0B3" w14:textId="3942CE41" w:rsidR="00741AF5" w:rsidRPr="00727F83" w:rsidRDefault="004675BE" w:rsidP="00741AF5">
      <w:pPr>
        <w:spacing w:line="256" w:lineRule="auto"/>
        <w:rPr>
          <w:b/>
          <w:bCs/>
        </w:rPr>
      </w:pPr>
      <w:r>
        <w:rPr>
          <w:noProof/>
        </w:rPr>
        <w:pict w14:anchorId="766376F9">
          <v:shape id="_x0000_i1038" type="#_x0000_t75" style="width:468pt;height:295.5pt">
            <v:imagedata r:id="rId29" o:title="p10"/>
          </v:shape>
        </w:pict>
      </w:r>
    </w:p>
    <w:bookmarkEnd w:id="272"/>
    <w:p w14:paraId="7CD85562" w14:textId="28F594DB" w:rsidR="00996C2C" w:rsidRDefault="00996C2C"/>
    <w:sectPr w:rsidR="00996C2C" w:rsidSect="00781CA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Khreis, Haneen" w:date="2019-06-12T15:35:00Z" w:initials="KH">
    <w:p w14:paraId="05FACD77" w14:textId="3ACFC3B0" w:rsidR="004675BE" w:rsidRDefault="004675BE">
      <w:pPr>
        <w:pStyle w:val="CommentText"/>
      </w:pPr>
      <w:r>
        <w:rPr>
          <w:rStyle w:val="CommentReference"/>
        </w:rPr>
        <w:annotationRef/>
      </w:r>
      <w:r>
        <w:t>Please go through the paper and add section with all abbreviations</w:t>
      </w:r>
    </w:p>
  </w:comment>
  <w:comment w:id="28" w:author="Khreis, Haneen" w:date="2019-06-12T15:37:00Z" w:initials="KH">
    <w:p w14:paraId="794F58B9" w14:textId="57584F9D" w:rsidR="004675BE" w:rsidRDefault="004675BE">
      <w:pPr>
        <w:pStyle w:val="CommentText"/>
      </w:pPr>
      <w:r>
        <w:rPr>
          <w:rStyle w:val="CommentReference"/>
        </w:rPr>
        <w:annotationRef/>
      </w:r>
      <w:r>
        <w:t>What are the criteria for land use and distance? And distance to what?</w:t>
      </w:r>
    </w:p>
  </w:comment>
  <w:comment w:id="41" w:author="Khreis, Haneen" w:date="2019-06-12T15:37:00Z" w:initials="KH">
    <w:p w14:paraId="33A10A9A" w14:textId="350DD555" w:rsidR="004675BE" w:rsidRDefault="004675BE">
      <w:pPr>
        <w:pStyle w:val="CommentText"/>
      </w:pPr>
      <w:r>
        <w:rPr>
          <w:rStyle w:val="CommentReference"/>
        </w:rPr>
        <w:annotationRef/>
      </w:r>
      <w:r>
        <w:t>You mean census-designated urban areas as you mention above? Please be consistent with the terminology so the reader can follow.</w:t>
      </w:r>
    </w:p>
  </w:comment>
  <w:comment w:id="47" w:author="Khreis, Haneen" w:date="2019-06-12T15:40:00Z" w:initials="KH">
    <w:p w14:paraId="132E98E5" w14:textId="776501B7" w:rsidR="004675BE" w:rsidRDefault="004675BE">
      <w:pPr>
        <w:pStyle w:val="CommentText"/>
      </w:pPr>
      <w:r>
        <w:rPr>
          <w:rStyle w:val="CommentReference"/>
        </w:rPr>
        <w:annotationRef/>
      </w:r>
      <w:r>
        <w:t xml:space="preserve">Why is the data from the census bureau incomplete? Do you know? </w:t>
      </w:r>
    </w:p>
  </w:comment>
  <w:comment w:id="48" w:author="Alotaibi, Raed" w:date="2019-06-17T11:47:00Z" w:initials="AR">
    <w:p w14:paraId="12023C0A" w14:textId="29CFD1AE" w:rsidR="00D070F1" w:rsidRDefault="00D070F1">
      <w:pPr>
        <w:pStyle w:val="CommentText"/>
      </w:pPr>
      <w:r>
        <w:rPr>
          <w:rStyle w:val="CommentReference"/>
        </w:rPr>
        <w:annotationRef/>
      </w:r>
      <w:r>
        <w:t>I’m not sure why.</w:t>
      </w:r>
    </w:p>
  </w:comment>
  <w:comment w:id="58" w:author="Khreis, Haneen" w:date="2019-06-12T15:46:00Z" w:initials="KH">
    <w:p w14:paraId="663B531D" w14:textId="1BE89168" w:rsidR="004675BE" w:rsidRDefault="004675BE">
      <w:pPr>
        <w:pStyle w:val="CommentText"/>
      </w:pPr>
      <w:r>
        <w:rPr>
          <w:rStyle w:val="CommentReference"/>
        </w:rPr>
        <w:annotationRef/>
      </w:r>
      <w:r>
        <w:t>EPA what?</w:t>
      </w:r>
    </w:p>
  </w:comment>
  <w:comment w:id="64" w:author="Khreis, Haneen" w:date="2019-06-12T15:46:00Z" w:initials="KH">
    <w:p w14:paraId="31CB116F" w14:textId="7FED836F" w:rsidR="004675BE" w:rsidRDefault="004675BE">
      <w:pPr>
        <w:pStyle w:val="CommentText"/>
      </w:pPr>
      <w:r>
        <w:rPr>
          <w:rStyle w:val="CommentReference"/>
        </w:rPr>
        <w:annotationRef/>
      </w:r>
      <w:r>
        <w:t xml:space="preserve">This is a super brief description will never fly with a reviewer, even if a full description is elsewhere. Not sufficient. Please revise including the model, variables included, the validation of the model and against which measurements it has been done and cite papers which have previously used this model in peer reviewed published papers including yours and Lara’s. you could even get in touch with Matt and ask him quickly what recent papers have used their models which we can cite as a proof of concept. </w:t>
      </w:r>
    </w:p>
  </w:comment>
  <w:comment w:id="85" w:author="Khreis, Haneen" w:date="2019-06-12T15:54:00Z" w:initials="KH">
    <w:p w14:paraId="6F738704" w14:textId="27D2947F" w:rsidR="004675BE" w:rsidRDefault="004675BE">
      <w:pPr>
        <w:pStyle w:val="CommentText"/>
      </w:pPr>
      <w:r>
        <w:rPr>
          <w:rStyle w:val="CommentReference"/>
        </w:rPr>
        <w:annotationRef/>
      </w:r>
      <w:r>
        <w:t xml:space="preserve">Please add section that describes this </w:t>
      </w:r>
    </w:p>
  </w:comment>
  <w:comment w:id="92" w:author="Khreis, Haneen" w:date="2019-06-12T15:49:00Z" w:initials="KH">
    <w:p w14:paraId="388E38E4" w14:textId="07E4CC88" w:rsidR="004675BE" w:rsidRDefault="004675BE">
      <w:pPr>
        <w:pStyle w:val="CommentText"/>
      </w:pPr>
      <w:r>
        <w:rPr>
          <w:rStyle w:val="CommentReference"/>
        </w:rPr>
        <w:annotationRef/>
      </w:r>
      <w:r>
        <w:t>Please cite this paper too as accepted in the European Respiratory Journal</w:t>
      </w:r>
    </w:p>
    <w:p w14:paraId="6F872BEF" w14:textId="2FAD684F" w:rsidR="004675BE" w:rsidRDefault="004675BE">
      <w:pPr>
        <w:pStyle w:val="CommentText"/>
      </w:pPr>
    </w:p>
    <w:p w14:paraId="2A877B89" w14:textId="77777777" w:rsidR="004675BE" w:rsidRDefault="004675BE">
      <w:pPr>
        <w:pStyle w:val="CommentText"/>
      </w:pPr>
    </w:p>
    <w:p w14:paraId="3D8C3A96" w14:textId="77777777" w:rsidR="004675BE" w:rsidRPr="00092FC6" w:rsidRDefault="004675BE" w:rsidP="00EB4571">
      <w:pPr>
        <w:pStyle w:val="Heading1"/>
        <w:spacing w:line="276" w:lineRule="auto"/>
        <w:rPr>
          <w:rFonts w:ascii="Times New Roman" w:hAnsi="Times New Roman" w:cs="Times New Roman"/>
          <w:color w:val="auto"/>
          <w:sz w:val="56"/>
        </w:rPr>
      </w:pPr>
      <w:r w:rsidRPr="00092FC6">
        <w:rPr>
          <w:rFonts w:ascii="Times New Roman" w:hAnsi="Times New Roman" w:cs="Times New Roman"/>
          <w:color w:val="auto"/>
          <w:sz w:val="56"/>
        </w:rPr>
        <w:t>Outdoor Air Pollution and the Burden of Childhood Asthma across Europe</w:t>
      </w:r>
    </w:p>
    <w:p w14:paraId="47B06EF3" w14:textId="77777777" w:rsidR="004675BE" w:rsidRPr="00092FC6" w:rsidRDefault="004675BE" w:rsidP="00EB4571">
      <w:pPr>
        <w:spacing w:line="276" w:lineRule="auto"/>
        <w:rPr>
          <w:rFonts w:ascii="Times New Roman" w:hAnsi="Times New Roman" w:cs="Times New Roman"/>
          <w:b/>
        </w:rPr>
      </w:pPr>
    </w:p>
    <w:p w14:paraId="569D2DAD" w14:textId="77777777" w:rsidR="004675BE" w:rsidRPr="00092FC6" w:rsidRDefault="004675BE" w:rsidP="00EB4571">
      <w:pPr>
        <w:spacing w:line="276" w:lineRule="auto"/>
        <w:rPr>
          <w:rFonts w:ascii="Times New Roman" w:hAnsi="Times New Roman" w:cs="Times New Roman"/>
          <w:b/>
          <w:sz w:val="48"/>
        </w:rPr>
      </w:pPr>
      <w:r w:rsidRPr="00092FC6">
        <w:rPr>
          <w:rFonts w:ascii="Times New Roman" w:hAnsi="Times New Roman" w:cs="Times New Roman"/>
          <w:b/>
        </w:rPr>
        <w:t>Haneen Khreis</w:t>
      </w:r>
      <w:r w:rsidRPr="00092FC6">
        <w:rPr>
          <w:rFonts w:ascii="Times New Roman" w:hAnsi="Times New Roman" w:cs="Times New Roman"/>
          <w:b/>
          <w:vertAlign w:val="superscript"/>
        </w:rPr>
        <w:t>1, 2, 3, 4</w:t>
      </w:r>
      <w:r w:rsidRPr="00092FC6">
        <w:rPr>
          <w:rFonts w:ascii="Times New Roman" w:hAnsi="Times New Roman" w:cs="Times New Roman"/>
          <w:b/>
        </w:rPr>
        <w:t>, Marta Cirach</w:t>
      </w:r>
      <w:r w:rsidRPr="00092FC6">
        <w:rPr>
          <w:rFonts w:ascii="Times New Roman" w:hAnsi="Times New Roman" w:cs="Times New Roman"/>
          <w:b/>
          <w:vertAlign w:val="superscript"/>
        </w:rPr>
        <w:t>2, 3, 4</w:t>
      </w:r>
      <w:r w:rsidRPr="00092FC6">
        <w:rPr>
          <w:rFonts w:ascii="Times New Roman" w:hAnsi="Times New Roman" w:cs="Times New Roman"/>
          <w:b/>
        </w:rPr>
        <w:t>, Natalie Mueller</w:t>
      </w:r>
      <w:r w:rsidRPr="00092FC6">
        <w:rPr>
          <w:rFonts w:ascii="Times New Roman" w:hAnsi="Times New Roman" w:cs="Times New Roman"/>
          <w:b/>
          <w:vertAlign w:val="superscript"/>
        </w:rPr>
        <w:t>2, 3, 4</w:t>
      </w:r>
      <w:r w:rsidRPr="00092FC6">
        <w:rPr>
          <w:rFonts w:ascii="Times New Roman" w:hAnsi="Times New Roman" w:cs="Times New Roman"/>
          <w:b/>
        </w:rPr>
        <w:t>, Kees de Hoogh</w:t>
      </w:r>
      <w:r w:rsidRPr="00092FC6">
        <w:rPr>
          <w:rFonts w:ascii="Times New Roman" w:hAnsi="Times New Roman" w:cs="Times New Roman"/>
          <w:b/>
          <w:vertAlign w:val="superscript"/>
        </w:rPr>
        <w:t>5,6</w:t>
      </w:r>
      <w:r w:rsidRPr="00092FC6">
        <w:rPr>
          <w:rFonts w:ascii="Times New Roman" w:hAnsi="Times New Roman" w:cs="Times New Roman"/>
          <w:b/>
        </w:rPr>
        <w:t>, Gerard Hoek</w:t>
      </w:r>
      <w:r w:rsidRPr="00092FC6">
        <w:rPr>
          <w:rFonts w:ascii="Times New Roman" w:hAnsi="Times New Roman" w:cs="Times New Roman"/>
          <w:b/>
          <w:vertAlign w:val="superscript"/>
        </w:rPr>
        <w:t>7</w:t>
      </w:r>
      <w:r w:rsidRPr="00092FC6">
        <w:rPr>
          <w:rFonts w:ascii="Times New Roman" w:hAnsi="Times New Roman" w:cs="Times New Roman"/>
          <w:b/>
        </w:rPr>
        <w:t>, Mark J Nieuwenhuijsen</w:t>
      </w:r>
      <w:r w:rsidRPr="00092FC6">
        <w:rPr>
          <w:rFonts w:ascii="Times New Roman" w:hAnsi="Times New Roman" w:cs="Times New Roman"/>
          <w:b/>
          <w:vertAlign w:val="superscript"/>
        </w:rPr>
        <w:t>2,3,4</w:t>
      </w:r>
      <w:r w:rsidRPr="00092FC6">
        <w:rPr>
          <w:rFonts w:ascii="Times New Roman" w:hAnsi="Times New Roman" w:cs="Times New Roman"/>
          <w:b/>
        </w:rPr>
        <w:t xml:space="preserve"> and David Rojas-Rueda</w:t>
      </w:r>
      <w:r w:rsidRPr="00092FC6">
        <w:rPr>
          <w:rFonts w:ascii="Times New Roman" w:hAnsi="Times New Roman" w:cs="Times New Roman"/>
          <w:b/>
          <w:vertAlign w:val="superscript"/>
        </w:rPr>
        <w:t>2,3,4</w:t>
      </w:r>
    </w:p>
    <w:p w14:paraId="19EB262C" w14:textId="6C634D02" w:rsidR="004675BE" w:rsidRDefault="004675BE">
      <w:pPr>
        <w:pStyle w:val="CommentText"/>
      </w:pPr>
    </w:p>
  </w:comment>
  <w:comment w:id="93" w:author="Alotaibi, Raed" w:date="2019-06-17T12:48:00Z" w:initials="AR">
    <w:p w14:paraId="5C67C73A" w14:textId="13683EBF" w:rsidR="00FE5B17" w:rsidRDefault="00FE5B17" w:rsidP="00FE5B17">
      <w:pPr>
        <w:pStyle w:val="CommentText"/>
      </w:pPr>
      <w:r>
        <w:rPr>
          <w:rStyle w:val="CommentReference"/>
        </w:rPr>
        <w:annotationRef/>
      </w:r>
      <w:r>
        <w:t>Couldn’t locate this paper.</w:t>
      </w:r>
    </w:p>
  </w:comment>
  <w:comment w:id="95" w:author="Khreis, Haneen" w:date="2019-06-12T15:57:00Z" w:initials="KH">
    <w:p w14:paraId="1463988C" w14:textId="4BEB8DC2" w:rsidR="004675BE" w:rsidRDefault="004675BE">
      <w:pPr>
        <w:pStyle w:val="CommentText"/>
      </w:pPr>
      <w:r>
        <w:rPr>
          <w:rStyle w:val="CommentReference"/>
        </w:rPr>
        <w:annotationRef/>
      </w:r>
      <w:r>
        <w:t>Write in full each abbreviation the first time it occurs!!</w:t>
      </w:r>
    </w:p>
  </w:comment>
  <w:comment w:id="102" w:author="Khreis, Haneen" w:date="2019-06-12T15:58:00Z" w:initials="KH">
    <w:p w14:paraId="6A6292B5" w14:textId="10AA3FEE" w:rsidR="004675BE" w:rsidRDefault="004675BE">
      <w:pPr>
        <w:pStyle w:val="CommentText"/>
      </w:pPr>
      <w:r>
        <w:rPr>
          <w:rStyle w:val="CommentReference"/>
        </w:rPr>
        <w:annotationRef/>
      </w:r>
      <w:r>
        <w:t xml:space="preserve">To do what? You are way too brief and your sentences are incomplete </w:t>
      </w:r>
    </w:p>
  </w:comment>
  <w:comment w:id="105" w:author="Khreis, Haneen" w:date="2019-06-12T16:02:00Z" w:initials="KH">
    <w:p w14:paraId="6C62F0EC" w14:textId="6AE89BDA" w:rsidR="004675BE" w:rsidRDefault="004675BE">
      <w:pPr>
        <w:pStyle w:val="CommentText"/>
      </w:pPr>
      <w:r>
        <w:rPr>
          <w:rStyle w:val="CommentReference"/>
        </w:rPr>
        <w:annotationRef/>
      </w:r>
      <w:r>
        <w:t xml:space="preserve">Which years were included in the analysis? Define the time periods for this analysis and the data sets </w:t>
      </w:r>
    </w:p>
  </w:comment>
  <w:comment w:id="106" w:author="Alotaibi, Raed" w:date="2019-06-17T11:27:00Z" w:initials="AR">
    <w:p w14:paraId="6457A4E0" w14:textId="4927743F" w:rsidR="004675BE" w:rsidRDefault="004675BE">
      <w:pPr>
        <w:pStyle w:val="CommentText"/>
      </w:pPr>
      <w:r>
        <w:rPr>
          <w:rStyle w:val="CommentReference"/>
        </w:rPr>
        <w:annotationRef/>
      </w:r>
      <w:r>
        <w:t>Time period mentioned in the previous paragraph.</w:t>
      </w:r>
    </w:p>
  </w:comment>
  <w:comment w:id="108" w:author="Khreis, Haneen" w:date="2019-06-12T15:59:00Z" w:initials="KH">
    <w:p w14:paraId="785FCD63" w14:textId="67EFC7BA" w:rsidR="004675BE" w:rsidRDefault="004675BE">
      <w:pPr>
        <w:pStyle w:val="CommentText"/>
      </w:pPr>
      <w:r>
        <w:rPr>
          <w:rStyle w:val="CommentReference"/>
        </w:rPr>
        <w:annotationRef/>
      </w:r>
      <w:r>
        <w:t>Go back and write everything in the past. I made this comment before, it would be nice if you can take on previous comments and apply them in new writing.</w:t>
      </w:r>
    </w:p>
  </w:comment>
  <w:comment w:id="113" w:author="Khreis, Haneen" w:date="2019-06-12T16:00:00Z" w:initials="KH">
    <w:p w14:paraId="578DB315" w14:textId="72EF1921" w:rsidR="004675BE" w:rsidRDefault="004675BE">
      <w:pPr>
        <w:pStyle w:val="CommentText"/>
      </w:pPr>
      <w:r>
        <w:rPr>
          <w:rStyle w:val="CommentReference"/>
        </w:rPr>
        <w:annotationRef/>
      </w:r>
      <w:r>
        <w:t xml:space="preserve">Fix throughout </w:t>
      </w:r>
    </w:p>
  </w:comment>
  <w:comment w:id="127" w:author="Khreis, Haneen" w:date="2019-06-12T16:03:00Z" w:initials="KH">
    <w:p w14:paraId="43A248F5" w14:textId="3B72434A" w:rsidR="004675BE" w:rsidRDefault="004675BE">
      <w:pPr>
        <w:pStyle w:val="CommentText"/>
      </w:pPr>
      <w:r>
        <w:rPr>
          <w:rStyle w:val="CommentReference"/>
        </w:rPr>
        <w:annotationRef/>
      </w:r>
      <w:r>
        <w:t>Where does this description come from? If there is a reference, add it clearly.</w:t>
      </w:r>
    </w:p>
  </w:comment>
  <w:comment w:id="141" w:author="Khreis, Haneen" w:date="2019-06-12T16:06:00Z" w:initials="KH">
    <w:p w14:paraId="4B40EADD" w14:textId="6B74FD81" w:rsidR="004675BE" w:rsidRDefault="004675BE">
      <w:pPr>
        <w:pStyle w:val="CommentText"/>
      </w:pPr>
      <w:r>
        <w:rPr>
          <w:rStyle w:val="CommentReference"/>
        </w:rPr>
        <w:annotationRef/>
      </w:r>
      <w:r>
        <w:t>How were the different years handled? This is not clear so far.</w:t>
      </w:r>
    </w:p>
  </w:comment>
  <w:comment w:id="142" w:author="Alotaibi, Raed" w:date="2019-06-17T11:29:00Z" w:initials="AR">
    <w:p w14:paraId="12934478" w14:textId="578AFA39" w:rsidR="004675BE" w:rsidRDefault="004675BE" w:rsidP="004675BE">
      <w:pPr>
        <w:pStyle w:val="CommentText"/>
      </w:pPr>
      <w:r>
        <w:rPr>
          <w:rStyle w:val="CommentReference"/>
        </w:rPr>
        <w:annotationRef/>
      </w:r>
      <w:r>
        <w:t>This is mentioned below by the end of this section: {“</w:t>
      </w:r>
      <w:r w:rsidRPr="00EC1FA9">
        <w:t>The average asthma incidence and prevalence rate across all states was estimated by taking the sum of weighted “Incident asthma” divided by the sum of “At-risk children” for the years 2006 through 2010.</w:t>
      </w:r>
      <w:r>
        <w:t>”}</w:t>
      </w:r>
    </w:p>
  </w:comment>
  <w:comment w:id="148" w:author="Khreis, Haneen" w:date="2019-06-12T16:07:00Z" w:initials="KH">
    <w:p w14:paraId="60D341E6" w14:textId="7550D262" w:rsidR="004675BE" w:rsidRDefault="004675BE">
      <w:pPr>
        <w:pStyle w:val="CommentText"/>
      </w:pPr>
      <w:r>
        <w:rPr>
          <w:rStyle w:val="CommentReference"/>
        </w:rPr>
        <w:annotationRef/>
      </w:r>
      <w:r>
        <w:t xml:space="preserve">What did you use the prevalence rate for? It is not clear where and how it has been used? Spell out </w:t>
      </w:r>
    </w:p>
  </w:comment>
  <w:comment w:id="151" w:author="Khreis, Haneen" w:date="2019-06-12T16:07:00Z" w:initials="KH">
    <w:p w14:paraId="586BE309" w14:textId="34C13CD1" w:rsidR="004675BE" w:rsidRDefault="004675BE">
      <w:pPr>
        <w:pStyle w:val="CommentText"/>
      </w:pPr>
      <w:r>
        <w:rPr>
          <w:rStyle w:val="CommentReference"/>
        </w:rPr>
        <w:annotationRef/>
      </w:r>
      <w:r>
        <w:t>correct????</w:t>
      </w:r>
    </w:p>
  </w:comment>
  <w:comment w:id="155" w:author="Khreis, Haneen" w:date="2019-06-12T16:08:00Z" w:initials="KH">
    <w:p w14:paraId="283079ED" w14:textId="4B0BD114" w:rsidR="004675BE" w:rsidRDefault="004675BE">
      <w:pPr>
        <w:pStyle w:val="CommentText"/>
      </w:pPr>
      <w:r>
        <w:rPr>
          <w:rStyle w:val="CommentReference"/>
        </w:rPr>
        <w:annotationRef/>
      </w:r>
      <w:r>
        <w:t xml:space="preserve">How many states are they and which were they? </w:t>
      </w:r>
    </w:p>
  </w:comment>
  <w:comment w:id="159" w:author="Khreis, Haneen" w:date="2019-06-12T16:21:00Z" w:initials="KH">
    <w:p w14:paraId="4C931DB5" w14:textId="6C2A8F77" w:rsidR="004675BE" w:rsidRDefault="004675BE">
      <w:pPr>
        <w:pStyle w:val="CommentText"/>
      </w:pPr>
      <w:r>
        <w:rPr>
          <w:rStyle w:val="CommentReference"/>
        </w:rPr>
        <w:annotationRef/>
      </w:r>
      <w:r>
        <w:t xml:space="preserve">A and methods does not make sense. Pay attention to typos. </w:t>
      </w:r>
    </w:p>
  </w:comment>
  <w:comment w:id="160" w:author="Khreis, Haneen" w:date="2019-06-12T16:22:00Z" w:initials="KH">
    <w:p w14:paraId="6E6FC494" w14:textId="3A217547" w:rsidR="004675BE" w:rsidRDefault="004675BE">
      <w:pPr>
        <w:pStyle w:val="CommentText"/>
      </w:pPr>
      <w:r>
        <w:rPr>
          <w:rStyle w:val="CommentReference"/>
        </w:rPr>
        <w:annotationRef/>
      </w:r>
      <w:r>
        <w:t>Cite your paper instead</w:t>
      </w:r>
    </w:p>
  </w:comment>
  <w:comment w:id="166" w:author="Khreis, Haneen" w:date="2019-06-12T16:25:00Z" w:initials="KH">
    <w:p w14:paraId="76470836" w14:textId="00153768" w:rsidR="004675BE" w:rsidRDefault="004675BE">
      <w:pPr>
        <w:pStyle w:val="CommentText"/>
      </w:pPr>
      <w:r>
        <w:rPr>
          <w:rStyle w:val="CommentReference"/>
        </w:rPr>
        <w:annotationRef/>
      </w:r>
      <w:r>
        <w:t>Go through the equations and make sure you use the exact same names/terms with the equations above so one can follow-up and cross reference easily</w:t>
      </w:r>
    </w:p>
  </w:comment>
  <w:comment w:id="173" w:author="Khreis, Haneen" w:date="2019-06-16T10:02:00Z" w:initials="KH">
    <w:p w14:paraId="704EF7DC" w14:textId="26D5BFF1" w:rsidR="004675BE" w:rsidRDefault="004675BE">
      <w:pPr>
        <w:pStyle w:val="CommentText"/>
      </w:pPr>
      <w:r>
        <w:rPr>
          <w:rStyle w:val="CommentReference"/>
        </w:rPr>
        <w:annotationRef/>
      </w:r>
      <w:r>
        <w:t xml:space="preserve">Add the equation to show this, like you did with every other step. </w:t>
      </w:r>
    </w:p>
  </w:comment>
  <w:comment w:id="181" w:author="Khreis, Haneen" w:date="2019-06-16T09:58:00Z" w:initials="KH">
    <w:p w14:paraId="7A86F5B8" w14:textId="15804A40" w:rsidR="004675BE" w:rsidRDefault="004675BE">
      <w:pPr>
        <w:pStyle w:val="CommentText"/>
      </w:pPr>
      <w:r>
        <w:rPr>
          <w:rStyle w:val="CommentReference"/>
        </w:rPr>
        <w:annotationRef/>
      </w:r>
      <w:r>
        <w:t>Accurate?</w:t>
      </w:r>
    </w:p>
  </w:comment>
  <w:comment w:id="199" w:author="Khreis, Haneen" w:date="2019-06-16T10:12:00Z" w:initials="KH">
    <w:p w14:paraId="3B84C0A6" w14:textId="3C91287F" w:rsidR="004675BE" w:rsidRDefault="004675BE">
      <w:pPr>
        <w:pStyle w:val="CommentText"/>
      </w:pPr>
      <w:r>
        <w:rPr>
          <w:rStyle w:val="CommentReference"/>
        </w:rPr>
        <w:annotationRef/>
      </w:r>
      <w:r>
        <w:t>The supplementary material table has a missing column</w:t>
      </w:r>
    </w:p>
  </w:comment>
  <w:comment w:id="201" w:author="Khreis, Haneen" w:date="2019-06-16T10:15:00Z" w:initials="KH">
    <w:p w14:paraId="70BBE6CC" w14:textId="291D859C" w:rsidR="004675BE" w:rsidRDefault="004675BE">
      <w:pPr>
        <w:pStyle w:val="CommentText"/>
      </w:pPr>
      <w:r>
        <w:rPr>
          <w:rStyle w:val="CommentReference"/>
        </w:rPr>
        <w:annotationRef/>
      </w:r>
      <w:r>
        <w:t>You say 34 in table 3 – which one is it???</w:t>
      </w:r>
    </w:p>
  </w:comment>
  <w:comment w:id="203" w:author="Khreis, Haneen" w:date="2019-06-16T10:13:00Z" w:initials="KH">
    <w:p w14:paraId="67724752" w14:textId="0EC7D0C0" w:rsidR="004675BE" w:rsidRDefault="004675BE">
      <w:pPr>
        <w:pStyle w:val="CommentText"/>
      </w:pPr>
      <w:r>
        <w:rPr>
          <w:rStyle w:val="CommentReference"/>
        </w:rPr>
        <w:annotationRef/>
      </w:r>
      <w:r>
        <w:t>And do these match your US census bureau counts?</w:t>
      </w:r>
    </w:p>
  </w:comment>
  <w:comment w:id="218" w:author="Khreis, Haneen" w:date="2019-06-16T10:28:00Z" w:initials="KH">
    <w:p w14:paraId="32A0A55C" w14:textId="24F2E34F" w:rsidR="004675BE" w:rsidRDefault="004675BE">
      <w:pPr>
        <w:pStyle w:val="CommentText"/>
      </w:pPr>
      <w:r>
        <w:rPr>
          <w:rStyle w:val="CommentReference"/>
        </w:rPr>
        <w:annotationRef/>
      </w:r>
      <w:r>
        <w:t>This is not clear, just say it</w:t>
      </w:r>
    </w:p>
  </w:comment>
  <w:comment w:id="221" w:author="Khreis, Haneen" w:date="2019-06-16T10:30:00Z" w:initials="KH">
    <w:p w14:paraId="21402C37" w14:textId="70D4FF7E" w:rsidR="004675BE" w:rsidRDefault="004675BE">
      <w:pPr>
        <w:pStyle w:val="CommentText"/>
      </w:pPr>
      <w:r>
        <w:rPr>
          <w:rStyle w:val="CommentReference"/>
        </w:rPr>
        <w:annotationRef/>
      </w:r>
      <w:r>
        <w:t>You mean U??</w:t>
      </w:r>
    </w:p>
  </w:comment>
  <w:comment w:id="222" w:author="Khreis, Haneen" w:date="2019-06-16T10:30:00Z" w:initials="KH">
    <w:p w14:paraId="38DF2665" w14:textId="659308FA" w:rsidR="004675BE" w:rsidRDefault="004675BE">
      <w:pPr>
        <w:pStyle w:val="CommentText"/>
      </w:pPr>
      <w:r>
        <w:rPr>
          <w:rStyle w:val="CommentReference"/>
        </w:rPr>
        <w:annotationRef/>
      </w:r>
      <w:r>
        <w:t>What do you think? Please write some of your thoughts.</w:t>
      </w:r>
    </w:p>
  </w:comment>
  <w:comment w:id="227" w:author="Khreis, Haneen" w:date="2019-06-12T15:43:00Z" w:initials="KH">
    <w:p w14:paraId="2657E5E7" w14:textId="0F16600A" w:rsidR="004675BE" w:rsidRDefault="004675BE">
      <w:pPr>
        <w:pStyle w:val="CommentText"/>
      </w:pPr>
      <w:r>
        <w:rPr>
          <w:rStyle w:val="CommentReference"/>
        </w:rPr>
        <w:annotationRef/>
      </w:r>
      <w:r>
        <w:t xml:space="preserve">Add percentage </w:t>
      </w:r>
    </w:p>
  </w:comment>
  <w:comment w:id="228" w:author="Khreis, Haneen" w:date="2019-06-12T15:43:00Z" w:initials="KH">
    <w:p w14:paraId="4D8C45A3" w14:textId="446498E3" w:rsidR="004675BE" w:rsidRDefault="004675BE">
      <w:pPr>
        <w:pStyle w:val="CommentText"/>
      </w:pPr>
      <w:r>
        <w:rPr>
          <w:rStyle w:val="CommentReference"/>
        </w:rPr>
        <w:annotationRef/>
      </w:r>
      <w:r>
        <w:t xml:space="preserve">In the text, you say table 1 </w:t>
      </w:r>
      <w:r w:rsidRPr="00395536">
        <w:t>summarizes the geographical and demographic data across all census blocks included in this analysis.</w:t>
      </w:r>
      <w:r>
        <w:t xml:space="preserve"> How can you include a census block with zero childhood population?</w:t>
      </w:r>
    </w:p>
  </w:comment>
  <w:comment w:id="229" w:author="Alotaibi, Raed" w:date="2019-06-17T11:44:00Z" w:initials="AR">
    <w:p w14:paraId="31C3B6D2" w14:textId="0FE8D011" w:rsidR="00FA345C" w:rsidRDefault="00FA345C">
      <w:pPr>
        <w:pStyle w:val="CommentText"/>
      </w:pPr>
      <w:r>
        <w:rPr>
          <w:rStyle w:val="CommentReference"/>
        </w:rPr>
        <w:annotationRef/>
      </w:r>
      <w:r>
        <w:t>Yes, we included all populated census blocks.</w:t>
      </w:r>
    </w:p>
    <w:p w14:paraId="7182DA84" w14:textId="7D9C127A" w:rsidR="00FA345C" w:rsidRDefault="00FA345C">
      <w:pPr>
        <w:pStyle w:val="CommentText"/>
      </w:pPr>
      <w:r>
        <w:t>Not all populated blocks have children.</w:t>
      </w:r>
    </w:p>
  </w:comment>
  <w:comment w:id="231" w:author="Khreis, Haneen" w:date="2019-06-16T10:03:00Z" w:initials="KH">
    <w:p w14:paraId="34F468DD" w14:textId="5B722C76" w:rsidR="004675BE" w:rsidRDefault="004675BE">
      <w:pPr>
        <w:pStyle w:val="CommentText"/>
      </w:pPr>
      <w:r>
        <w:rPr>
          <w:rStyle w:val="CommentReference"/>
        </w:rPr>
        <w:annotationRef/>
      </w:r>
      <w:r>
        <w:t>Add unit – this is too basic to be missed in a table!</w:t>
      </w:r>
    </w:p>
  </w:comment>
  <w:comment w:id="237" w:author="Khreis, Haneen" w:date="2019-06-16T10:15:00Z" w:initials="KH">
    <w:p w14:paraId="26243CB1" w14:textId="39A47AA1" w:rsidR="004675BE" w:rsidRDefault="004675BE">
      <w:pPr>
        <w:pStyle w:val="CommentText"/>
      </w:pPr>
      <w:r>
        <w:rPr>
          <w:rStyle w:val="CommentReference"/>
        </w:rPr>
        <w:annotationRef/>
      </w:r>
      <w:r>
        <w:t>Add units to each row</w:t>
      </w:r>
    </w:p>
  </w:comment>
  <w:comment w:id="238" w:author="Khreis, Haneen" w:date="2019-06-16T10:16:00Z" w:initials="KH">
    <w:p w14:paraId="76014249" w14:textId="08E0DDF4" w:rsidR="004675BE" w:rsidRDefault="004675BE">
      <w:pPr>
        <w:pStyle w:val="CommentText"/>
      </w:pPr>
      <w:r>
        <w:rPr>
          <w:rStyle w:val="CommentReference"/>
        </w:rPr>
        <w:annotationRef/>
      </w:r>
      <w:r>
        <w:t>Or 32??</w:t>
      </w:r>
    </w:p>
  </w:comment>
  <w:comment w:id="248" w:author="Khreis, Haneen" w:date="2019-06-16T10:31:00Z" w:initials="KH">
    <w:p w14:paraId="1EC554A2" w14:textId="5F078A64" w:rsidR="004675BE" w:rsidRDefault="004675BE">
      <w:pPr>
        <w:pStyle w:val="CommentText"/>
      </w:pPr>
      <w:r>
        <w:rPr>
          <w:rStyle w:val="CommentReference"/>
        </w:rPr>
        <w:annotationRef/>
      </w:r>
      <w:r>
        <w:t xml:space="preserve">Sub and super script everywhere and make sure unites are always spelled out </w:t>
      </w:r>
    </w:p>
  </w:comment>
  <w:comment w:id="252" w:author="Khreis, Haneen" w:date="2019-06-16T10:05:00Z" w:initials="KH">
    <w:p w14:paraId="1E2B8DD2" w14:textId="5798AB3E" w:rsidR="004675BE" w:rsidRDefault="004675BE">
      <w:pPr>
        <w:pStyle w:val="CommentText"/>
      </w:pPr>
      <w:r>
        <w:rPr>
          <w:rStyle w:val="CommentReference"/>
        </w:rPr>
        <w:annotationRef/>
      </w:r>
      <w:r>
        <w:t>Add unit</w:t>
      </w:r>
    </w:p>
  </w:comment>
  <w:comment w:id="261" w:author="Khreis, Haneen" w:date="2019-06-16T10:18:00Z" w:initials="KH">
    <w:p w14:paraId="4F05EFCB" w14:textId="09C5B5EC" w:rsidR="004675BE" w:rsidRDefault="004675BE">
      <w:pPr>
        <w:pStyle w:val="CommentText"/>
      </w:pPr>
      <w:r>
        <w:rPr>
          <w:rStyle w:val="CommentReference"/>
        </w:rPr>
        <w:annotationRef/>
      </w:r>
      <w:r>
        <w:t>How did you calculate this? It is not the incident cases over the at risk from this table???</w:t>
      </w:r>
    </w:p>
  </w:comment>
  <w:comment w:id="262" w:author="Khreis, Haneen" w:date="2019-06-16T10:10:00Z" w:initials="KH">
    <w:p w14:paraId="2E29988C" w14:textId="42F44257" w:rsidR="004675BE" w:rsidRDefault="004675BE">
      <w:pPr>
        <w:pStyle w:val="CommentText"/>
      </w:pPr>
      <w:r>
        <w:rPr>
          <w:rStyle w:val="CommentReference"/>
        </w:rPr>
        <w:annotationRef/>
      </w:r>
      <w:r>
        <w:t>Why is this empty????</w:t>
      </w:r>
    </w:p>
  </w:comment>
  <w:comment w:id="274" w:author="Khreis, Haneen" w:date="2019-06-16T10:06:00Z" w:initials="KH">
    <w:p w14:paraId="0326D9E2" w14:textId="1ABF6508" w:rsidR="004675BE" w:rsidRDefault="004675BE">
      <w:pPr>
        <w:pStyle w:val="CommentText"/>
      </w:pPr>
      <w:r>
        <w:rPr>
          <w:rStyle w:val="CommentReference"/>
        </w:rPr>
        <w:annotationRef/>
      </w:r>
      <w:r>
        <w:t xml:space="preserve">Subscript </w:t>
      </w:r>
    </w:p>
  </w:comment>
  <w:comment w:id="279" w:author="Khreis, Haneen" w:date="2019-06-16T10:06:00Z" w:initials="KH">
    <w:p w14:paraId="3B93B4E8" w14:textId="59DA7CF1" w:rsidR="004675BE" w:rsidRDefault="004675BE">
      <w:pPr>
        <w:pStyle w:val="CommentText"/>
      </w:pPr>
      <w:r>
        <w:rPr>
          <w:rStyle w:val="CommentReference"/>
        </w:rPr>
        <w:annotationRef/>
      </w:r>
      <w:r>
        <w:t xml:space="preserve">Subscript </w:t>
      </w:r>
    </w:p>
  </w:comment>
  <w:comment w:id="285" w:author="Khreis, Haneen" w:date="2019-06-16T10:06:00Z" w:initials="KH">
    <w:p w14:paraId="2DF7FC93" w14:textId="066C2326" w:rsidR="004675BE" w:rsidRDefault="004675BE">
      <w:pPr>
        <w:pStyle w:val="CommentText"/>
      </w:pPr>
      <w:r>
        <w:rPr>
          <w:rStyle w:val="CommentReference"/>
        </w:rPr>
        <w:annotationRef/>
      </w:r>
      <w:r>
        <w:t xml:space="preserve">Subscript and superscript – fix everywhere </w:t>
      </w:r>
    </w:p>
  </w:comment>
  <w:comment w:id="292" w:author="Khreis, Haneen" w:date="2019-06-16T10:06:00Z" w:initials="KH">
    <w:p w14:paraId="7BB302BE" w14:textId="30CFF0CB" w:rsidR="004675BE" w:rsidRDefault="004675BE">
      <w:pPr>
        <w:pStyle w:val="CommentText"/>
      </w:pPr>
      <w:r>
        <w:rPr>
          <w:rStyle w:val="CommentReference"/>
        </w:rPr>
        <w:annotationRef/>
      </w:r>
      <w:r>
        <w:t xml:space="preserve">Same!! Go through all figures and tables </w:t>
      </w:r>
    </w:p>
  </w:comment>
  <w:comment w:id="298" w:author="Khreis, Haneen" w:date="2019-06-16T10:10:00Z" w:initials="KH">
    <w:p w14:paraId="2FA1CA7D" w14:textId="5395A1DE" w:rsidR="004675BE" w:rsidRDefault="004675BE">
      <w:pPr>
        <w:pStyle w:val="CommentText"/>
      </w:pPr>
      <w:r>
        <w:rPr>
          <w:rStyle w:val="CommentReference"/>
        </w:rPr>
        <w:annotationRef/>
      </w:r>
      <w:r>
        <w:t xml:space="preserve">Sub and super script </w:t>
      </w:r>
    </w:p>
  </w:comment>
  <w:comment w:id="301" w:author="Khreis, Haneen" w:date="2019-06-16T10:10:00Z" w:initials="KH">
    <w:p w14:paraId="2E6FAA79" w14:textId="7C9834EE" w:rsidR="004675BE" w:rsidRDefault="004675BE">
      <w:pPr>
        <w:pStyle w:val="CommentText"/>
      </w:pPr>
      <w:r>
        <w:rPr>
          <w:rStyle w:val="CommentReference"/>
        </w:rPr>
        <w:annotationRef/>
      </w:r>
      <w:r>
        <w:t xml:space="preserve">I cannot read south Dakota on the x axis – it is cut – fix please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FACD77" w15:done="0"/>
  <w15:commentEx w15:paraId="794F58B9" w15:done="1"/>
  <w15:commentEx w15:paraId="33A10A9A" w15:done="1"/>
  <w15:commentEx w15:paraId="132E98E5" w15:done="1"/>
  <w15:commentEx w15:paraId="12023C0A" w15:paraIdParent="132E98E5" w15:done="1"/>
  <w15:commentEx w15:paraId="663B531D" w15:done="1"/>
  <w15:commentEx w15:paraId="31CB116F" w15:done="0"/>
  <w15:commentEx w15:paraId="6F738704" w15:done="0"/>
  <w15:commentEx w15:paraId="19EB262C" w15:done="1"/>
  <w15:commentEx w15:paraId="5C67C73A" w15:paraIdParent="19EB262C" w15:done="1"/>
  <w15:commentEx w15:paraId="1463988C" w15:done="0"/>
  <w15:commentEx w15:paraId="6A6292B5" w15:done="0"/>
  <w15:commentEx w15:paraId="6C62F0EC" w15:done="0"/>
  <w15:commentEx w15:paraId="6457A4E0" w15:paraIdParent="6C62F0EC" w15:done="0"/>
  <w15:commentEx w15:paraId="785FCD63" w15:done="0"/>
  <w15:commentEx w15:paraId="578DB315" w15:done="0"/>
  <w15:commentEx w15:paraId="43A248F5" w15:done="0"/>
  <w15:commentEx w15:paraId="4B40EADD" w15:done="0"/>
  <w15:commentEx w15:paraId="12934478" w15:paraIdParent="4B40EADD" w15:done="0"/>
  <w15:commentEx w15:paraId="60D341E6" w15:done="0"/>
  <w15:commentEx w15:paraId="586BE309" w15:done="0"/>
  <w15:commentEx w15:paraId="283079ED" w15:done="0"/>
  <w15:commentEx w15:paraId="4C931DB5" w15:done="0"/>
  <w15:commentEx w15:paraId="6E6FC494" w15:done="0"/>
  <w15:commentEx w15:paraId="76470836" w15:done="0"/>
  <w15:commentEx w15:paraId="704EF7DC" w15:done="0"/>
  <w15:commentEx w15:paraId="7A86F5B8" w15:done="0"/>
  <w15:commentEx w15:paraId="3B84C0A6" w15:done="0"/>
  <w15:commentEx w15:paraId="70BBE6CC" w15:done="0"/>
  <w15:commentEx w15:paraId="67724752" w15:done="0"/>
  <w15:commentEx w15:paraId="32A0A55C" w15:done="0"/>
  <w15:commentEx w15:paraId="21402C37" w15:done="0"/>
  <w15:commentEx w15:paraId="38DF2665" w15:done="0"/>
  <w15:commentEx w15:paraId="2657E5E7" w15:done="0"/>
  <w15:commentEx w15:paraId="4D8C45A3" w15:done="1"/>
  <w15:commentEx w15:paraId="7182DA84" w15:paraIdParent="4D8C45A3" w15:done="1"/>
  <w15:commentEx w15:paraId="34F468DD" w15:done="1"/>
  <w15:commentEx w15:paraId="26243CB1" w15:done="0"/>
  <w15:commentEx w15:paraId="76014249" w15:done="0"/>
  <w15:commentEx w15:paraId="1EC554A2" w15:done="1"/>
  <w15:commentEx w15:paraId="1E2B8DD2" w15:done="1"/>
  <w15:commentEx w15:paraId="4F05EFCB" w15:done="0"/>
  <w15:commentEx w15:paraId="2E29988C" w15:done="0"/>
  <w15:commentEx w15:paraId="0326D9E2" w15:done="1"/>
  <w15:commentEx w15:paraId="3B93B4E8" w15:done="1"/>
  <w15:commentEx w15:paraId="2DF7FC93" w15:done="1"/>
  <w15:commentEx w15:paraId="7BB302BE" w15:done="0"/>
  <w15:commentEx w15:paraId="2FA1CA7D" w15:done="1"/>
  <w15:commentEx w15:paraId="2E6FAA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4F58B9" w16cid:durableId="20AB9A9E"/>
  <w16cid:commentId w16cid:paraId="33A10A9A" w16cid:durableId="20AB9AC8"/>
  <w16cid:commentId w16cid:paraId="132E98E5" w16cid:durableId="20AB9B7A"/>
  <w16cid:commentId w16cid:paraId="663B531D" w16cid:durableId="20AB9CC4"/>
  <w16cid:commentId w16cid:paraId="31CB116F" w16cid:durableId="20AB9CD9"/>
  <w16cid:commentId w16cid:paraId="6F738704" w16cid:durableId="20AB9EB1"/>
  <w16cid:commentId w16cid:paraId="19EB262C" w16cid:durableId="20AB9D9C"/>
  <w16cid:commentId w16cid:paraId="1463988C" w16cid:durableId="20AB9F6C"/>
  <w16cid:commentId w16cid:paraId="6A6292B5" w16cid:durableId="20AB9FB7"/>
  <w16cid:commentId w16cid:paraId="6C62F0EC" w16cid:durableId="20ABA085"/>
  <w16cid:commentId w16cid:paraId="785FCD63" w16cid:durableId="20AB9FF3"/>
  <w16cid:commentId w16cid:paraId="578DB315" w16cid:durableId="20ABA029"/>
  <w16cid:commentId w16cid:paraId="43A248F5" w16cid:durableId="20ABA0DC"/>
  <w16cid:commentId w16cid:paraId="4B40EADD" w16cid:durableId="20ABA175"/>
  <w16cid:commentId w16cid:paraId="60D341E6" w16cid:durableId="20ABA1D1"/>
  <w16cid:commentId w16cid:paraId="586BE309" w16cid:durableId="20ABA1AC"/>
  <w16cid:commentId w16cid:paraId="283079ED" w16cid:durableId="20ABA210"/>
  <w16cid:commentId w16cid:paraId="4C931DB5" w16cid:durableId="20ABA518"/>
  <w16cid:commentId w16cid:paraId="6E6FC494" w16cid:durableId="20ABA55F"/>
  <w16cid:commentId w16cid:paraId="76470836" w16cid:durableId="20ABA5E5"/>
  <w16cid:commentId w16cid:paraId="704EF7DC" w16cid:durableId="20B09230"/>
  <w16cid:commentId w16cid:paraId="7A86F5B8" w16cid:durableId="20B0914F"/>
  <w16cid:commentId w16cid:paraId="3B84C0A6" w16cid:durableId="20B09480"/>
  <w16cid:commentId w16cid:paraId="70BBE6CC" w16cid:durableId="20B0954A"/>
  <w16cid:commentId w16cid:paraId="67724752" w16cid:durableId="20B094C7"/>
  <w16cid:commentId w16cid:paraId="32A0A55C" w16cid:durableId="20B09861"/>
  <w16cid:commentId w16cid:paraId="21402C37" w16cid:durableId="20B098BD"/>
  <w16cid:commentId w16cid:paraId="38DF2665" w16cid:durableId="20B098CD"/>
  <w16cid:commentId w16cid:paraId="2657E5E7" w16cid:durableId="20AB9C0C"/>
  <w16cid:commentId w16cid:paraId="4D8C45A3" w16cid:durableId="20AB9C30"/>
  <w16cid:commentId w16cid:paraId="34F468DD" w16cid:durableId="20B09270"/>
  <w16cid:commentId w16cid:paraId="26243CB1" w16cid:durableId="20B09538"/>
  <w16cid:commentId w16cid:paraId="76014249" w16cid:durableId="20B09580"/>
  <w16cid:commentId w16cid:paraId="1EC554A2" w16cid:durableId="20B098FE"/>
  <w16cid:commentId w16cid:paraId="1E2B8DD2" w16cid:durableId="20B092F6"/>
  <w16cid:commentId w16cid:paraId="4F05EFCB" w16cid:durableId="20B09602"/>
  <w16cid:commentId w16cid:paraId="2E29988C" w16cid:durableId="20B093FA"/>
  <w16cid:commentId w16cid:paraId="0326D9E2" w16cid:durableId="20B0930A"/>
  <w16cid:commentId w16cid:paraId="3B93B4E8" w16cid:durableId="20B09313"/>
  <w16cid:commentId w16cid:paraId="2DF7FC93" w16cid:durableId="20B0931D"/>
  <w16cid:commentId w16cid:paraId="7BB302BE" w16cid:durableId="20B0932F"/>
  <w16cid:commentId w16cid:paraId="2FA1CA7D" w16cid:durableId="20B09415"/>
  <w16cid:commentId w16cid:paraId="2E6FAA79" w16cid:durableId="20B0942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442A92" w14:textId="77777777" w:rsidR="008551FB" w:rsidRDefault="008551FB" w:rsidP="00673497">
      <w:pPr>
        <w:spacing w:after="0" w:line="240" w:lineRule="auto"/>
      </w:pPr>
      <w:r>
        <w:separator/>
      </w:r>
    </w:p>
  </w:endnote>
  <w:endnote w:type="continuationSeparator" w:id="0">
    <w:p w14:paraId="05664C31" w14:textId="77777777" w:rsidR="008551FB" w:rsidRDefault="008551FB"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721370"/>
      <w:docPartObj>
        <w:docPartGallery w:val="Page Numbers (Bottom of Page)"/>
        <w:docPartUnique/>
      </w:docPartObj>
    </w:sdtPr>
    <w:sdtEndPr>
      <w:rPr>
        <w:noProof/>
      </w:rPr>
    </w:sdtEndPr>
    <w:sdtContent>
      <w:p w14:paraId="67080FFF" w14:textId="3F779B0C" w:rsidR="004675BE" w:rsidRDefault="004675BE">
        <w:pPr>
          <w:pStyle w:val="Footer"/>
          <w:jc w:val="right"/>
        </w:pPr>
        <w:r>
          <w:fldChar w:fldCharType="begin"/>
        </w:r>
        <w:r>
          <w:instrText xml:space="preserve"> PAGE   \* MERGEFORMAT </w:instrText>
        </w:r>
        <w:r>
          <w:fldChar w:fldCharType="separate"/>
        </w:r>
        <w:r w:rsidR="00FE5B17">
          <w:rPr>
            <w:noProof/>
          </w:rPr>
          <w:t>21</w:t>
        </w:r>
        <w:r>
          <w:rPr>
            <w:noProof/>
          </w:rPr>
          <w:fldChar w:fldCharType="end"/>
        </w:r>
      </w:p>
    </w:sdtContent>
  </w:sdt>
  <w:p w14:paraId="102A69D4" w14:textId="77777777" w:rsidR="004675BE" w:rsidRDefault="004675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217E9D" w14:textId="77777777" w:rsidR="008551FB" w:rsidRDefault="008551FB" w:rsidP="00673497">
      <w:pPr>
        <w:spacing w:after="0" w:line="240" w:lineRule="auto"/>
      </w:pPr>
      <w:r>
        <w:separator/>
      </w:r>
    </w:p>
  </w:footnote>
  <w:footnote w:type="continuationSeparator" w:id="0">
    <w:p w14:paraId="3D8C7ED0" w14:textId="77777777" w:rsidR="008551FB" w:rsidRDefault="008551FB"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Khreis, Haneen">
    <w15:presenceInfo w15:providerId="AD" w15:userId="S::H-Khreis@tti.tamu.edu::9c1ee4bb-b1fc-461e-8e38-86cdff70d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MqkFALGhWRQtAAAA"/>
    <w:docVar w:name="EN.InstantFormat" w:val="&lt;ENInstantFormat&gt;&lt;Enabled&gt;1&lt;/Enabled&gt;&lt;ScanUnformatted&gt;1&lt;/ScanUnformatted&gt;&lt;ScanChanges&gt;1&lt;/ScanChanges&gt;&lt;Suspended&gt;1&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6&lt;/item&gt;&lt;item&gt;14&lt;/item&gt;&lt;item&gt;18&lt;/item&gt;&lt;item&gt;22&lt;/item&gt;&lt;item&gt;26&lt;/item&gt;&lt;item&gt;31&lt;/item&gt;&lt;item&gt;32&lt;/item&gt;&lt;item&gt;34&lt;/item&gt;&lt;item&gt;38&lt;/item&gt;&lt;item&gt;48&lt;/item&gt;&lt;item&gt;61&lt;/item&gt;&lt;item&gt;415&lt;/item&gt;&lt;item&gt;419&lt;/item&gt;&lt;item&gt;420&lt;/item&gt;&lt;item&gt;421&lt;/item&gt;&lt;item&gt;422&lt;/item&gt;&lt;item&gt;423&lt;/item&gt;&lt;item&gt;427&lt;/item&gt;&lt;/record-ids&gt;&lt;/item&gt;&lt;/Libraries&gt;"/>
  </w:docVars>
  <w:rsids>
    <w:rsidRoot w:val="00893539"/>
    <w:rsid w:val="00005DF3"/>
    <w:rsid w:val="00015C82"/>
    <w:rsid w:val="00022326"/>
    <w:rsid w:val="00024DBD"/>
    <w:rsid w:val="00031704"/>
    <w:rsid w:val="00032B7F"/>
    <w:rsid w:val="00037D90"/>
    <w:rsid w:val="00041A08"/>
    <w:rsid w:val="00046C8A"/>
    <w:rsid w:val="00065E90"/>
    <w:rsid w:val="00077D15"/>
    <w:rsid w:val="00080E6B"/>
    <w:rsid w:val="000852BF"/>
    <w:rsid w:val="0009728A"/>
    <w:rsid w:val="00097648"/>
    <w:rsid w:val="000A0BFC"/>
    <w:rsid w:val="000A3775"/>
    <w:rsid w:val="000B5DD2"/>
    <w:rsid w:val="000C4671"/>
    <w:rsid w:val="000D0EA5"/>
    <w:rsid w:val="000D4128"/>
    <w:rsid w:val="000F044A"/>
    <w:rsid w:val="000F42B8"/>
    <w:rsid w:val="00104CF7"/>
    <w:rsid w:val="00122BC9"/>
    <w:rsid w:val="00132BA8"/>
    <w:rsid w:val="00133BE4"/>
    <w:rsid w:val="00133FD4"/>
    <w:rsid w:val="001351CC"/>
    <w:rsid w:val="00135341"/>
    <w:rsid w:val="00143846"/>
    <w:rsid w:val="0014441C"/>
    <w:rsid w:val="00161D40"/>
    <w:rsid w:val="00164F5F"/>
    <w:rsid w:val="00166C04"/>
    <w:rsid w:val="00173365"/>
    <w:rsid w:val="001740A4"/>
    <w:rsid w:val="00184418"/>
    <w:rsid w:val="001A055D"/>
    <w:rsid w:val="001A65BA"/>
    <w:rsid w:val="001D6D2D"/>
    <w:rsid w:val="001E3F3E"/>
    <w:rsid w:val="001E4BBE"/>
    <w:rsid w:val="001F73EB"/>
    <w:rsid w:val="002007A9"/>
    <w:rsid w:val="002009BE"/>
    <w:rsid w:val="00203311"/>
    <w:rsid w:val="00203F2E"/>
    <w:rsid w:val="002262A3"/>
    <w:rsid w:val="002353F1"/>
    <w:rsid w:val="00255B5F"/>
    <w:rsid w:val="00261ADB"/>
    <w:rsid w:val="00263A32"/>
    <w:rsid w:val="00265584"/>
    <w:rsid w:val="002705BF"/>
    <w:rsid w:val="00272195"/>
    <w:rsid w:val="00276DDC"/>
    <w:rsid w:val="00280003"/>
    <w:rsid w:val="00283533"/>
    <w:rsid w:val="002843DE"/>
    <w:rsid w:val="0029098C"/>
    <w:rsid w:val="00292793"/>
    <w:rsid w:val="002964D1"/>
    <w:rsid w:val="002A0D74"/>
    <w:rsid w:val="002A4C7D"/>
    <w:rsid w:val="002A56D3"/>
    <w:rsid w:val="002A600B"/>
    <w:rsid w:val="002C2A22"/>
    <w:rsid w:val="002C35ED"/>
    <w:rsid w:val="002C3C6D"/>
    <w:rsid w:val="002C6035"/>
    <w:rsid w:val="002E329C"/>
    <w:rsid w:val="002F018C"/>
    <w:rsid w:val="003075D1"/>
    <w:rsid w:val="00313E70"/>
    <w:rsid w:val="00337D46"/>
    <w:rsid w:val="00343B26"/>
    <w:rsid w:val="00345BC9"/>
    <w:rsid w:val="00355505"/>
    <w:rsid w:val="00357C38"/>
    <w:rsid w:val="003619B2"/>
    <w:rsid w:val="00372D78"/>
    <w:rsid w:val="00373189"/>
    <w:rsid w:val="00376EFA"/>
    <w:rsid w:val="003816C0"/>
    <w:rsid w:val="00395536"/>
    <w:rsid w:val="003968D7"/>
    <w:rsid w:val="003A25CB"/>
    <w:rsid w:val="003A2AE8"/>
    <w:rsid w:val="003A36B2"/>
    <w:rsid w:val="003B0E21"/>
    <w:rsid w:val="003B5477"/>
    <w:rsid w:val="003B6AB8"/>
    <w:rsid w:val="003C3408"/>
    <w:rsid w:val="003C3B1A"/>
    <w:rsid w:val="003E602B"/>
    <w:rsid w:val="00407C49"/>
    <w:rsid w:val="0041068F"/>
    <w:rsid w:val="00412978"/>
    <w:rsid w:val="0041597D"/>
    <w:rsid w:val="00415D66"/>
    <w:rsid w:val="004205F7"/>
    <w:rsid w:val="00425892"/>
    <w:rsid w:val="00431551"/>
    <w:rsid w:val="00447A54"/>
    <w:rsid w:val="00455E7B"/>
    <w:rsid w:val="004563A0"/>
    <w:rsid w:val="004577A5"/>
    <w:rsid w:val="00460DFB"/>
    <w:rsid w:val="004632DF"/>
    <w:rsid w:val="004675BE"/>
    <w:rsid w:val="004752F1"/>
    <w:rsid w:val="004928CD"/>
    <w:rsid w:val="0049525B"/>
    <w:rsid w:val="00495ED0"/>
    <w:rsid w:val="004A2DFF"/>
    <w:rsid w:val="004B645C"/>
    <w:rsid w:val="004C18C9"/>
    <w:rsid w:val="004C2A7B"/>
    <w:rsid w:val="004C5D4C"/>
    <w:rsid w:val="004D280A"/>
    <w:rsid w:val="004D3207"/>
    <w:rsid w:val="004D6C34"/>
    <w:rsid w:val="004E472A"/>
    <w:rsid w:val="004E4D3F"/>
    <w:rsid w:val="004F11AE"/>
    <w:rsid w:val="004F275C"/>
    <w:rsid w:val="00510471"/>
    <w:rsid w:val="00545452"/>
    <w:rsid w:val="0054558C"/>
    <w:rsid w:val="005635A8"/>
    <w:rsid w:val="00565FA9"/>
    <w:rsid w:val="00581F11"/>
    <w:rsid w:val="0059002F"/>
    <w:rsid w:val="00590FD7"/>
    <w:rsid w:val="00591FE9"/>
    <w:rsid w:val="00592DFE"/>
    <w:rsid w:val="00596187"/>
    <w:rsid w:val="005B2E80"/>
    <w:rsid w:val="005C3B93"/>
    <w:rsid w:val="005C4694"/>
    <w:rsid w:val="005C7683"/>
    <w:rsid w:val="005D6775"/>
    <w:rsid w:val="005F0007"/>
    <w:rsid w:val="00604636"/>
    <w:rsid w:val="00631868"/>
    <w:rsid w:val="006326C4"/>
    <w:rsid w:val="006451B6"/>
    <w:rsid w:val="0064675E"/>
    <w:rsid w:val="00666B12"/>
    <w:rsid w:val="0067108B"/>
    <w:rsid w:val="00673497"/>
    <w:rsid w:val="006753B3"/>
    <w:rsid w:val="00677071"/>
    <w:rsid w:val="0068303A"/>
    <w:rsid w:val="00684D99"/>
    <w:rsid w:val="006A2E3C"/>
    <w:rsid w:val="006A5E66"/>
    <w:rsid w:val="006B0C0B"/>
    <w:rsid w:val="006B1CD2"/>
    <w:rsid w:val="006B42D3"/>
    <w:rsid w:val="006B4B66"/>
    <w:rsid w:val="006C4AEB"/>
    <w:rsid w:val="006C660A"/>
    <w:rsid w:val="006D44CA"/>
    <w:rsid w:val="006D55C7"/>
    <w:rsid w:val="006E6005"/>
    <w:rsid w:val="006F120C"/>
    <w:rsid w:val="006F322F"/>
    <w:rsid w:val="00703362"/>
    <w:rsid w:val="00705911"/>
    <w:rsid w:val="00711D6A"/>
    <w:rsid w:val="00713E8A"/>
    <w:rsid w:val="007237BE"/>
    <w:rsid w:val="00723A8D"/>
    <w:rsid w:val="00726708"/>
    <w:rsid w:val="00740811"/>
    <w:rsid w:val="007413B1"/>
    <w:rsid w:val="00741AF5"/>
    <w:rsid w:val="0074473D"/>
    <w:rsid w:val="00747FB0"/>
    <w:rsid w:val="00750337"/>
    <w:rsid w:val="0075770F"/>
    <w:rsid w:val="007600DC"/>
    <w:rsid w:val="00777C9B"/>
    <w:rsid w:val="0078045B"/>
    <w:rsid w:val="00781CA0"/>
    <w:rsid w:val="007820C3"/>
    <w:rsid w:val="0078271C"/>
    <w:rsid w:val="00784E9D"/>
    <w:rsid w:val="007A5A47"/>
    <w:rsid w:val="007A750E"/>
    <w:rsid w:val="007C3A28"/>
    <w:rsid w:val="007D65A9"/>
    <w:rsid w:val="007E431E"/>
    <w:rsid w:val="0080038E"/>
    <w:rsid w:val="00811938"/>
    <w:rsid w:val="00817B19"/>
    <w:rsid w:val="008269F1"/>
    <w:rsid w:val="00833D39"/>
    <w:rsid w:val="00833DE2"/>
    <w:rsid w:val="00835BFA"/>
    <w:rsid w:val="008400ED"/>
    <w:rsid w:val="00845052"/>
    <w:rsid w:val="00845B71"/>
    <w:rsid w:val="008551FB"/>
    <w:rsid w:val="00863D01"/>
    <w:rsid w:val="0086503B"/>
    <w:rsid w:val="0086612F"/>
    <w:rsid w:val="00873FC2"/>
    <w:rsid w:val="00877AD6"/>
    <w:rsid w:val="008901C8"/>
    <w:rsid w:val="00893539"/>
    <w:rsid w:val="008B0B9C"/>
    <w:rsid w:val="008B23FD"/>
    <w:rsid w:val="008C1A31"/>
    <w:rsid w:val="008E5218"/>
    <w:rsid w:val="008F6100"/>
    <w:rsid w:val="008F6A51"/>
    <w:rsid w:val="00911454"/>
    <w:rsid w:val="00913C2A"/>
    <w:rsid w:val="00917815"/>
    <w:rsid w:val="009250E9"/>
    <w:rsid w:val="00925857"/>
    <w:rsid w:val="00925D5A"/>
    <w:rsid w:val="009376CC"/>
    <w:rsid w:val="00940645"/>
    <w:rsid w:val="009449D4"/>
    <w:rsid w:val="00945426"/>
    <w:rsid w:val="00960F90"/>
    <w:rsid w:val="009643ED"/>
    <w:rsid w:val="009819BB"/>
    <w:rsid w:val="0098465F"/>
    <w:rsid w:val="0099548C"/>
    <w:rsid w:val="00996763"/>
    <w:rsid w:val="00996C2C"/>
    <w:rsid w:val="00997808"/>
    <w:rsid w:val="009A0D25"/>
    <w:rsid w:val="009A61F7"/>
    <w:rsid w:val="009B01BD"/>
    <w:rsid w:val="009B3013"/>
    <w:rsid w:val="009B76D1"/>
    <w:rsid w:val="009B7994"/>
    <w:rsid w:val="009C28A6"/>
    <w:rsid w:val="009C7FC8"/>
    <w:rsid w:val="00A35474"/>
    <w:rsid w:val="00A459C3"/>
    <w:rsid w:val="00A5034C"/>
    <w:rsid w:val="00A53D66"/>
    <w:rsid w:val="00A54F26"/>
    <w:rsid w:val="00A608BC"/>
    <w:rsid w:val="00A63299"/>
    <w:rsid w:val="00A72876"/>
    <w:rsid w:val="00A74B90"/>
    <w:rsid w:val="00A76807"/>
    <w:rsid w:val="00AA1B8A"/>
    <w:rsid w:val="00AA6188"/>
    <w:rsid w:val="00AA62C7"/>
    <w:rsid w:val="00AB720C"/>
    <w:rsid w:val="00AB77D5"/>
    <w:rsid w:val="00AD17E7"/>
    <w:rsid w:val="00AD6E2B"/>
    <w:rsid w:val="00AD750C"/>
    <w:rsid w:val="00AE1341"/>
    <w:rsid w:val="00AE376F"/>
    <w:rsid w:val="00B302AB"/>
    <w:rsid w:val="00B46B36"/>
    <w:rsid w:val="00B5140C"/>
    <w:rsid w:val="00B53E33"/>
    <w:rsid w:val="00B54516"/>
    <w:rsid w:val="00B54E67"/>
    <w:rsid w:val="00B567E6"/>
    <w:rsid w:val="00B62EE8"/>
    <w:rsid w:val="00B8643E"/>
    <w:rsid w:val="00B8730E"/>
    <w:rsid w:val="00B9679E"/>
    <w:rsid w:val="00BA4DB3"/>
    <w:rsid w:val="00BA691F"/>
    <w:rsid w:val="00BC37DD"/>
    <w:rsid w:val="00BC4956"/>
    <w:rsid w:val="00BC7C6F"/>
    <w:rsid w:val="00BD0687"/>
    <w:rsid w:val="00BD609B"/>
    <w:rsid w:val="00BE5076"/>
    <w:rsid w:val="00BF6555"/>
    <w:rsid w:val="00C12F53"/>
    <w:rsid w:val="00C147C0"/>
    <w:rsid w:val="00C2709D"/>
    <w:rsid w:val="00C303CF"/>
    <w:rsid w:val="00C46BEF"/>
    <w:rsid w:val="00C4713D"/>
    <w:rsid w:val="00C61332"/>
    <w:rsid w:val="00C71937"/>
    <w:rsid w:val="00C73C45"/>
    <w:rsid w:val="00C83F95"/>
    <w:rsid w:val="00C9129E"/>
    <w:rsid w:val="00C928CB"/>
    <w:rsid w:val="00CA22B6"/>
    <w:rsid w:val="00CA6BBB"/>
    <w:rsid w:val="00CA7F95"/>
    <w:rsid w:val="00CB6391"/>
    <w:rsid w:val="00CC3882"/>
    <w:rsid w:val="00CD2EA8"/>
    <w:rsid w:val="00CD6B50"/>
    <w:rsid w:val="00CF3154"/>
    <w:rsid w:val="00CF48EC"/>
    <w:rsid w:val="00D02BAD"/>
    <w:rsid w:val="00D046DB"/>
    <w:rsid w:val="00D070F1"/>
    <w:rsid w:val="00D16657"/>
    <w:rsid w:val="00D16991"/>
    <w:rsid w:val="00D26033"/>
    <w:rsid w:val="00D316B6"/>
    <w:rsid w:val="00D34400"/>
    <w:rsid w:val="00D34741"/>
    <w:rsid w:val="00D44198"/>
    <w:rsid w:val="00D50174"/>
    <w:rsid w:val="00D51405"/>
    <w:rsid w:val="00D5209D"/>
    <w:rsid w:val="00D541A4"/>
    <w:rsid w:val="00D625AB"/>
    <w:rsid w:val="00D704A8"/>
    <w:rsid w:val="00D72B1F"/>
    <w:rsid w:val="00D84AB5"/>
    <w:rsid w:val="00D8538F"/>
    <w:rsid w:val="00D91337"/>
    <w:rsid w:val="00DB032D"/>
    <w:rsid w:val="00DB7902"/>
    <w:rsid w:val="00DC26DF"/>
    <w:rsid w:val="00DD11B5"/>
    <w:rsid w:val="00DD501C"/>
    <w:rsid w:val="00DE0E43"/>
    <w:rsid w:val="00E034FA"/>
    <w:rsid w:val="00E12C93"/>
    <w:rsid w:val="00E23ED3"/>
    <w:rsid w:val="00E30C28"/>
    <w:rsid w:val="00E46AA9"/>
    <w:rsid w:val="00E56918"/>
    <w:rsid w:val="00E605A3"/>
    <w:rsid w:val="00E649C0"/>
    <w:rsid w:val="00E77574"/>
    <w:rsid w:val="00E83404"/>
    <w:rsid w:val="00E86628"/>
    <w:rsid w:val="00E9377E"/>
    <w:rsid w:val="00E95FDD"/>
    <w:rsid w:val="00EA23E7"/>
    <w:rsid w:val="00EB260B"/>
    <w:rsid w:val="00EB4571"/>
    <w:rsid w:val="00EB5A2B"/>
    <w:rsid w:val="00EC1FA9"/>
    <w:rsid w:val="00EC2738"/>
    <w:rsid w:val="00EC4AE2"/>
    <w:rsid w:val="00EC7CC3"/>
    <w:rsid w:val="00ED3CCA"/>
    <w:rsid w:val="00ED7206"/>
    <w:rsid w:val="00EE6A98"/>
    <w:rsid w:val="00EF024A"/>
    <w:rsid w:val="00F0129A"/>
    <w:rsid w:val="00F02363"/>
    <w:rsid w:val="00F031E4"/>
    <w:rsid w:val="00F05518"/>
    <w:rsid w:val="00F152B7"/>
    <w:rsid w:val="00F20E7C"/>
    <w:rsid w:val="00F218D1"/>
    <w:rsid w:val="00F22789"/>
    <w:rsid w:val="00F276AD"/>
    <w:rsid w:val="00F574E2"/>
    <w:rsid w:val="00F60D60"/>
    <w:rsid w:val="00F74496"/>
    <w:rsid w:val="00F86B8C"/>
    <w:rsid w:val="00FA345C"/>
    <w:rsid w:val="00FA6FED"/>
    <w:rsid w:val="00FB320A"/>
    <w:rsid w:val="00FB7B9F"/>
    <w:rsid w:val="00FD2815"/>
    <w:rsid w:val="00FE44D0"/>
    <w:rsid w:val="00FE4B32"/>
    <w:rsid w:val="00FE5B17"/>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4D5614BD-BA27-4B09-AA08-31F4D01F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EA8"/>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census.gov/library/publications/2016/acs/acsgeo-1.htm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R-project.org/" TargetMode="External"/><Relationship Id="rId25" Type="http://schemas.openxmlformats.org/officeDocument/2006/relationships/image" Target="media/image11.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www.cdc.gov/brfss/acbs/2008"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www.euro.who.int" TargetMode="Externa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01A7A-0AAA-4A55-A53F-AD88A4E58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33</Pages>
  <Words>8444</Words>
  <Characters>48132</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56464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3</cp:revision>
  <cp:lastPrinted>2019-05-30T18:49:00Z</cp:lastPrinted>
  <dcterms:created xsi:type="dcterms:W3CDTF">2019-06-16T15:32:00Z</dcterms:created>
  <dcterms:modified xsi:type="dcterms:W3CDTF">2019-06-17T17:49:00Z</dcterms:modified>
</cp:coreProperties>
</file>