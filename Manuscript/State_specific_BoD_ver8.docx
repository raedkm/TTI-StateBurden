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2045CD" w:rsidRDefault="002045CD">
      <w:pPr>
        <w:widowControl w:val="0"/>
        <w:pBdr>
          <w:top w:val="nil"/>
          <w:left w:val="nil"/>
          <w:bottom w:val="nil"/>
          <w:right w:val="nil"/>
          <w:between w:val="nil"/>
        </w:pBdr>
        <w:spacing w:after="0" w:line="276" w:lineRule="auto"/>
      </w:pPr>
    </w:p>
    <w:p w14:paraId="00000002" w14:textId="77777777" w:rsidR="002045CD" w:rsidRDefault="005C60F8">
      <w:pPr>
        <w:pStyle w:val="Heading2"/>
        <w:spacing w:line="360" w:lineRule="auto"/>
        <w:rPr>
          <w:sz w:val="28"/>
          <w:szCs w:val="28"/>
        </w:rPr>
      </w:pPr>
      <w:bookmarkStart w:id="0" w:name="_heading=h.hqki6h4r7zjc" w:colFirst="0" w:colLast="0"/>
      <w:bookmarkEnd w:id="0"/>
      <w:r>
        <w:rPr>
          <w:sz w:val="28"/>
          <w:szCs w:val="28"/>
        </w:rPr>
        <w:t>The Impact of Baseline Incidence Rates on Burden of Disease Assessment of Air Pollution and Onset Childhood Asthma: Analysis of Data from the Contiguous United States</w:t>
      </w:r>
    </w:p>
    <w:p w14:paraId="00000003" w14:textId="77777777" w:rsidR="002045CD" w:rsidRDefault="005C60F8">
      <w:pPr>
        <w:spacing w:line="240" w:lineRule="auto"/>
        <w:rPr>
          <w:b/>
          <w:sz w:val="24"/>
          <w:szCs w:val="24"/>
          <w:vertAlign w:val="superscript"/>
        </w:rPr>
      </w:pPr>
      <w:r>
        <w:rPr>
          <w:b/>
          <w:sz w:val="24"/>
          <w:szCs w:val="24"/>
        </w:rPr>
        <w:t>Haneen Khreis</w:t>
      </w:r>
      <w:r>
        <w:rPr>
          <w:b/>
          <w:sz w:val="24"/>
          <w:szCs w:val="24"/>
          <w:vertAlign w:val="superscript"/>
        </w:rPr>
        <w:t>1, 2, 3, 4 *</w:t>
      </w:r>
      <w:r>
        <w:rPr>
          <w:b/>
          <w:sz w:val="24"/>
          <w:szCs w:val="24"/>
        </w:rPr>
        <w:t>, Raed Alotaibi</w:t>
      </w:r>
      <w:r>
        <w:rPr>
          <w:b/>
          <w:sz w:val="24"/>
          <w:szCs w:val="24"/>
          <w:vertAlign w:val="superscript"/>
        </w:rPr>
        <w:t>1,5,6</w:t>
      </w:r>
      <w:r>
        <w:rPr>
          <w:b/>
          <w:sz w:val="24"/>
          <w:szCs w:val="24"/>
        </w:rPr>
        <w:t>, Jennifer Horney</w:t>
      </w:r>
      <w:r>
        <w:rPr>
          <w:b/>
          <w:sz w:val="24"/>
          <w:szCs w:val="24"/>
          <w:vertAlign w:val="superscript"/>
        </w:rPr>
        <w:t xml:space="preserve">7 </w:t>
      </w:r>
      <w:r>
        <w:rPr>
          <w:b/>
          <w:sz w:val="24"/>
          <w:szCs w:val="24"/>
        </w:rPr>
        <w:t>and Rob McConnell</w:t>
      </w:r>
      <w:r>
        <w:rPr>
          <w:b/>
          <w:sz w:val="24"/>
          <w:szCs w:val="24"/>
          <w:vertAlign w:val="superscript"/>
        </w:rPr>
        <w:t>8</w:t>
      </w:r>
    </w:p>
    <w:p w14:paraId="00000004" w14:textId="77777777" w:rsidR="002045CD" w:rsidRDefault="005C60F8">
      <w:pPr>
        <w:spacing w:line="240" w:lineRule="auto"/>
        <w:rPr>
          <w:sz w:val="20"/>
          <w:szCs w:val="20"/>
        </w:rPr>
      </w:pPr>
      <w:r>
        <w:rPr>
          <w:sz w:val="20"/>
          <w:szCs w:val="20"/>
          <w:vertAlign w:val="superscript"/>
        </w:rPr>
        <w:t xml:space="preserve">1 </w:t>
      </w:r>
      <w:r>
        <w:rPr>
          <w:sz w:val="20"/>
          <w:szCs w:val="20"/>
        </w:rPr>
        <w:t>Center for Advancing Research in Transportation, Emissions, Energy, and Health (CARTEEH), Texas A&amp;M Transportation Institute (TTI), Texas, USA</w:t>
      </w:r>
    </w:p>
    <w:p w14:paraId="00000005" w14:textId="77777777" w:rsidR="002045CD" w:rsidRDefault="005C60F8">
      <w:pPr>
        <w:spacing w:line="240" w:lineRule="auto"/>
        <w:rPr>
          <w:sz w:val="20"/>
          <w:szCs w:val="20"/>
        </w:rPr>
      </w:pPr>
      <w:r>
        <w:rPr>
          <w:sz w:val="20"/>
          <w:szCs w:val="20"/>
          <w:vertAlign w:val="superscript"/>
        </w:rPr>
        <w:t>2</w:t>
      </w:r>
      <w:r>
        <w:rPr>
          <w:sz w:val="20"/>
          <w:szCs w:val="20"/>
        </w:rPr>
        <w:t xml:space="preserve"> ISGlobal, Centre for Research in Environmental Epidemiology (CREAL), Barcelona, Spain</w:t>
      </w:r>
    </w:p>
    <w:p w14:paraId="00000006" w14:textId="77777777" w:rsidR="002045CD" w:rsidRDefault="005C60F8">
      <w:pPr>
        <w:spacing w:line="240" w:lineRule="auto"/>
        <w:rPr>
          <w:sz w:val="20"/>
          <w:szCs w:val="20"/>
        </w:rPr>
      </w:pPr>
      <w:r>
        <w:rPr>
          <w:sz w:val="20"/>
          <w:szCs w:val="20"/>
          <w:vertAlign w:val="superscript"/>
        </w:rPr>
        <w:t xml:space="preserve">3 </w:t>
      </w:r>
      <w:r>
        <w:rPr>
          <w:sz w:val="20"/>
          <w:szCs w:val="20"/>
        </w:rPr>
        <w:t>Universitat Pompeu Fabra (UPF), Barcelona, Spain</w:t>
      </w:r>
    </w:p>
    <w:p w14:paraId="00000007" w14:textId="77777777" w:rsidR="002045CD" w:rsidRDefault="005C60F8">
      <w:pPr>
        <w:spacing w:line="240" w:lineRule="auto"/>
        <w:rPr>
          <w:sz w:val="20"/>
          <w:szCs w:val="20"/>
        </w:rPr>
      </w:pPr>
      <w:r>
        <w:rPr>
          <w:sz w:val="20"/>
          <w:szCs w:val="20"/>
          <w:vertAlign w:val="superscript"/>
        </w:rPr>
        <w:t>4</w:t>
      </w:r>
      <w:r>
        <w:rPr>
          <w:sz w:val="20"/>
          <w:szCs w:val="20"/>
        </w:rPr>
        <w:t xml:space="preserve"> CIBER Epidemiologia y Salud Publica (CIBERESP), Madrid, Spain</w:t>
      </w:r>
    </w:p>
    <w:p w14:paraId="00000008" w14:textId="77777777" w:rsidR="002045CD" w:rsidRDefault="005C60F8">
      <w:pPr>
        <w:spacing w:line="240" w:lineRule="auto"/>
        <w:rPr>
          <w:sz w:val="20"/>
          <w:szCs w:val="20"/>
        </w:rPr>
      </w:pPr>
      <w:r>
        <w:rPr>
          <w:sz w:val="20"/>
          <w:szCs w:val="20"/>
          <w:vertAlign w:val="superscript"/>
        </w:rPr>
        <w:t>5</w:t>
      </w:r>
      <w:r>
        <w:rPr>
          <w:sz w:val="20"/>
          <w:szCs w:val="20"/>
        </w:rPr>
        <w:t xml:space="preserve"> Department of Family and Community Medicine, Imam Abdulrahman Bin Faisal University, Saudi Arabia</w:t>
      </w:r>
    </w:p>
    <w:p w14:paraId="00000009" w14:textId="77777777" w:rsidR="002045CD" w:rsidRDefault="005C60F8">
      <w:pPr>
        <w:spacing w:line="240" w:lineRule="auto"/>
        <w:rPr>
          <w:sz w:val="20"/>
          <w:szCs w:val="20"/>
        </w:rPr>
      </w:pPr>
      <w:r>
        <w:rPr>
          <w:sz w:val="20"/>
          <w:szCs w:val="20"/>
          <w:vertAlign w:val="superscript"/>
        </w:rPr>
        <w:t>6</w:t>
      </w:r>
      <w:r>
        <w:rPr>
          <w:sz w:val="20"/>
          <w:szCs w:val="20"/>
        </w:rPr>
        <w:t xml:space="preserve"> Texas A&amp;M Health Science Center School of Public Health, Texas, USA</w:t>
      </w:r>
    </w:p>
    <w:p w14:paraId="0000000A" w14:textId="77777777" w:rsidR="002045CD" w:rsidRDefault="005C60F8">
      <w:pPr>
        <w:spacing w:line="240" w:lineRule="auto"/>
        <w:rPr>
          <w:sz w:val="20"/>
          <w:szCs w:val="20"/>
          <w:highlight w:val="yellow"/>
        </w:rPr>
      </w:pPr>
      <w:r>
        <w:rPr>
          <w:sz w:val="20"/>
          <w:szCs w:val="20"/>
          <w:vertAlign w:val="superscript"/>
        </w:rPr>
        <w:t xml:space="preserve">7 </w:t>
      </w:r>
      <w:sdt>
        <w:sdtPr>
          <w:tag w:val="goog_rdk_0"/>
          <w:id w:val="2037692794"/>
        </w:sdtPr>
        <w:sdtContent>
          <w:commentRangeStart w:id="1"/>
        </w:sdtContent>
      </w:sdt>
      <w:r>
        <w:rPr>
          <w:sz w:val="20"/>
          <w:szCs w:val="20"/>
          <w:highlight w:val="yellow"/>
        </w:rPr>
        <w:t xml:space="preserve">University </w:t>
      </w:r>
      <w:commentRangeEnd w:id="1"/>
      <w:r>
        <w:commentReference w:id="1"/>
      </w:r>
      <w:r>
        <w:rPr>
          <w:sz w:val="20"/>
          <w:szCs w:val="20"/>
          <w:highlight w:val="yellow"/>
        </w:rPr>
        <w:t>of Delaware</w:t>
      </w:r>
    </w:p>
    <w:p w14:paraId="0000000B" w14:textId="77777777" w:rsidR="002045CD" w:rsidRDefault="005C60F8">
      <w:pPr>
        <w:spacing w:line="240" w:lineRule="auto"/>
        <w:rPr>
          <w:sz w:val="20"/>
          <w:szCs w:val="20"/>
        </w:rPr>
      </w:pPr>
      <w:r>
        <w:rPr>
          <w:sz w:val="20"/>
          <w:szCs w:val="20"/>
          <w:vertAlign w:val="superscript"/>
        </w:rPr>
        <w:t xml:space="preserve">8 </w:t>
      </w:r>
      <w:r>
        <w:rPr>
          <w:sz w:val="20"/>
          <w:szCs w:val="20"/>
        </w:rPr>
        <w:t>Department of Preventive Medicine, University of Southern California Keck School of Medicine, Los Angeles, California, USA</w:t>
      </w:r>
    </w:p>
    <w:p w14:paraId="0000000C" w14:textId="77777777" w:rsidR="002045CD" w:rsidRDefault="005C60F8">
      <w:pPr>
        <w:spacing w:line="240" w:lineRule="auto"/>
        <w:rPr>
          <w:b/>
          <w:sz w:val="24"/>
          <w:szCs w:val="24"/>
        </w:rPr>
      </w:pPr>
      <w:r>
        <w:rPr>
          <w:b/>
          <w:sz w:val="24"/>
          <w:szCs w:val="24"/>
        </w:rPr>
        <w:t>* Corresponding author at the Center for Advancing Research in Transportation Emissions, Energy, and Health (CARTEEH), Texas A&amp;M Transportation Institute (TTI), 1111 RELLIS Parkway, Room 3412, Bryan, Texas 77807, USA.</w:t>
      </w:r>
    </w:p>
    <w:p w14:paraId="0000000D" w14:textId="77777777" w:rsidR="002045CD" w:rsidRDefault="002045CD">
      <w:pPr>
        <w:spacing w:line="240" w:lineRule="auto"/>
        <w:rPr>
          <w:b/>
          <w:sz w:val="24"/>
          <w:szCs w:val="24"/>
        </w:rPr>
      </w:pPr>
    </w:p>
    <w:p w14:paraId="0000000E" w14:textId="77777777" w:rsidR="002045CD" w:rsidRDefault="002045CD">
      <w:pPr>
        <w:spacing w:line="240" w:lineRule="auto"/>
        <w:rPr>
          <w:b/>
          <w:sz w:val="24"/>
          <w:szCs w:val="24"/>
        </w:rPr>
      </w:pPr>
    </w:p>
    <w:p w14:paraId="0000000F" w14:textId="77777777" w:rsidR="002045CD" w:rsidRDefault="002045CD">
      <w:pPr>
        <w:spacing w:line="240" w:lineRule="auto"/>
        <w:rPr>
          <w:b/>
          <w:sz w:val="24"/>
          <w:szCs w:val="24"/>
        </w:rPr>
      </w:pPr>
    </w:p>
    <w:p w14:paraId="00000010" w14:textId="77777777" w:rsidR="002045CD" w:rsidRDefault="002045CD">
      <w:pPr>
        <w:spacing w:line="240" w:lineRule="auto"/>
        <w:rPr>
          <w:b/>
          <w:sz w:val="24"/>
          <w:szCs w:val="24"/>
        </w:rPr>
      </w:pPr>
    </w:p>
    <w:p w14:paraId="00000011" w14:textId="77777777" w:rsidR="002045CD" w:rsidRDefault="002045CD">
      <w:pPr>
        <w:spacing w:line="240" w:lineRule="auto"/>
        <w:rPr>
          <w:b/>
          <w:sz w:val="24"/>
          <w:szCs w:val="24"/>
        </w:rPr>
      </w:pPr>
    </w:p>
    <w:p w14:paraId="00000012" w14:textId="77777777" w:rsidR="002045CD" w:rsidRDefault="002045CD">
      <w:pPr>
        <w:spacing w:line="240" w:lineRule="auto"/>
        <w:rPr>
          <w:b/>
          <w:sz w:val="24"/>
          <w:szCs w:val="24"/>
        </w:rPr>
      </w:pPr>
    </w:p>
    <w:p w14:paraId="00000013" w14:textId="77777777" w:rsidR="002045CD" w:rsidRDefault="002045CD">
      <w:pPr>
        <w:spacing w:line="240" w:lineRule="auto"/>
        <w:rPr>
          <w:b/>
          <w:sz w:val="24"/>
          <w:szCs w:val="24"/>
        </w:rPr>
      </w:pPr>
    </w:p>
    <w:p w14:paraId="00000014" w14:textId="77777777" w:rsidR="002045CD" w:rsidRDefault="002045CD">
      <w:pPr>
        <w:spacing w:line="240" w:lineRule="auto"/>
        <w:rPr>
          <w:b/>
          <w:sz w:val="24"/>
          <w:szCs w:val="24"/>
        </w:rPr>
      </w:pPr>
    </w:p>
    <w:p w14:paraId="00000015" w14:textId="77777777" w:rsidR="002045CD" w:rsidRDefault="002045CD">
      <w:pPr>
        <w:spacing w:line="240" w:lineRule="auto"/>
        <w:rPr>
          <w:b/>
          <w:sz w:val="24"/>
          <w:szCs w:val="24"/>
        </w:rPr>
      </w:pPr>
    </w:p>
    <w:p w14:paraId="00000016" w14:textId="77777777" w:rsidR="002045CD" w:rsidRDefault="002045CD">
      <w:pPr>
        <w:spacing w:line="240" w:lineRule="auto"/>
        <w:rPr>
          <w:b/>
          <w:sz w:val="24"/>
          <w:szCs w:val="24"/>
        </w:rPr>
      </w:pPr>
    </w:p>
    <w:p w14:paraId="00000017" w14:textId="77777777" w:rsidR="002045CD" w:rsidRDefault="002045CD">
      <w:pPr>
        <w:spacing w:line="240" w:lineRule="auto"/>
        <w:rPr>
          <w:b/>
          <w:sz w:val="24"/>
          <w:szCs w:val="24"/>
        </w:rPr>
      </w:pPr>
    </w:p>
    <w:p w14:paraId="00000018" w14:textId="77777777" w:rsidR="002045CD" w:rsidRDefault="002045CD">
      <w:pPr>
        <w:spacing w:line="240" w:lineRule="auto"/>
        <w:rPr>
          <w:b/>
          <w:sz w:val="24"/>
          <w:szCs w:val="24"/>
        </w:rPr>
      </w:pPr>
    </w:p>
    <w:p w14:paraId="00000019" w14:textId="77777777" w:rsidR="002045CD" w:rsidRDefault="002045CD">
      <w:pPr>
        <w:spacing w:line="240" w:lineRule="auto"/>
        <w:rPr>
          <w:b/>
          <w:sz w:val="24"/>
          <w:szCs w:val="24"/>
        </w:rPr>
      </w:pPr>
    </w:p>
    <w:p w14:paraId="0000001A" w14:textId="77777777" w:rsidR="002045CD" w:rsidRDefault="002045CD">
      <w:pPr>
        <w:spacing w:line="240" w:lineRule="auto"/>
        <w:rPr>
          <w:b/>
          <w:sz w:val="24"/>
          <w:szCs w:val="24"/>
        </w:rPr>
      </w:pPr>
    </w:p>
    <w:p w14:paraId="0000001B" w14:textId="77777777" w:rsidR="002045CD" w:rsidRDefault="005C60F8">
      <w:pPr>
        <w:spacing w:line="360" w:lineRule="auto"/>
        <w:rPr>
          <w:b/>
          <w:sz w:val="24"/>
          <w:szCs w:val="24"/>
        </w:rPr>
      </w:pPr>
      <w:r>
        <w:rPr>
          <w:b/>
          <w:sz w:val="24"/>
          <w:szCs w:val="24"/>
        </w:rPr>
        <w:lastRenderedPageBreak/>
        <w:t>Acknowledgments:</w:t>
      </w:r>
    </w:p>
    <w:p w14:paraId="0000001C" w14:textId="77777777" w:rsidR="002045CD" w:rsidRDefault="005C60F8">
      <w:pPr>
        <w:spacing w:line="360" w:lineRule="auto"/>
        <w:rPr>
          <w:sz w:val="24"/>
          <w:szCs w:val="24"/>
        </w:rPr>
      </w:pPr>
      <w:r>
        <w:rPr>
          <w:sz w:val="24"/>
          <w:szCs w:val="24"/>
        </w:rPr>
        <w:t xml:space="preserve">We would like to thank Matthew Bechle and Professor Julian Marshall at the </w:t>
      </w:r>
      <w:r>
        <w:rPr>
          <w:sz w:val="24"/>
          <w:szCs w:val="24"/>
          <w:highlight w:val="white"/>
        </w:rPr>
        <w:t xml:space="preserve">University of Washington </w:t>
      </w:r>
      <w:r>
        <w:rPr>
          <w:sz w:val="24"/>
          <w:szCs w:val="24"/>
        </w:rPr>
        <w:t>for providing the 2010 Nitrogen Dioxide (NO</w:t>
      </w:r>
      <w:r>
        <w:rPr>
          <w:sz w:val="24"/>
          <w:szCs w:val="24"/>
          <w:vertAlign w:val="subscript"/>
        </w:rPr>
        <w:t>2</w:t>
      </w:r>
      <w:r>
        <w:rPr>
          <w:sz w:val="24"/>
          <w:szCs w:val="24"/>
        </w:rPr>
        <w:t>) exposure estimates.</w:t>
      </w:r>
    </w:p>
    <w:p w14:paraId="0000001D" w14:textId="77777777" w:rsidR="002045CD" w:rsidRDefault="005C60F8">
      <w:pPr>
        <w:spacing w:line="360" w:lineRule="auto"/>
        <w:rPr>
          <w:b/>
          <w:sz w:val="24"/>
          <w:szCs w:val="24"/>
        </w:rPr>
      </w:pPr>
      <w:r>
        <w:rPr>
          <w:b/>
          <w:sz w:val="24"/>
          <w:szCs w:val="24"/>
        </w:rPr>
        <w:t>Competing financial interests:</w:t>
      </w:r>
    </w:p>
    <w:p w14:paraId="0000001E" w14:textId="77777777" w:rsidR="002045CD" w:rsidRDefault="005C60F8">
      <w:pPr>
        <w:spacing w:line="360" w:lineRule="auto"/>
        <w:rPr>
          <w:sz w:val="24"/>
          <w:szCs w:val="24"/>
        </w:rPr>
      </w:pPr>
      <w:r>
        <w:rPr>
          <w:sz w:val="24"/>
          <w:szCs w:val="24"/>
        </w:rPr>
        <w:t>The authors declare they have no competing interests.</w:t>
      </w:r>
    </w:p>
    <w:p w14:paraId="0000001F" w14:textId="77777777" w:rsidR="002045CD" w:rsidRDefault="005C60F8">
      <w:pPr>
        <w:spacing w:line="360" w:lineRule="auto"/>
        <w:rPr>
          <w:b/>
          <w:sz w:val="24"/>
          <w:szCs w:val="24"/>
        </w:rPr>
      </w:pPr>
      <w:r>
        <w:rPr>
          <w:b/>
          <w:sz w:val="24"/>
          <w:szCs w:val="24"/>
        </w:rPr>
        <w:t>Funding</w:t>
      </w:r>
    </w:p>
    <w:p w14:paraId="00000020" w14:textId="77777777" w:rsidR="002045CD" w:rsidRDefault="005C60F8">
      <w:pPr>
        <w:spacing w:line="360" w:lineRule="auto"/>
        <w:rPr>
          <w:sz w:val="24"/>
          <w:szCs w:val="24"/>
        </w:rPr>
      </w:pPr>
      <w:r>
        <w:rPr>
          <w:sz w:val="24"/>
          <w:szCs w:val="24"/>
        </w:rPr>
        <w:t>This research was made possible by funding from the Texas A&amp;M Transportation Institute's (TTI) Center for Advancing Research in Transportation Emissions, Energy, and Health (CARTEEH), a U.S. Department of Transportation's University Transportation Center with the grant number (69A3551747128).</w:t>
      </w:r>
    </w:p>
    <w:p w14:paraId="00000021" w14:textId="77777777" w:rsidR="002045CD" w:rsidRDefault="005C60F8">
      <w:pPr>
        <w:spacing w:line="360" w:lineRule="auto"/>
        <w:rPr>
          <w:b/>
          <w:sz w:val="24"/>
          <w:szCs w:val="24"/>
        </w:rPr>
      </w:pPr>
      <w:r>
        <w:rPr>
          <w:b/>
          <w:sz w:val="24"/>
          <w:szCs w:val="24"/>
        </w:rPr>
        <w:t>Disclaimer</w:t>
      </w:r>
    </w:p>
    <w:p w14:paraId="00000022" w14:textId="77777777" w:rsidR="002045CD" w:rsidRDefault="005C60F8">
      <w:pPr>
        <w:spacing w:line="360" w:lineRule="auto"/>
        <w:rPr>
          <w:sz w:val="24"/>
          <w:szCs w:val="24"/>
        </w:rPr>
      </w:pPr>
      <w:r>
        <w:rPr>
          <w:sz w:val="24"/>
          <w:szCs w:val="24"/>
        </w:rPr>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00000023" w14:textId="77777777" w:rsidR="002045CD" w:rsidRDefault="002045CD">
      <w:pPr>
        <w:spacing w:line="360" w:lineRule="auto"/>
        <w:rPr>
          <w:b/>
          <w:sz w:val="24"/>
          <w:szCs w:val="24"/>
        </w:rPr>
      </w:pPr>
    </w:p>
    <w:p w14:paraId="00000024" w14:textId="77777777" w:rsidR="002045CD" w:rsidRDefault="002045CD">
      <w:pPr>
        <w:spacing w:line="360" w:lineRule="auto"/>
        <w:rPr>
          <w:b/>
          <w:sz w:val="24"/>
          <w:szCs w:val="24"/>
        </w:rPr>
      </w:pPr>
    </w:p>
    <w:p w14:paraId="00000025" w14:textId="77777777" w:rsidR="002045CD" w:rsidRDefault="002045CD">
      <w:pPr>
        <w:spacing w:line="360" w:lineRule="auto"/>
        <w:rPr>
          <w:b/>
          <w:sz w:val="24"/>
          <w:szCs w:val="24"/>
        </w:rPr>
      </w:pPr>
    </w:p>
    <w:p w14:paraId="00000026" w14:textId="77777777" w:rsidR="002045CD" w:rsidRDefault="002045CD">
      <w:pPr>
        <w:spacing w:line="360" w:lineRule="auto"/>
        <w:rPr>
          <w:b/>
          <w:sz w:val="24"/>
          <w:szCs w:val="24"/>
        </w:rPr>
      </w:pPr>
    </w:p>
    <w:p w14:paraId="00000027" w14:textId="77777777" w:rsidR="002045CD" w:rsidRDefault="002045CD">
      <w:pPr>
        <w:spacing w:line="360" w:lineRule="auto"/>
        <w:rPr>
          <w:b/>
          <w:sz w:val="24"/>
          <w:szCs w:val="24"/>
        </w:rPr>
      </w:pPr>
    </w:p>
    <w:p w14:paraId="00000028" w14:textId="77777777" w:rsidR="002045CD" w:rsidRDefault="002045CD">
      <w:pPr>
        <w:spacing w:line="360" w:lineRule="auto"/>
        <w:rPr>
          <w:b/>
          <w:sz w:val="24"/>
          <w:szCs w:val="24"/>
        </w:rPr>
      </w:pPr>
    </w:p>
    <w:p w14:paraId="00000029" w14:textId="77777777" w:rsidR="002045CD" w:rsidRDefault="002045CD">
      <w:pPr>
        <w:spacing w:line="360" w:lineRule="auto"/>
        <w:rPr>
          <w:b/>
          <w:sz w:val="24"/>
          <w:szCs w:val="24"/>
        </w:rPr>
      </w:pPr>
    </w:p>
    <w:p w14:paraId="0000002A" w14:textId="77777777" w:rsidR="002045CD" w:rsidRDefault="002045CD">
      <w:pPr>
        <w:spacing w:line="360" w:lineRule="auto"/>
        <w:rPr>
          <w:b/>
          <w:sz w:val="24"/>
          <w:szCs w:val="24"/>
        </w:rPr>
      </w:pPr>
    </w:p>
    <w:p w14:paraId="0000002B" w14:textId="77777777" w:rsidR="002045CD" w:rsidRDefault="002045CD">
      <w:pPr>
        <w:spacing w:line="360" w:lineRule="auto"/>
        <w:rPr>
          <w:b/>
          <w:sz w:val="24"/>
          <w:szCs w:val="24"/>
        </w:rPr>
      </w:pPr>
    </w:p>
    <w:p w14:paraId="0000002C" w14:textId="77777777" w:rsidR="002045CD" w:rsidRDefault="005C60F8">
      <w:pPr>
        <w:spacing w:line="360" w:lineRule="auto"/>
        <w:rPr>
          <w:b/>
          <w:sz w:val="24"/>
          <w:szCs w:val="24"/>
        </w:rPr>
      </w:pPr>
      <w:r>
        <w:rPr>
          <w:b/>
          <w:sz w:val="24"/>
          <w:szCs w:val="24"/>
        </w:rPr>
        <w:lastRenderedPageBreak/>
        <w:t>Abbreviations</w:t>
      </w:r>
    </w:p>
    <w:p w14:paraId="0000002D" w14:textId="77777777" w:rsidR="002045CD" w:rsidRDefault="005C60F8">
      <w:pPr>
        <w:spacing w:line="360" w:lineRule="auto"/>
        <w:rPr>
          <w:sz w:val="24"/>
          <w:szCs w:val="24"/>
        </w:rPr>
      </w:pPr>
      <w:r>
        <w:rPr>
          <w:b/>
          <w:sz w:val="24"/>
          <w:szCs w:val="24"/>
        </w:rPr>
        <w:t xml:space="preserve">AC: </w:t>
      </w:r>
      <w:r>
        <w:rPr>
          <w:sz w:val="24"/>
          <w:szCs w:val="24"/>
        </w:rPr>
        <w:t>Attributable number of cases</w:t>
      </w:r>
    </w:p>
    <w:p w14:paraId="0000002E" w14:textId="77777777" w:rsidR="002045CD" w:rsidRDefault="005C60F8">
      <w:pPr>
        <w:spacing w:line="360" w:lineRule="auto"/>
        <w:rPr>
          <w:sz w:val="24"/>
          <w:szCs w:val="24"/>
        </w:rPr>
      </w:pPr>
      <w:r>
        <w:rPr>
          <w:b/>
          <w:sz w:val="24"/>
          <w:szCs w:val="24"/>
        </w:rPr>
        <w:t xml:space="preserve">ACBS: </w:t>
      </w:r>
      <w:r>
        <w:rPr>
          <w:sz w:val="24"/>
          <w:szCs w:val="24"/>
        </w:rPr>
        <w:t>Asthma Call Back Survey</w:t>
      </w:r>
    </w:p>
    <w:p w14:paraId="0000002F" w14:textId="77777777" w:rsidR="002045CD" w:rsidRDefault="005C60F8">
      <w:pPr>
        <w:spacing w:line="360" w:lineRule="auto"/>
        <w:rPr>
          <w:sz w:val="24"/>
          <w:szCs w:val="24"/>
        </w:rPr>
      </w:pPr>
      <w:r>
        <w:rPr>
          <w:b/>
          <w:sz w:val="24"/>
          <w:szCs w:val="24"/>
        </w:rPr>
        <w:t xml:space="preserve">AF: </w:t>
      </w:r>
      <w:r>
        <w:rPr>
          <w:sz w:val="24"/>
          <w:szCs w:val="24"/>
        </w:rPr>
        <w:t>Attributable fraction of cases</w:t>
      </w:r>
    </w:p>
    <w:p w14:paraId="00000030" w14:textId="77777777" w:rsidR="002045CD" w:rsidRDefault="005C60F8">
      <w:pPr>
        <w:spacing w:line="360" w:lineRule="auto"/>
        <w:rPr>
          <w:sz w:val="24"/>
          <w:szCs w:val="24"/>
        </w:rPr>
      </w:pPr>
      <w:r>
        <w:rPr>
          <w:b/>
          <w:sz w:val="24"/>
          <w:szCs w:val="24"/>
        </w:rPr>
        <w:t xml:space="preserve">BRFSS: </w:t>
      </w:r>
      <w:r>
        <w:rPr>
          <w:sz w:val="24"/>
          <w:szCs w:val="24"/>
        </w:rPr>
        <w:t>Behavioral Risk Factor Surveillance System</w:t>
      </w:r>
    </w:p>
    <w:p w14:paraId="00000031" w14:textId="77777777" w:rsidR="002045CD" w:rsidRDefault="005C60F8">
      <w:pPr>
        <w:spacing w:line="360" w:lineRule="auto"/>
        <w:rPr>
          <w:sz w:val="24"/>
          <w:szCs w:val="24"/>
        </w:rPr>
      </w:pPr>
      <w:r>
        <w:rPr>
          <w:b/>
          <w:sz w:val="24"/>
          <w:szCs w:val="24"/>
        </w:rPr>
        <w:t xml:space="preserve">CDC: </w:t>
      </w:r>
      <w:r>
        <w:rPr>
          <w:sz w:val="24"/>
          <w:szCs w:val="24"/>
        </w:rPr>
        <w:t>Center for Disease Control and Prevention</w:t>
      </w:r>
    </w:p>
    <w:p w14:paraId="00000032" w14:textId="77777777" w:rsidR="002045CD" w:rsidRDefault="005C60F8">
      <w:pPr>
        <w:spacing w:line="360" w:lineRule="auto"/>
        <w:rPr>
          <w:sz w:val="24"/>
          <w:szCs w:val="24"/>
        </w:rPr>
      </w:pPr>
      <w:r>
        <w:rPr>
          <w:b/>
          <w:sz w:val="24"/>
          <w:szCs w:val="24"/>
        </w:rPr>
        <w:t>CRF</w:t>
      </w:r>
      <w:r>
        <w:rPr>
          <w:sz w:val="24"/>
          <w:szCs w:val="24"/>
        </w:rPr>
        <w:t>: Concentration-Response Function</w:t>
      </w:r>
    </w:p>
    <w:p w14:paraId="00000033" w14:textId="77777777" w:rsidR="002045CD" w:rsidRDefault="005C60F8">
      <w:pPr>
        <w:spacing w:line="360" w:lineRule="auto"/>
        <w:rPr>
          <w:sz w:val="24"/>
          <w:szCs w:val="24"/>
        </w:rPr>
      </w:pPr>
      <w:r>
        <w:rPr>
          <w:b/>
          <w:sz w:val="24"/>
          <w:szCs w:val="24"/>
        </w:rPr>
        <w:t xml:space="preserve">D.C.: </w:t>
      </w:r>
      <w:r>
        <w:rPr>
          <w:sz w:val="24"/>
          <w:szCs w:val="24"/>
        </w:rPr>
        <w:t>District of Columbia</w:t>
      </w:r>
    </w:p>
    <w:p w14:paraId="00000034" w14:textId="77777777" w:rsidR="002045CD" w:rsidRDefault="005C60F8">
      <w:pPr>
        <w:spacing w:line="360" w:lineRule="auto"/>
        <w:rPr>
          <w:b/>
          <w:sz w:val="24"/>
          <w:szCs w:val="24"/>
        </w:rPr>
      </w:pPr>
      <w:r>
        <w:rPr>
          <w:b/>
          <w:sz w:val="24"/>
          <w:szCs w:val="24"/>
        </w:rPr>
        <w:t xml:space="preserve">EPA: </w:t>
      </w:r>
      <w:r>
        <w:rPr>
          <w:sz w:val="24"/>
          <w:szCs w:val="24"/>
        </w:rPr>
        <w:t>United States Environmental Protection Agency</w:t>
      </w:r>
    </w:p>
    <w:p w14:paraId="00000035" w14:textId="77777777" w:rsidR="002045CD" w:rsidRDefault="005C60F8">
      <w:pPr>
        <w:spacing w:line="360" w:lineRule="auto"/>
        <w:rPr>
          <w:b/>
          <w:sz w:val="24"/>
          <w:szCs w:val="24"/>
        </w:rPr>
      </w:pPr>
      <w:r>
        <w:rPr>
          <w:b/>
          <w:sz w:val="24"/>
          <w:szCs w:val="24"/>
        </w:rPr>
        <w:t xml:space="preserve">U.S.: </w:t>
      </w:r>
      <w:r>
        <w:rPr>
          <w:sz w:val="24"/>
          <w:szCs w:val="24"/>
        </w:rPr>
        <w:t>United States</w:t>
      </w:r>
    </w:p>
    <w:p w14:paraId="00000036" w14:textId="77777777" w:rsidR="002045CD" w:rsidRDefault="005C60F8">
      <w:pPr>
        <w:spacing w:line="360" w:lineRule="auto"/>
        <w:rPr>
          <w:sz w:val="24"/>
          <w:szCs w:val="24"/>
        </w:rPr>
      </w:pPr>
      <w:r>
        <w:rPr>
          <w:b/>
          <w:sz w:val="24"/>
          <w:szCs w:val="24"/>
        </w:rPr>
        <w:t xml:space="preserve">LUR: </w:t>
      </w:r>
      <w:r>
        <w:rPr>
          <w:sz w:val="24"/>
          <w:szCs w:val="24"/>
        </w:rPr>
        <w:t>Land-use regression</w:t>
      </w:r>
    </w:p>
    <w:p w14:paraId="00000037" w14:textId="77777777" w:rsidR="002045CD" w:rsidRDefault="005C60F8">
      <w:pPr>
        <w:spacing w:line="360" w:lineRule="auto"/>
        <w:rPr>
          <w:sz w:val="24"/>
          <w:szCs w:val="24"/>
        </w:rPr>
      </w:pPr>
      <w:r>
        <w:rPr>
          <w:b/>
          <w:sz w:val="24"/>
          <w:szCs w:val="24"/>
        </w:rPr>
        <w:t xml:space="preserve">NHGIS: </w:t>
      </w:r>
      <w:r>
        <w:rPr>
          <w:sz w:val="24"/>
          <w:szCs w:val="24"/>
        </w:rPr>
        <w:t>National Historical Geographic Information System</w:t>
      </w:r>
    </w:p>
    <w:p w14:paraId="00000038" w14:textId="77777777" w:rsidR="002045CD" w:rsidRDefault="005C60F8">
      <w:pPr>
        <w:spacing w:line="360" w:lineRule="auto"/>
        <w:rPr>
          <w:sz w:val="24"/>
          <w:szCs w:val="24"/>
        </w:rPr>
      </w:pPr>
      <w:r>
        <w:rPr>
          <w:b/>
          <w:sz w:val="24"/>
          <w:szCs w:val="24"/>
        </w:rPr>
        <w:t xml:space="preserve">PAF: </w:t>
      </w:r>
      <w:r>
        <w:rPr>
          <w:sz w:val="24"/>
          <w:szCs w:val="24"/>
        </w:rPr>
        <w:t>Population attributable fraction</w:t>
      </w:r>
    </w:p>
    <w:p w14:paraId="00000039" w14:textId="77777777" w:rsidR="002045CD" w:rsidRDefault="005C60F8">
      <w:pPr>
        <w:spacing w:line="360" w:lineRule="auto"/>
        <w:rPr>
          <w:sz w:val="24"/>
          <w:szCs w:val="24"/>
        </w:rPr>
      </w:pPr>
      <w:r>
        <w:rPr>
          <w:b/>
          <w:sz w:val="24"/>
          <w:szCs w:val="24"/>
        </w:rPr>
        <w:t xml:space="preserve">IR: </w:t>
      </w:r>
      <w:r>
        <w:rPr>
          <w:sz w:val="24"/>
          <w:szCs w:val="24"/>
        </w:rPr>
        <w:t>Incidence rate</w:t>
      </w:r>
    </w:p>
    <w:p w14:paraId="0000003A" w14:textId="77777777" w:rsidR="002045CD" w:rsidRDefault="005C60F8">
      <w:pPr>
        <w:spacing w:line="360" w:lineRule="auto"/>
        <w:rPr>
          <w:sz w:val="24"/>
          <w:szCs w:val="24"/>
        </w:rPr>
      </w:pPr>
      <w:r>
        <w:rPr>
          <w:b/>
          <w:sz w:val="24"/>
          <w:szCs w:val="24"/>
        </w:rPr>
        <w:t xml:space="preserve">PR: </w:t>
      </w:r>
      <w:r>
        <w:rPr>
          <w:sz w:val="24"/>
          <w:szCs w:val="24"/>
        </w:rPr>
        <w:t>Prevalence rate</w:t>
      </w:r>
    </w:p>
    <w:p w14:paraId="0000003B" w14:textId="77777777" w:rsidR="002045CD" w:rsidRDefault="005C60F8">
      <w:pPr>
        <w:spacing w:line="360" w:lineRule="auto"/>
        <w:rPr>
          <w:sz w:val="24"/>
          <w:szCs w:val="24"/>
        </w:rPr>
      </w:pPr>
      <w:r>
        <w:rPr>
          <w:b/>
          <w:sz w:val="24"/>
          <w:szCs w:val="24"/>
        </w:rPr>
        <w:t>ppb</w:t>
      </w:r>
      <w:r>
        <w:rPr>
          <w:sz w:val="24"/>
          <w:szCs w:val="24"/>
        </w:rPr>
        <w:t>: Parts per billion</w:t>
      </w:r>
    </w:p>
    <w:p w14:paraId="0000003C" w14:textId="77777777" w:rsidR="002045CD" w:rsidRDefault="005C60F8">
      <w:pPr>
        <w:spacing w:line="360" w:lineRule="auto"/>
        <w:rPr>
          <w:b/>
          <w:sz w:val="24"/>
          <w:szCs w:val="24"/>
        </w:rPr>
      </w:pPr>
      <w:r>
        <w:rPr>
          <w:b/>
          <w:sz w:val="24"/>
          <w:szCs w:val="24"/>
        </w:rPr>
        <w:t xml:space="preserve">TRAP: </w:t>
      </w:r>
      <w:r>
        <w:rPr>
          <w:sz w:val="24"/>
          <w:szCs w:val="24"/>
        </w:rPr>
        <w:t>Traffic-related air pollution</w:t>
      </w:r>
    </w:p>
    <w:p w14:paraId="0000003D" w14:textId="77777777" w:rsidR="002045CD" w:rsidRDefault="002045CD">
      <w:pPr>
        <w:spacing w:line="360" w:lineRule="auto"/>
        <w:rPr>
          <w:b/>
          <w:sz w:val="24"/>
          <w:szCs w:val="24"/>
        </w:rPr>
        <w:sectPr w:rsidR="002045CD">
          <w:footerReference w:type="default" r:id="rId12"/>
          <w:pgSz w:w="11906" w:h="16838"/>
          <w:pgMar w:top="1440" w:right="1440" w:bottom="1440" w:left="1440" w:header="720" w:footer="720" w:gutter="0"/>
          <w:pgNumType w:start="1"/>
          <w:cols w:space="720" w:equalWidth="0">
            <w:col w:w="9360"/>
          </w:cols>
        </w:sectPr>
      </w:pPr>
    </w:p>
    <w:p w14:paraId="0000003E" w14:textId="77777777" w:rsidR="002045CD" w:rsidRDefault="002045CD">
      <w:pPr>
        <w:spacing w:line="360" w:lineRule="auto"/>
        <w:rPr>
          <w:b/>
          <w:sz w:val="24"/>
          <w:szCs w:val="24"/>
        </w:rPr>
        <w:sectPr w:rsidR="002045CD">
          <w:pgSz w:w="11906" w:h="16838"/>
          <w:pgMar w:top="1440" w:right="1440" w:bottom="1440" w:left="1440" w:header="720" w:footer="720" w:gutter="0"/>
          <w:cols w:space="720" w:equalWidth="0">
            <w:col w:w="9360"/>
          </w:cols>
        </w:sectPr>
      </w:pPr>
    </w:p>
    <w:p w14:paraId="0000003F" w14:textId="77777777" w:rsidR="002045CD" w:rsidRDefault="005C60F8">
      <w:pPr>
        <w:spacing w:line="360" w:lineRule="auto"/>
        <w:rPr>
          <w:b/>
          <w:sz w:val="24"/>
          <w:szCs w:val="24"/>
        </w:rPr>
      </w:pPr>
      <w:r>
        <w:rPr>
          <w:b/>
          <w:sz w:val="24"/>
          <w:szCs w:val="24"/>
        </w:rPr>
        <w:t xml:space="preserve">Abstract </w:t>
      </w:r>
    </w:p>
    <w:p w14:paraId="00000040" w14:textId="77777777" w:rsidR="002045CD" w:rsidRDefault="005C60F8">
      <w:pPr>
        <w:spacing w:line="360" w:lineRule="auto"/>
        <w:rPr>
          <w:b/>
          <w:sz w:val="24"/>
          <w:szCs w:val="24"/>
        </w:rPr>
      </w:pPr>
      <w:r>
        <w:rPr>
          <w:b/>
          <w:sz w:val="24"/>
          <w:szCs w:val="24"/>
        </w:rPr>
        <w:t>Background</w:t>
      </w:r>
    </w:p>
    <w:p w14:paraId="00000041" w14:textId="77777777" w:rsidR="002045CD" w:rsidRDefault="005C60F8">
      <w:pPr>
        <w:spacing w:line="360" w:lineRule="auto"/>
        <w:rPr>
          <w:sz w:val="24"/>
          <w:szCs w:val="24"/>
        </w:rPr>
      </w:pPr>
      <w:r>
        <w:rPr>
          <w:sz w:val="24"/>
          <w:szCs w:val="24"/>
        </w:rPr>
        <w:t>Burden of disease (BoD) assessments typically rely on national-level incidence rates of the health outcomes of interest. The impact of using a flat national-level incidence rate, versus a more granular spatially varying rate, remains unknown and understudied in the literature. At the same time, there has been a growth in publications estimating burden of onset childhood asthma attributable to air pollution exposures, as emerging evidence demonstrates that traffic-related air pollution (TRAP) leads to the onset of the disease. In this paper, we estimated the number of incident asthma cases among children attributable to Nitrogen Dioxide (NO</w:t>
      </w:r>
      <w:r>
        <w:rPr>
          <w:sz w:val="24"/>
          <w:szCs w:val="24"/>
          <w:vertAlign w:val="subscript"/>
        </w:rPr>
        <w:t>2</w:t>
      </w:r>
      <w:r>
        <w:rPr>
          <w:sz w:val="24"/>
          <w:szCs w:val="24"/>
        </w:rPr>
        <w:t>), a good marker of TRAP, in the contiguous U.S. We used a flat national-level and newly generated state-specific asthma incidence rates and compared results from the two approaches.</w:t>
      </w:r>
    </w:p>
    <w:p w14:paraId="00000042" w14:textId="77777777" w:rsidR="002045CD" w:rsidRDefault="005C60F8">
      <w:pPr>
        <w:spacing w:line="360" w:lineRule="auto"/>
        <w:rPr>
          <w:b/>
          <w:sz w:val="24"/>
          <w:szCs w:val="24"/>
        </w:rPr>
      </w:pPr>
      <w:r>
        <w:rPr>
          <w:b/>
          <w:sz w:val="24"/>
          <w:szCs w:val="24"/>
        </w:rPr>
        <w:t xml:space="preserve">Methods </w:t>
      </w:r>
    </w:p>
    <w:p w14:paraId="00000043" w14:textId="77777777" w:rsidR="002045CD" w:rsidRDefault="005C60F8">
      <w:pPr>
        <w:spacing w:line="360" w:lineRule="auto"/>
        <w:rPr>
          <w:sz w:val="24"/>
          <w:szCs w:val="24"/>
          <w:highlight w:val="yellow"/>
        </w:rPr>
      </w:pPr>
      <w:r>
        <w:rPr>
          <w:sz w:val="24"/>
          <w:szCs w:val="24"/>
        </w:rPr>
        <w:t>We estimated the number of incident childhood asthma cases and percentage that might be attributable to NO</w:t>
      </w:r>
      <w:r>
        <w:rPr>
          <w:sz w:val="24"/>
          <w:szCs w:val="24"/>
          <w:vertAlign w:val="subscript"/>
        </w:rPr>
        <w:t xml:space="preserve">2 </w:t>
      </w:r>
      <w:r>
        <w:rPr>
          <w:sz w:val="24"/>
          <w:szCs w:val="24"/>
        </w:rPr>
        <w:t>using standard BoD assessment methods. We combined children (&lt;18 years) counts and 2010 NO</w:t>
      </w:r>
      <w:r>
        <w:rPr>
          <w:sz w:val="24"/>
          <w:szCs w:val="24"/>
          <w:vertAlign w:val="subscript"/>
        </w:rPr>
        <w:t xml:space="preserve">2 </w:t>
      </w:r>
      <w:r>
        <w:rPr>
          <w:sz w:val="24"/>
          <w:szCs w:val="24"/>
        </w:rPr>
        <w:t>exposures at populated U.S. census blocks with a flat national-level and newly generated state-specific asthma incidence rates. We calculated incidence rates using raw data from 2006-2010 Behavioral Risk Factor Surveillance System (BRFSS) and the nested Asthma Call Back (ACS) surveys, collected by the Center for Disease Control and Prevention (CDC). We sourced concentration response functions (CRF) from the latest meta-analysis on TRAP and risk of onset childhood asthma. NO</w:t>
      </w:r>
      <w:r>
        <w:rPr>
          <w:sz w:val="24"/>
          <w:szCs w:val="24"/>
          <w:vertAlign w:val="subscript"/>
        </w:rPr>
        <w:t xml:space="preserve">2 </w:t>
      </w:r>
      <w:r>
        <w:rPr>
          <w:sz w:val="24"/>
          <w:szCs w:val="24"/>
        </w:rPr>
        <w:t xml:space="preserve">concentrations were obtained from a previously validated land-use regression (LUR) model. We stariftied our BoD estimates by urban or rural status and by median household income </w:t>
      </w:r>
      <w:r>
        <w:rPr>
          <w:sz w:val="24"/>
          <w:szCs w:val="24"/>
          <w:highlight w:val="yellow"/>
        </w:rPr>
        <w:t>and explored trends across 48 states and the District of Columbia (D.C.).</w:t>
      </w:r>
    </w:p>
    <w:p w14:paraId="00000044" w14:textId="77777777" w:rsidR="002045CD" w:rsidRDefault="005C60F8">
      <w:pPr>
        <w:spacing w:line="360" w:lineRule="auto"/>
        <w:rPr>
          <w:b/>
          <w:sz w:val="24"/>
          <w:szCs w:val="24"/>
        </w:rPr>
      </w:pPr>
      <w:r>
        <w:rPr>
          <w:b/>
          <w:sz w:val="24"/>
          <w:szCs w:val="24"/>
        </w:rPr>
        <w:t>Results</w:t>
      </w:r>
    </w:p>
    <w:p w14:paraId="00000045" w14:textId="77777777" w:rsidR="002045CD" w:rsidRDefault="005C60F8">
      <w:pPr>
        <w:spacing w:line="360" w:lineRule="auto"/>
        <w:rPr>
          <w:sz w:val="24"/>
          <w:szCs w:val="24"/>
        </w:rPr>
      </w:pPr>
      <w:r>
        <w:rPr>
          <w:sz w:val="24"/>
          <w:szCs w:val="24"/>
        </w:rPr>
        <w:t>The mean (min-max) NO</w:t>
      </w:r>
      <w:r>
        <w:rPr>
          <w:sz w:val="24"/>
          <w:szCs w:val="24"/>
          <w:vertAlign w:val="subscript"/>
        </w:rPr>
        <w:t>2</w:t>
      </w:r>
      <w:r>
        <w:rPr>
          <w:sz w:val="24"/>
          <w:szCs w:val="24"/>
        </w:rPr>
        <w:t xml:space="preserve"> concentration(s) was 13.2 (1.5-58.3) ug/m</w:t>
      </w:r>
      <w:r>
        <w:rPr>
          <w:vertAlign w:val="superscript"/>
        </w:rPr>
        <w:t>3</w:t>
      </w:r>
      <w:r>
        <w:rPr>
          <w:sz w:val="24"/>
          <w:szCs w:val="24"/>
        </w:rPr>
        <w:t xml:space="preserve"> and was highest in census-designated urbanized areas. We were able to estimate childhood asthma incidence rates in 32 states which ranged from 4.3 (Montana) to 17.7 (D.C.) per 1,000 at-risk children. The </w:t>
      </w:r>
      <w:sdt>
        <w:sdtPr>
          <w:tag w:val="goog_rdk_1"/>
          <w:id w:val="1841887978"/>
        </w:sdtPr>
        <w:sdtContent>
          <w:commentRangeStart w:id="2"/>
          <w:commentRangeStart w:id="3"/>
        </w:sdtContent>
      </w:sdt>
      <w:r>
        <w:rPr>
          <w:sz w:val="24"/>
          <w:szCs w:val="24"/>
        </w:rPr>
        <w:t xml:space="preserve">17 </w:t>
      </w:r>
      <w:commentRangeEnd w:id="2"/>
      <w:r>
        <w:commentReference w:id="2"/>
      </w:r>
      <w:commentRangeEnd w:id="3"/>
      <w:r w:rsidR="00F857D2">
        <w:rPr>
          <w:rStyle w:val="CommentReference"/>
        </w:rPr>
        <w:commentReference w:id="3"/>
      </w:r>
      <w:r>
        <w:rPr>
          <w:sz w:val="24"/>
          <w:szCs w:val="24"/>
        </w:rPr>
        <w:t xml:space="preserve">states that did not have data to calculate an incidence rate were assigned the national aggregate </w:t>
      </w:r>
      <w:r>
        <w:rPr>
          <w:sz w:val="24"/>
          <w:szCs w:val="24"/>
        </w:rPr>
        <w:lastRenderedPageBreak/>
        <w:t>asthma incidence rate of 11.6 per 1,000 at-risk children. Using the state-specific incidence rates resulted in a 7.2% reduction (absolute number=10,192) in  number of incident asthma cases attributable to NO</w:t>
      </w:r>
      <w:r>
        <w:rPr>
          <w:sz w:val="24"/>
          <w:szCs w:val="24"/>
          <w:vertAlign w:val="subscript"/>
        </w:rPr>
        <w:t>2</w:t>
      </w:r>
      <w:r>
        <w:rPr>
          <w:sz w:val="24"/>
          <w:szCs w:val="24"/>
        </w:rPr>
        <w:t>, which amounted to a 1.7% reduction in the attributable fraction at the U.S. level. The change in the attributable number of cases across the states was more prominent and ranged from -50% (Iowa, Louisiana, Montana) to +33.6% (Texas). The state of California had the largest absolute decrease in the number of attributable cases by 6,200 cases while the state of Texas had the largest increase by 3,600 cases, followed by New York (1,700). Stratifying our analyses by socioeconomic status and urban versus rural status produced new trends compared to what we observed in past analysis which employed a national-level incidence rate.</w:t>
      </w:r>
    </w:p>
    <w:p w14:paraId="00000046" w14:textId="77777777" w:rsidR="002045CD" w:rsidRDefault="005C60F8">
      <w:pPr>
        <w:spacing w:line="360" w:lineRule="auto"/>
        <w:rPr>
          <w:b/>
          <w:sz w:val="24"/>
          <w:szCs w:val="24"/>
        </w:rPr>
      </w:pPr>
      <w:r>
        <w:rPr>
          <w:b/>
          <w:sz w:val="24"/>
          <w:szCs w:val="24"/>
        </w:rPr>
        <w:t>Conclusion</w:t>
      </w:r>
      <w:r>
        <w:rPr>
          <w:b/>
          <w:sz w:val="24"/>
          <w:szCs w:val="24"/>
        </w:rPr>
        <w:tab/>
      </w:r>
    </w:p>
    <w:p w14:paraId="00000047" w14:textId="77777777" w:rsidR="002045CD" w:rsidRDefault="005C60F8">
      <w:pPr>
        <w:spacing w:line="360" w:lineRule="auto"/>
        <w:rPr>
          <w:sz w:val="24"/>
          <w:szCs w:val="24"/>
        </w:rPr>
      </w:pPr>
      <w:r>
        <w:rPr>
          <w:sz w:val="24"/>
          <w:szCs w:val="24"/>
        </w:rPr>
        <w:t xml:space="preserve">Using state-specific versus a flat national-level asthma incidence rate resulted in a small change in the attributable BoD at the U.S. level, but had a more prominent impact on the BoD estimates at the state level. This is the first study to analyse and document the impact of using a flat versus a spatially varying asthma incidence rate in the context of air pollution BoD assessment. </w:t>
      </w:r>
    </w:p>
    <w:p w14:paraId="00000048" w14:textId="77777777" w:rsidR="002045CD" w:rsidRDefault="002045CD">
      <w:pPr>
        <w:spacing w:line="360" w:lineRule="auto"/>
        <w:rPr>
          <w:b/>
          <w:sz w:val="24"/>
          <w:szCs w:val="24"/>
        </w:rPr>
      </w:pPr>
    </w:p>
    <w:p w14:paraId="00000049" w14:textId="77777777" w:rsidR="002045CD" w:rsidRDefault="002045CD">
      <w:pPr>
        <w:spacing w:line="360" w:lineRule="auto"/>
        <w:rPr>
          <w:b/>
          <w:sz w:val="24"/>
          <w:szCs w:val="24"/>
        </w:rPr>
      </w:pPr>
    </w:p>
    <w:p w14:paraId="0000004A" w14:textId="77777777" w:rsidR="002045CD" w:rsidRDefault="002045CD">
      <w:pPr>
        <w:spacing w:line="360" w:lineRule="auto"/>
        <w:rPr>
          <w:b/>
          <w:sz w:val="24"/>
          <w:szCs w:val="24"/>
        </w:rPr>
      </w:pPr>
    </w:p>
    <w:p w14:paraId="0000004B" w14:textId="77777777" w:rsidR="002045CD" w:rsidRDefault="002045CD">
      <w:pPr>
        <w:spacing w:line="360" w:lineRule="auto"/>
        <w:rPr>
          <w:b/>
          <w:sz w:val="24"/>
          <w:szCs w:val="24"/>
        </w:rPr>
      </w:pPr>
    </w:p>
    <w:p w14:paraId="0000004C" w14:textId="77777777" w:rsidR="002045CD" w:rsidRDefault="002045CD">
      <w:pPr>
        <w:spacing w:line="360" w:lineRule="auto"/>
        <w:rPr>
          <w:b/>
          <w:sz w:val="24"/>
          <w:szCs w:val="24"/>
        </w:rPr>
      </w:pPr>
    </w:p>
    <w:p w14:paraId="0000004D" w14:textId="77777777" w:rsidR="002045CD" w:rsidRDefault="002045CD">
      <w:pPr>
        <w:spacing w:line="360" w:lineRule="auto"/>
        <w:rPr>
          <w:b/>
          <w:sz w:val="24"/>
          <w:szCs w:val="24"/>
        </w:rPr>
      </w:pPr>
    </w:p>
    <w:p w14:paraId="0000004E" w14:textId="77777777" w:rsidR="002045CD" w:rsidRDefault="002045CD">
      <w:pPr>
        <w:spacing w:line="360" w:lineRule="auto"/>
        <w:rPr>
          <w:b/>
          <w:sz w:val="24"/>
          <w:szCs w:val="24"/>
        </w:rPr>
      </w:pPr>
    </w:p>
    <w:p w14:paraId="0000004F" w14:textId="77777777" w:rsidR="002045CD" w:rsidRDefault="002045CD">
      <w:pPr>
        <w:spacing w:line="360" w:lineRule="auto"/>
        <w:rPr>
          <w:b/>
          <w:sz w:val="24"/>
          <w:szCs w:val="24"/>
        </w:rPr>
      </w:pPr>
    </w:p>
    <w:p w14:paraId="00000050" w14:textId="77777777" w:rsidR="002045CD" w:rsidRDefault="002045CD">
      <w:pPr>
        <w:spacing w:line="360" w:lineRule="auto"/>
        <w:rPr>
          <w:b/>
          <w:sz w:val="24"/>
          <w:szCs w:val="24"/>
        </w:rPr>
      </w:pPr>
    </w:p>
    <w:p w14:paraId="00000051" w14:textId="77777777" w:rsidR="002045CD" w:rsidRDefault="002045CD">
      <w:pPr>
        <w:spacing w:line="360" w:lineRule="auto"/>
        <w:rPr>
          <w:b/>
          <w:sz w:val="24"/>
          <w:szCs w:val="24"/>
        </w:rPr>
      </w:pPr>
    </w:p>
    <w:p w14:paraId="00000052" w14:textId="77777777" w:rsidR="002045CD" w:rsidRDefault="002045CD">
      <w:pPr>
        <w:spacing w:line="360" w:lineRule="auto"/>
        <w:rPr>
          <w:b/>
          <w:sz w:val="24"/>
          <w:szCs w:val="24"/>
        </w:rPr>
      </w:pPr>
    </w:p>
    <w:p w14:paraId="00000053" w14:textId="77777777" w:rsidR="002045CD" w:rsidRDefault="002045CD">
      <w:pPr>
        <w:spacing w:line="360" w:lineRule="auto"/>
        <w:rPr>
          <w:b/>
          <w:sz w:val="24"/>
          <w:szCs w:val="24"/>
        </w:rPr>
      </w:pPr>
    </w:p>
    <w:p w14:paraId="00000054" w14:textId="77777777" w:rsidR="002045CD" w:rsidRDefault="005C60F8">
      <w:pPr>
        <w:spacing w:line="360" w:lineRule="auto"/>
        <w:rPr>
          <w:b/>
          <w:sz w:val="24"/>
          <w:szCs w:val="24"/>
        </w:rPr>
      </w:pPr>
      <w:r>
        <w:rPr>
          <w:b/>
          <w:sz w:val="24"/>
          <w:szCs w:val="24"/>
        </w:rPr>
        <w:t>Introduction</w:t>
      </w:r>
    </w:p>
    <w:p w14:paraId="00000055" w14:textId="77777777" w:rsidR="002045CD" w:rsidRDefault="005C60F8">
      <w:pPr>
        <w:spacing w:line="360" w:lineRule="auto"/>
        <w:rPr>
          <w:sz w:val="24"/>
          <w:szCs w:val="24"/>
        </w:rPr>
      </w:pPr>
      <w:r>
        <w:rPr>
          <w:sz w:val="24"/>
          <w:szCs w:val="24"/>
        </w:rPr>
        <w:t>Burden of disease (BoD) assessment is a powerful and relatively practical method to estimate the number/percentage of premature mortality and morbidity cases which may be attributable to environmental exposures. Such estimates can indicate how many cases of premature deaths and/or disease may be prevented by eliminating or reducing the exposure of interest. In the context of air pollution exposure, BoD methods have become increasingly popular and have been predominantly used to assess the burden of premature mortality attributable to air pollution at the global, national, regional and local scales (Cohen et al., 2017, Cohen et al., 2005, Ostro and Organization, 2004, Lelieveld et al., 2015, Bhalla et al., 2014, Tainio, 2015, Mueller et al., 2017). The previous focus on premature mortality may reflect the availability of well-established epidemiological data which associate air pollution with premature death. It could also reflect the level of advancement in BoD, which is a relatively new practice still concerned with the most extreme outcome (death). Yet, to truly map, grasp and communicate to the true public health impact of air pollution exposures, extending BoD beyond premature mortality is required, especially to chronic disease. Chronic diseases are important as they have significant impacts on the quality of life of individuals and families, affect productivity at work and school, can result in death and imply significant health care costs which may be preventable. Further, given the ubiquity of air pollution exposure, especially in urban areas, the relatively modest-sized risk estimates from epidemiology translate into a large, yet modifiable, BoD.</w:t>
      </w:r>
    </w:p>
    <w:p w14:paraId="00000056" w14:textId="77777777" w:rsidR="002045CD" w:rsidRDefault="005C60F8">
      <w:pPr>
        <w:spacing w:line="360" w:lineRule="auto"/>
        <w:rPr>
          <w:sz w:val="24"/>
          <w:szCs w:val="24"/>
        </w:rPr>
      </w:pPr>
      <w:r>
        <w:rPr>
          <w:sz w:val="24"/>
          <w:szCs w:val="24"/>
        </w:rPr>
        <w:t>One chronic disease which recently received more attention in the context of air pollution is the onset of childhood asthma. Asthma is a burdensome disease which is often cited as the most chronic illness of childhood (Gasana et al., 2012, National Survey of Children's Health, 2012). It is the third leading cause of hospitalization in children aged 15 and under and the leading cause of school absenteeism due to a chronic disease (American Lung Association, 2019, Hsu et al., 2016). In the United States (U.S.) alone, 6 million children had ongoing asthma in 2016 (Zahran et al., 2018). The economic burden of asthma in the U.S., including costs incurred by absenteeism and mortality, was $81.9 billion in 2013 (Nurmagambetov et al., 2018). The Center for Disease Control and Prevention (CDC) estimated that the number of missed school days in a single year, 2008, had reached 10.4 million for children with asthma (CDC, 2010).</w:t>
      </w:r>
    </w:p>
    <w:p w14:paraId="00000057" w14:textId="77777777" w:rsidR="002045CD" w:rsidRDefault="005C60F8">
      <w:pPr>
        <w:spacing w:line="360" w:lineRule="auto"/>
        <w:rPr>
          <w:sz w:val="24"/>
          <w:szCs w:val="24"/>
        </w:rPr>
      </w:pPr>
      <w:bookmarkStart w:id="4" w:name="_heading=h.30j0zll" w:colFirst="0" w:colLast="0"/>
      <w:bookmarkEnd w:id="4"/>
      <w:r>
        <w:rPr>
          <w:sz w:val="24"/>
          <w:szCs w:val="24"/>
        </w:rPr>
        <w:lastRenderedPageBreak/>
        <w:t>There is emerging evidence that the exposure to air pollution, primarily when traffic-related, is associated with the onset of children’s asthma (Khreis et al., 2017), and more recent studies reconfirm these associations (Rancière et al., 2016, Rice et al., 2018, Lee et al., 2018, Pennington et al., 2018). A limited number of studies investigated the burden of incident childhood asthma which may be attributable to traffic-related air pollution (TRAP). All previous BoD studies investigating this topic (Achakulwisut et al., 2019, Khreis et al., 2018c, Khreis et al., 2018b, Alotaibi et al., 2019, Anenberg et al., 2018) agreeably highlighted several data gaps which might impact final BoD estimates and potentially result in uncertainty and error. Previous studies stressed that the accuracy of the BoD estimate is dependent on the accuracy of input data, namely: 1) the air pollution exposure levels and distribution, 2) the concentration-response functions, and 3) the baseline asthma incidence rates. Some of the studies cited above investigated the impacts of different input datasets on final BoD estimates and found that different exposure assessment methods (e.g. dispersion versus land-use regression modeling) can result in up to 3% difference in BoD estimates (Khreis et al., 2018a). Alotaibi et al. (2019) explored the impact of uncertainty in concentration-response functions (CRF) on final BoD estimates and found that using the most conservative end of the CRF (the lower 95% CI) can reduce the estimated burden by up to 19% when compared to the central estimate. On the other hand, using the most extreme end of the CRF (the upper 95% CI) can increase the estimated burden by up to 14% when compared to the central estimate. Finally, one English study (Khreis et al., 2018a) and their follow-up work in Khreis et al. (2019) showed that using a national versus a local baseline asthma incidence rate can result in up to 11% difference in BoD estimates, but this analysis was limited to one medium-sized city North of England.</w:t>
      </w:r>
    </w:p>
    <w:p w14:paraId="00000058" w14:textId="77777777" w:rsidR="002045CD" w:rsidRDefault="005C60F8">
      <w:pPr>
        <w:spacing w:line="360" w:lineRule="auto"/>
        <w:rPr>
          <w:sz w:val="24"/>
          <w:szCs w:val="24"/>
        </w:rPr>
      </w:pPr>
      <w:r>
        <w:rPr>
          <w:sz w:val="24"/>
          <w:szCs w:val="24"/>
        </w:rPr>
        <w:t>The impact that the asthma baseline incidence rates have on BoD estimates has not been studied thoroughly yet. Childhood asthma is indeed a very challenging disease to diagnose and ascertain, and national-level incidence rates are likely to vary substantially, and also between urban and rural populations. Previous literature relied on national-level asthma incidence rates, which is also in line with practice by prominent institutions and studies such as the Global Burden of Disease analyses. In this paper, we aimed to explore the potential impact of using state-specific varying asthma incidence rates on the final burden of childhood asthma due to NO</w:t>
      </w:r>
      <w:r>
        <w:rPr>
          <w:sz w:val="24"/>
          <w:szCs w:val="24"/>
          <w:vertAlign w:val="subscript"/>
        </w:rPr>
        <w:t>2</w:t>
      </w:r>
      <w:r>
        <w:rPr>
          <w:sz w:val="24"/>
          <w:szCs w:val="24"/>
        </w:rPr>
        <w:t xml:space="preserve"> and compare the change in BoD estimates to those produced by Alotaibi et al. (2019) who used a national-level asthma incidence rate, as typically practiced (Achakulwisut et al., 2019, </w:t>
      </w:r>
      <w:r>
        <w:rPr>
          <w:sz w:val="24"/>
          <w:szCs w:val="24"/>
        </w:rPr>
        <w:lastRenderedPageBreak/>
        <w:t>Khreis et al., 2018c, Perez et al., 2009, Perez et al., 2013, Khreis et al., 2018b, Anenberg et al., 2018). Using this more granular state-specific asthma incidence rates, we also explored trends in the BoD estimates by socioeconomic status and urban versus rural status to confirm (or otherwise) previous trends we observed in past analysis. We selected NO</w:t>
      </w:r>
      <w:r>
        <w:rPr>
          <w:sz w:val="24"/>
          <w:szCs w:val="24"/>
          <w:vertAlign w:val="subscript"/>
        </w:rPr>
        <w:t>2</w:t>
      </w:r>
      <w:r>
        <w:rPr>
          <w:sz w:val="24"/>
          <w:szCs w:val="24"/>
        </w:rPr>
        <w:t xml:space="preserve"> as the exposure of interest, as more studies underline this pollutant’s CRF and as it has been the most commonly used pollutant in previous epidemiological and BoD assessments (Khreis et al., 2017). Further, the selection of the pollutant in this instance is less relevant as our aim was to establish the difference in BoD estimates from previous analyses, </w:t>
      </w:r>
      <w:r>
        <w:rPr>
          <w:i/>
          <w:sz w:val="24"/>
          <w:szCs w:val="24"/>
        </w:rPr>
        <w:t xml:space="preserve">only </w:t>
      </w:r>
      <w:r>
        <w:rPr>
          <w:sz w:val="24"/>
          <w:szCs w:val="24"/>
        </w:rPr>
        <w:t>by altering the baseline childhood asthma incidence rate.</w:t>
      </w:r>
    </w:p>
    <w:p w14:paraId="00000059" w14:textId="77777777" w:rsidR="002045CD" w:rsidRDefault="005C60F8">
      <w:pPr>
        <w:spacing w:line="360" w:lineRule="auto"/>
        <w:rPr>
          <w:b/>
          <w:sz w:val="24"/>
          <w:szCs w:val="24"/>
        </w:rPr>
      </w:pPr>
      <w:r>
        <w:rPr>
          <w:b/>
          <w:sz w:val="24"/>
          <w:szCs w:val="24"/>
        </w:rPr>
        <w:t xml:space="preserve">Methods </w:t>
      </w:r>
    </w:p>
    <w:p w14:paraId="0000005A" w14:textId="77777777" w:rsidR="002045CD" w:rsidRDefault="005C60F8">
      <w:pPr>
        <w:spacing w:line="360" w:lineRule="auto"/>
        <w:rPr>
          <w:i/>
          <w:sz w:val="24"/>
          <w:szCs w:val="24"/>
        </w:rPr>
      </w:pPr>
      <w:r>
        <w:rPr>
          <w:i/>
          <w:sz w:val="24"/>
          <w:szCs w:val="24"/>
        </w:rPr>
        <w:t>Study area and time point</w:t>
      </w:r>
    </w:p>
    <w:p w14:paraId="0000005B" w14:textId="77777777" w:rsidR="002045CD" w:rsidRDefault="005C60F8">
      <w:pPr>
        <w:spacing w:line="360" w:lineRule="auto"/>
        <w:rPr>
          <w:sz w:val="24"/>
          <w:szCs w:val="24"/>
        </w:rPr>
      </w:pPr>
      <w:r>
        <w:rPr>
          <w:sz w:val="24"/>
          <w:szCs w:val="24"/>
        </w:rPr>
        <w:t>We analyzed data for the 48 states within the contiguous U.S. and the District of Columbia (D.C.) for the year 2010 at the census block level: the smallest geographical unit available. Population counts, urban or rural living location status and annual NO</w:t>
      </w:r>
      <w:r>
        <w:rPr>
          <w:sz w:val="24"/>
          <w:szCs w:val="24"/>
          <w:vertAlign w:val="subscript"/>
        </w:rPr>
        <w:t>2</w:t>
      </w:r>
      <w:r>
        <w:rPr>
          <w:sz w:val="24"/>
          <w:szCs w:val="24"/>
        </w:rPr>
        <w:t xml:space="preserve"> concentrations were all available at the census block level. However, median household income was only available at the census block group level, which is one level higher than the census block (US Census Bureau, 2010). Childhood asthma incidence rates were calculated at the state level. NO</w:t>
      </w:r>
      <w:r>
        <w:rPr>
          <w:sz w:val="24"/>
          <w:szCs w:val="24"/>
          <w:vertAlign w:val="subscript"/>
        </w:rPr>
        <w:t>2</w:t>
      </w:r>
      <w:r>
        <w:rPr>
          <w:sz w:val="24"/>
          <w:szCs w:val="24"/>
        </w:rPr>
        <w:t xml:space="preserve"> concentrations were not available for states outside the contiguous U.S. (Alaska, Hawaii and Puerto Rico), and hence these states were excluded from the analysis.</w:t>
      </w:r>
    </w:p>
    <w:p w14:paraId="0000005C" w14:textId="77777777" w:rsidR="002045CD" w:rsidRDefault="005C60F8">
      <w:pPr>
        <w:spacing w:line="360" w:lineRule="auto"/>
        <w:rPr>
          <w:i/>
          <w:sz w:val="24"/>
          <w:szCs w:val="24"/>
        </w:rPr>
      </w:pPr>
      <w:r>
        <w:rPr>
          <w:i/>
          <w:sz w:val="24"/>
          <w:szCs w:val="24"/>
        </w:rPr>
        <w:t>Census data</w:t>
      </w:r>
    </w:p>
    <w:p w14:paraId="0000005D" w14:textId="77777777" w:rsidR="002045CD" w:rsidRDefault="005C60F8">
      <w:pPr>
        <w:spacing w:line="360" w:lineRule="auto"/>
        <w:rPr>
          <w:sz w:val="24"/>
          <w:szCs w:val="24"/>
        </w:rPr>
      </w:pPr>
      <w:r>
        <w:rPr>
          <w:sz w:val="24"/>
          <w:szCs w:val="24"/>
        </w:rPr>
        <w:t xml:space="preserve">We included populated census blocks of the contiguous U.S. for the year 2010, as obtained from the National Historical Geographic Information System (NHGIS) website (Manson et al., 2018, US Census Bureau, 2010). Each block included information on the total population of children &lt;18 years old, and whether the census block was designated as an urban or a rural block. Census-designated urban areas were defined by the census bureau using multiple criteria including total population thresholds, density, nonresidential urban land use (e.g. paved areas and airports), and distance to other urban developed areas (US Census Bureau, 2016). Census blocks are the basic geographical units of urban areas. Further, census-designated urban areas are classified into two subtypes; urban clusters or urbanized areas. Urban clusters have a population threshold of ≥2,500 and &lt;50,000, while urbanized areas have a population threshold </w:t>
      </w:r>
      <w:r>
        <w:rPr>
          <w:sz w:val="24"/>
          <w:szCs w:val="24"/>
        </w:rPr>
        <w:lastRenderedPageBreak/>
        <w:t>of ≥50,000 people. The median household income in the past 12 months using 2010 inflation adjusted dollars was divided into five categories consistent with two previous relevant publications (Clark et al., 2017, Alotaibi et al., 2019): &lt;$20,000, $20,000 to &lt;$35,000, $35,000 to &lt;$50,000, $50,000 to &lt;$75,000 and ≥$75,000. Census blocks were assigned the same median household income of the census block group they resided within.</w:t>
      </w:r>
    </w:p>
    <w:p w14:paraId="0000005E" w14:textId="77777777" w:rsidR="002045CD" w:rsidRDefault="005C60F8">
      <w:pPr>
        <w:spacing w:line="360" w:lineRule="auto"/>
        <w:rPr>
          <w:sz w:val="24"/>
          <w:szCs w:val="24"/>
        </w:rPr>
      </w:pPr>
      <w:r>
        <w:rPr>
          <w:sz w:val="24"/>
          <w:szCs w:val="24"/>
        </w:rPr>
        <w:t>There were 2,686 (0.04%) census blocks with missing median household income data in 2010. These census blocks were assigned a “Not defined” status in the analysis of median household income. Table 1 summarizes the geographical and demographic data across all census blocks included in this analysis.</w:t>
      </w:r>
    </w:p>
    <w:p w14:paraId="0000005F" w14:textId="77777777" w:rsidR="002045CD" w:rsidRDefault="005C60F8">
      <w:pPr>
        <w:keepNext/>
        <w:pBdr>
          <w:top w:val="nil"/>
          <w:left w:val="nil"/>
          <w:bottom w:val="nil"/>
          <w:right w:val="nil"/>
          <w:between w:val="nil"/>
        </w:pBdr>
        <w:spacing w:after="200" w:line="360" w:lineRule="auto"/>
        <w:rPr>
          <w:i/>
          <w:color w:val="44546A"/>
          <w:sz w:val="24"/>
          <w:szCs w:val="24"/>
        </w:rPr>
      </w:pPr>
      <w:bookmarkStart w:id="5" w:name="_heading=h.1fob9te" w:colFirst="0" w:colLast="0"/>
      <w:bookmarkEnd w:id="5"/>
      <w:r>
        <w:rPr>
          <w:i/>
          <w:color w:val="44546A"/>
          <w:sz w:val="24"/>
          <w:szCs w:val="24"/>
        </w:rPr>
        <w:t>Table 1: Census data description, year 2010</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2"/>
        <w:gridCol w:w="4750"/>
        <w:gridCol w:w="2314"/>
      </w:tblGrid>
      <w:tr w:rsidR="002045CD" w14:paraId="25B7C957"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0" w14:textId="77777777" w:rsidR="002045CD" w:rsidRDefault="005C60F8">
            <w:pPr>
              <w:rPr>
                <w:b/>
                <w:sz w:val="20"/>
                <w:szCs w:val="20"/>
              </w:rPr>
            </w:pPr>
            <w:r>
              <w:rPr>
                <w:b/>
                <w:sz w:val="20"/>
                <w:szCs w:val="20"/>
              </w:rPr>
              <w:t>Geographic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1" w14:textId="77777777" w:rsidR="002045CD" w:rsidRDefault="005C60F8">
            <w:pPr>
              <w:rPr>
                <w:b/>
                <w:sz w:val="20"/>
                <w:szCs w:val="20"/>
              </w:rPr>
            </w:pPr>
            <w:r>
              <w:rPr>
                <w:b/>
                <w:sz w:val="20"/>
                <w:szCs w:val="20"/>
              </w:rPr>
              <w:t>Total populated census blocks</w:t>
            </w:r>
          </w:p>
        </w:tc>
        <w:tc>
          <w:tcPr>
            <w:tcW w:w="2314" w:type="dxa"/>
            <w:tcBorders>
              <w:top w:val="single" w:sz="4" w:space="0" w:color="000000"/>
              <w:left w:val="single" w:sz="4" w:space="0" w:color="000000"/>
              <w:bottom w:val="single" w:sz="4" w:space="0" w:color="000000"/>
              <w:right w:val="single" w:sz="4" w:space="0" w:color="000000"/>
            </w:tcBorders>
          </w:tcPr>
          <w:p w14:paraId="00000062" w14:textId="77777777" w:rsidR="002045CD" w:rsidRDefault="005C60F8">
            <w:pPr>
              <w:jc w:val="right"/>
              <w:rPr>
                <w:color w:val="000000"/>
                <w:sz w:val="20"/>
                <w:szCs w:val="20"/>
              </w:rPr>
            </w:pPr>
            <w:r>
              <w:rPr>
                <w:color w:val="000000"/>
                <w:sz w:val="20"/>
                <w:szCs w:val="20"/>
              </w:rPr>
              <w:t>6,182,882</w:t>
            </w:r>
          </w:p>
        </w:tc>
      </w:tr>
      <w:tr w:rsidR="002045CD" w14:paraId="16B3D3B1"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3" w14:textId="77777777" w:rsidR="002045CD" w:rsidRDefault="002045CD">
            <w:pPr>
              <w:widowControl w:val="0"/>
              <w:pBdr>
                <w:top w:val="nil"/>
                <w:left w:val="nil"/>
                <w:bottom w:val="nil"/>
                <w:right w:val="nil"/>
                <w:between w:val="nil"/>
              </w:pBdr>
              <w:spacing w:line="276" w:lineRule="auto"/>
              <w:rPr>
                <w:color w:val="000000"/>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4" w14:textId="77777777" w:rsidR="002045CD" w:rsidRDefault="005C60F8">
            <w:pPr>
              <w:rPr>
                <w:b/>
                <w:sz w:val="20"/>
                <w:szCs w:val="20"/>
              </w:rPr>
            </w:pPr>
            <w:r>
              <w:rPr>
                <w:b/>
                <w:sz w:val="20"/>
                <w:szCs w:val="20"/>
              </w:rPr>
              <w:t>Total census-designated urban areas</w:t>
            </w:r>
          </w:p>
        </w:tc>
        <w:tc>
          <w:tcPr>
            <w:tcW w:w="2314" w:type="dxa"/>
            <w:tcBorders>
              <w:top w:val="single" w:sz="4" w:space="0" w:color="000000"/>
              <w:left w:val="single" w:sz="4" w:space="0" w:color="000000"/>
              <w:bottom w:val="single" w:sz="4" w:space="0" w:color="000000"/>
              <w:right w:val="single" w:sz="4" w:space="0" w:color="000000"/>
            </w:tcBorders>
          </w:tcPr>
          <w:p w14:paraId="00000065" w14:textId="77777777" w:rsidR="002045CD" w:rsidRDefault="005C60F8">
            <w:pPr>
              <w:jc w:val="right"/>
              <w:rPr>
                <w:color w:val="000000"/>
                <w:sz w:val="20"/>
                <w:szCs w:val="20"/>
              </w:rPr>
            </w:pPr>
            <w:r>
              <w:rPr>
                <w:color w:val="000000"/>
                <w:sz w:val="20"/>
                <w:szCs w:val="20"/>
              </w:rPr>
              <w:t>3,590,278 (58%)</w:t>
            </w:r>
          </w:p>
        </w:tc>
      </w:tr>
      <w:tr w:rsidR="002045CD" w14:paraId="0BCCF2EA"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6" w14:textId="77777777" w:rsidR="002045CD" w:rsidRDefault="005C60F8">
            <w:pPr>
              <w:rPr>
                <w:b/>
                <w:sz w:val="20"/>
                <w:szCs w:val="20"/>
              </w:rPr>
            </w:pPr>
            <w:r>
              <w:rPr>
                <w:b/>
                <w:sz w:val="20"/>
                <w:szCs w:val="20"/>
              </w:rPr>
              <w:t>Demographic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7" w14:textId="77777777" w:rsidR="002045CD" w:rsidRDefault="005C60F8">
            <w:pPr>
              <w:rPr>
                <w:b/>
                <w:sz w:val="20"/>
                <w:szCs w:val="20"/>
              </w:rPr>
            </w:pPr>
            <w:r>
              <w:rPr>
                <w:b/>
                <w:sz w:val="20"/>
                <w:szCs w:val="20"/>
              </w:rPr>
              <w:t>Total population</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8" w14:textId="77777777" w:rsidR="002045CD" w:rsidRDefault="005C60F8">
            <w:pPr>
              <w:jc w:val="right"/>
              <w:rPr>
                <w:sz w:val="20"/>
                <w:szCs w:val="20"/>
              </w:rPr>
            </w:pPr>
            <w:r>
              <w:rPr>
                <w:sz w:val="20"/>
                <w:szCs w:val="20"/>
              </w:rPr>
              <w:t>306,675,006</w:t>
            </w:r>
          </w:p>
        </w:tc>
      </w:tr>
      <w:tr w:rsidR="002045CD" w14:paraId="508FA4AB"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9" w14:textId="77777777" w:rsidR="002045CD" w:rsidRDefault="002045CD">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A" w14:textId="77777777" w:rsidR="002045CD" w:rsidRDefault="005C60F8">
            <w:pPr>
              <w:rPr>
                <w:b/>
                <w:sz w:val="20"/>
                <w:szCs w:val="20"/>
              </w:rPr>
            </w:pPr>
            <w:r>
              <w:rPr>
                <w:b/>
                <w:sz w:val="20"/>
                <w:szCs w:val="20"/>
              </w:rPr>
              <w:t>Total population of children (birth – 18)</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B" w14:textId="77777777" w:rsidR="002045CD" w:rsidRDefault="005C60F8">
            <w:pPr>
              <w:jc w:val="right"/>
              <w:rPr>
                <w:sz w:val="20"/>
                <w:szCs w:val="20"/>
              </w:rPr>
            </w:pPr>
            <w:r>
              <w:rPr>
                <w:color w:val="000000"/>
                <w:sz w:val="20"/>
                <w:szCs w:val="20"/>
              </w:rPr>
              <w:t>73,690,271 (24%)</w:t>
            </w:r>
          </w:p>
        </w:tc>
      </w:tr>
      <w:tr w:rsidR="002045CD" w14:paraId="31AD0DA9"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C" w14:textId="77777777" w:rsidR="002045CD" w:rsidRDefault="002045CD">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D" w14:textId="77777777" w:rsidR="002045CD" w:rsidRDefault="005C60F8">
            <w:pPr>
              <w:rPr>
                <w:b/>
                <w:sz w:val="20"/>
                <w:szCs w:val="20"/>
              </w:rPr>
            </w:pPr>
            <w:r>
              <w:rPr>
                <w:b/>
                <w:sz w:val="20"/>
                <w:szCs w:val="20"/>
              </w:rPr>
              <w:t>Mean (range) number of children in census blocks</w:t>
            </w:r>
          </w:p>
        </w:tc>
        <w:tc>
          <w:tcPr>
            <w:tcW w:w="2314" w:type="dxa"/>
            <w:tcBorders>
              <w:top w:val="single" w:sz="4" w:space="0" w:color="000000"/>
              <w:left w:val="single" w:sz="4" w:space="0" w:color="000000"/>
              <w:bottom w:val="single" w:sz="4" w:space="0" w:color="000000"/>
              <w:right w:val="single" w:sz="4" w:space="0" w:color="000000"/>
            </w:tcBorders>
          </w:tcPr>
          <w:p w14:paraId="0000006E" w14:textId="77777777" w:rsidR="002045CD" w:rsidRDefault="005C60F8">
            <w:pPr>
              <w:jc w:val="right"/>
              <w:rPr>
                <w:sz w:val="20"/>
                <w:szCs w:val="20"/>
              </w:rPr>
            </w:pPr>
            <w:r>
              <w:rPr>
                <w:sz w:val="20"/>
                <w:szCs w:val="20"/>
              </w:rPr>
              <w:t>12 (0-2214)</w:t>
            </w:r>
          </w:p>
        </w:tc>
      </w:tr>
      <w:tr w:rsidR="002045CD" w14:paraId="56F1E88E"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F" w14:textId="77777777" w:rsidR="002045CD" w:rsidRDefault="005C60F8">
            <w:pPr>
              <w:rPr>
                <w:b/>
                <w:sz w:val="20"/>
                <w:szCs w:val="20"/>
              </w:rPr>
            </w:pPr>
            <w:r>
              <w:rPr>
                <w:b/>
                <w:sz w:val="20"/>
                <w:szCs w:val="20"/>
              </w:rPr>
              <w:t>Population of children by living location</w:t>
            </w:r>
          </w:p>
        </w:tc>
        <w:tc>
          <w:tcPr>
            <w:tcW w:w="4750" w:type="dxa"/>
            <w:tcBorders>
              <w:top w:val="single" w:sz="4" w:space="0" w:color="000000"/>
              <w:left w:val="single" w:sz="4" w:space="0" w:color="000000"/>
              <w:bottom w:val="single" w:sz="4" w:space="0" w:color="000000"/>
              <w:right w:val="single" w:sz="4" w:space="0" w:color="000000"/>
            </w:tcBorders>
          </w:tcPr>
          <w:p w14:paraId="00000070" w14:textId="77777777" w:rsidR="002045CD" w:rsidRDefault="005C60F8">
            <w:pPr>
              <w:rPr>
                <w:b/>
                <w:sz w:val="20"/>
                <w:szCs w:val="20"/>
              </w:rPr>
            </w:pPr>
            <w:r>
              <w:rPr>
                <w:b/>
                <w:sz w:val="20"/>
                <w:szCs w:val="20"/>
              </w:rPr>
              <w:t>Rural</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1" w14:textId="77777777" w:rsidR="002045CD" w:rsidRDefault="005C60F8">
            <w:pPr>
              <w:jc w:val="right"/>
              <w:rPr>
                <w:b/>
                <w:sz w:val="20"/>
                <w:szCs w:val="20"/>
              </w:rPr>
            </w:pPr>
            <w:r>
              <w:rPr>
                <w:color w:val="000000"/>
                <w:sz w:val="20"/>
                <w:szCs w:val="20"/>
              </w:rPr>
              <w:t>13,763,183 (19%)</w:t>
            </w:r>
          </w:p>
        </w:tc>
      </w:tr>
      <w:tr w:rsidR="002045CD" w14:paraId="19737976"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2"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3" w14:textId="77777777" w:rsidR="002045CD" w:rsidRDefault="005C60F8">
            <w:pPr>
              <w:rPr>
                <w:b/>
                <w:sz w:val="20"/>
                <w:szCs w:val="20"/>
              </w:rPr>
            </w:pPr>
            <w:r>
              <w:rPr>
                <w:b/>
                <w:sz w:val="20"/>
                <w:szCs w:val="20"/>
              </w:rPr>
              <w:t>Urban clusters (≥2,500 and &lt;50,000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4" w14:textId="77777777" w:rsidR="002045CD" w:rsidRDefault="005C60F8">
            <w:pPr>
              <w:jc w:val="right"/>
              <w:rPr>
                <w:b/>
                <w:sz w:val="20"/>
                <w:szCs w:val="20"/>
              </w:rPr>
            </w:pPr>
            <w:r>
              <w:rPr>
                <w:color w:val="000000"/>
                <w:sz w:val="20"/>
                <w:szCs w:val="20"/>
              </w:rPr>
              <w:t>6,994,464 (9%)</w:t>
            </w:r>
          </w:p>
        </w:tc>
      </w:tr>
      <w:tr w:rsidR="002045CD" w14:paraId="7E077097"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5"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6" w14:textId="77777777" w:rsidR="002045CD" w:rsidRDefault="005C60F8">
            <w:pPr>
              <w:rPr>
                <w:b/>
                <w:sz w:val="20"/>
                <w:szCs w:val="20"/>
              </w:rPr>
            </w:pPr>
            <w:r>
              <w:rPr>
                <w:b/>
                <w:sz w:val="20"/>
                <w:szCs w:val="20"/>
              </w:rPr>
              <w:t>Urbanized area (≥50,000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7" w14:textId="77777777" w:rsidR="002045CD" w:rsidRDefault="005C60F8">
            <w:pPr>
              <w:jc w:val="right"/>
              <w:rPr>
                <w:b/>
                <w:sz w:val="20"/>
                <w:szCs w:val="20"/>
              </w:rPr>
            </w:pPr>
            <w:r>
              <w:rPr>
                <w:color w:val="000000"/>
                <w:sz w:val="20"/>
                <w:szCs w:val="20"/>
              </w:rPr>
              <w:t>52,932,624 (72%)</w:t>
            </w:r>
          </w:p>
        </w:tc>
      </w:tr>
      <w:tr w:rsidR="002045CD" w14:paraId="7E77510E"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78" w14:textId="77777777" w:rsidR="002045CD" w:rsidRDefault="005C60F8">
            <w:pPr>
              <w:rPr>
                <w:b/>
                <w:sz w:val="20"/>
                <w:szCs w:val="20"/>
              </w:rPr>
            </w:pPr>
            <w:r>
              <w:rPr>
                <w:b/>
                <w:sz w:val="20"/>
                <w:szCs w:val="20"/>
              </w:rPr>
              <w:t>Population of children by median household income</w:t>
            </w:r>
          </w:p>
        </w:tc>
        <w:tc>
          <w:tcPr>
            <w:tcW w:w="4750" w:type="dxa"/>
            <w:tcBorders>
              <w:top w:val="single" w:sz="4" w:space="0" w:color="000000"/>
              <w:left w:val="single" w:sz="4" w:space="0" w:color="000000"/>
              <w:bottom w:val="single" w:sz="4" w:space="0" w:color="000000"/>
              <w:right w:val="single" w:sz="4" w:space="0" w:color="000000"/>
            </w:tcBorders>
          </w:tcPr>
          <w:p w14:paraId="00000079" w14:textId="77777777" w:rsidR="002045CD" w:rsidRDefault="005C60F8">
            <w:pPr>
              <w:rPr>
                <w:b/>
                <w:sz w:val="20"/>
                <w:szCs w:val="20"/>
              </w:rPr>
            </w:pPr>
            <w:r>
              <w:rPr>
                <w:b/>
                <w:sz w:val="20"/>
                <w:szCs w:val="20"/>
              </w:rPr>
              <w:t>&lt;$20,000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A" w14:textId="77777777" w:rsidR="002045CD" w:rsidRDefault="005C60F8">
            <w:pPr>
              <w:jc w:val="right"/>
              <w:rPr>
                <w:b/>
                <w:sz w:val="20"/>
                <w:szCs w:val="20"/>
              </w:rPr>
            </w:pPr>
            <w:r>
              <w:rPr>
                <w:color w:val="000000"/>
                <w:sz w:val="20"/>
                <w:szCs w:val="20"/>
              </w:rPr>
              <w:t>2,614,804 (4%)</w:t>
            </w:r>
          </w:p>
        </w:tc>
      </w:tr>
      <w:tr w:rsidR="002045CD" w14:paraId="426D7E32"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B"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C" w14:textId="77777777" w:rsidR="002045CD" w:rsidRDefault="005C60F8">
            <w:pPr>
              <w:rPr>
                <w:b/>
                <w:sz w:val="20"/>
                <w:szCs w:val="20"/>
              </w:rPr>
            </w:pPr>
            <w:r>
              <w:rPr>
                <w:b/>
                <w:sz w:val="20"/>
                <w:szCs w:val="20"/>
              </w:rPr>
              <w:t>$20,000 to &lt;$35,000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D" w14:textId="77777777" w:rsidR="002045CD" w:rsidRDefault="005C60F8">
            <w:pPr>
              <w:jc w:val="right"/>
              <w:rPr>
                <w:b/>
                <w:sz w:val="20"/>
                <w:szCs w:val="20"/>
              </w:rPr>
            </w:pPr>
            <w:r>
              <w:rPr>
                <w:color w:val="000000"/>
                <w:sz w:val="20"/>
                <w:szCs w:val="20"/>
              </w:rPr>
              <w:t>12,770,843 (17%)</w:t>
            </w:r>
          </w:p>
        </w:tc>
      </w:tr>
      <w:tr w:rsidR="002045CD" w14:paraId="7D8F2498"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E"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F" w14:textId="77777777" w:rsidR="002045CD" w:rsidRDefault="005C60F8">
            <w:pPr>
              <w:rPr>
                <w:b/>
                <w:sz w:val="20"/>
                <w:szCs w:val="20"/>
              </w:rPr>
            </w:pPr>
            <w:r>
              <w:rPr>
                <w:b/>
                <w:sz w:val="20"/>
                <w:szCs w:val="20"/>
              </w:rPr>
              <w:t>$35,000 to &lt;$50,000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0" w14:textId="77777777" w:rsidR="002045CD" w:rsidRDefault="005C60F8">
            <w:pPr>
              <w:jc w:val="right"/>
              <w:rPr>
                <w:b/>
                <w:sz w:val="20"/>
                <w:szCs w:val="20"/>
              </w:rPr>
            </w:pPr>
            <w:r>
              <w:rPr>
                <w:color w:val="000000"/>
                <w:sz w:val="20"/>
                <w:szCs w:val="20"/>
              </w:rPr>
              <w:t>18,573,954 (25%)</w:t>
            </w:r>
          </w:p>
        </w:tc>
      </w:tr>
      <w:tr w:rsidR="002045CD" w14:paraId="777BD2A7"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1"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2" w14:textId="77777777" w:rsidR="002045CD" w:rsidRDefault="005C60F8">
            <w:pPr>
              <w:rPr>
                <w:b/>
                <w:sz w:val="20"/>
                <w:szCs w:val="20"/>
              </w:rPr>
            </w:pPr>
            <w:r>
              <w:rPr>
                <w:b/>
                <w:sz w:val="20"/>
                <w:szCs w:val="20"/>
              </w:rPr>
              <w:t>$50,000 to &lt;$75,000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3" w14:textId="77777777" w:rsidR="002045CD" w:rsidRDefault="005C60F8">
            <w:pPr>
              <w:jc w:val="right"/>
              <w:rPr>
                <w:b/>
                <w:sz w:val="20"/>
                <w:szCs w:val="20"/>
              </w:rPr>
            </w:pPr>
            <w:r>
              <w:rPr>
                <w:color w:val="000000"/>
                <w:sz w:val="20"/>
                <w:szCs w:val="20"/>
              </w:rPr>
              <w:t>21,953,876 (30%)</w:t>
            </w:r>
          </w:p>
        </w:tc>
      </w:tr>
      <w:tr w:rsidR="002045CD" w14:paraId="644D3F2F"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4" w14:textId="77777777" w:rsidR="002045CD" w:rsidRDefault="002045CD">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5" w14:textId="77777777" w:rsidR="002045CD" w:rsidRDefault="005C60F8">
            <w:pPr>
              <w:rPr>
                <w:b/>
                <w:sz w:val="20"/>
                <w:szCs w:val="20"/>
              </w:rPr>
            </w:pPr>
            <w:r>
              <w:rPr>
                <w:b/>
                <w:sz w:val="20"/>
                <w:szCs w:val="20"/>
              </w:rPr>
              <w: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6" w14:textId="77777777" w:rsidR="002045CD" w:rsidRDefault="005C60F8">
            <w:pPr>
              <w:jc w:val="right"/>
              <w:rPr>
                <w:b/>
                <w:sz w:val="20"/>
                <w:szCs w:val="20"/>
              </w:rPr>
            </w:pPr>
            <w:r>
              <w:rPr>
                <w:color w:val="000000"/>
                <w:sz w:val="20"/>
                <w:szCs w:val="20"/>
              </w:rPr>
              <w:t>17,763,239 (24%)</w:t>
            </w:r>
          </w:p>
        </w:tc>
      </w:tr>
    </w:tbl>
    <w:p w14:paraId="00000087" w14:textId="77777777" w:rsidR="002045CD" w:rsidRDefault="002045CD">
      <w:pPr>
        <w:spacing w:line="360" w:lineRule="auto"/>
        <w:rPr>
          <w:i/>
          <w:sz w:val="24"/>
          <w:szCs w:val="24"/>
        </w:rPr>
      </w:pPr>
    </w:p>
    <w:p w14:paraId="00000088" w14:textId="77777777" w:rsidR="002045CD" w:rsidRDefault="005C60F8">
      <w:pPr>
        <w:spacing w:line="360" w:lineRule="auto"/>
        <w:rPr>
          <w:i/>
          <w:sz w:val="24"/>
          <w:szCs w:val="24"/>
        </w:rPr>
      </w:pPr>
      <w:r>
        <w:rPr>
          <w:i/>
          <w:sz w:val="24"/>
          <w:szCs w:val="24"/>
        </w:rPr>
        <w:t>NO</w:t>
      </w:r>
      <w:r>
        <w:rPr>
          <w:i/>
          <w:sz w:val="24"/>
          <w:szCs w:val="24"/>
          <w:vertAlign w:val="subscript"/>
        </w:rPr>
        <w:t>2</w:t>
      </w:r>
      <w:r>
        <w:rPr>
          <w:i/>
          <w:sz w:val="24"/>
          <w:szCs w:val="24"/>
        </w:rPr>
        <w:t xml:space="preserve"> exposure assessment</w:t>
      </w:r>
    </w:p>
    <w:p w14:paraId="00000089" w14:textId="77777777" w:rsidR="002045CD" w:rsidRDefault="005C60F8">
      <w:pPr>
        <w:spacing w:line="360" w:lineRule="auto"/>
        <w:rPr>
          <w:sz w:val="24"/>
          <w:szCs w:val="24"/>
        </w:rPr>
      </w:pPr>
      <w:r>
        <w:rPr>
          <w:sz w:val="24"/>
          <w:szCs w:val="24"/>
        </w:rPr>
        <w:t>Annual average NO</w:t>
      </w:r>
      <w:r>
        <w:rPr>
          <w:sz w:val="24"/>
          <w:szCs w:val="24"/>
          <w:vertAlign w:val="subscript"/>
        </w:rPr>
        <w:t xml:space="preserve">2 </w:t>
      </w:r>
      <w:r>
        <w:rPr>
          <w:sz w:val="24"/>
          <w:szCs w:val="24"/>
        </w:rPr>
        <w:t>concentrations for each populated census block were available at the centroid location for the year 2010. Concentrations were derived from a land-use regression model (LUR) developed by Bechle et al. (2015). The model incorporates spatial and temporal air pollutant data. The spatial data is derived from the U.S. Environmental Protection Agency (EPA) air quality monitoring data, satellite data and several GIS covariates including impervious surfaces, elevation, major, minor and residential roads, and distance to coast. The temporal data of the LUR model is incorporated by scaling the spatial data with the average monthly monitor readings for 11 consecutive years. The model achieves a relatively high predictive power as demonstrated using hold-out cross validation when compared to similar NO</w:t>
      </w:r>
      <w:r>
        <w:rPr>
          <w:sz w:val="24"/>
          <w:szCs w:val="24"/>
          <w:vertAlign w:val="subscript"/>
        </w:rPr>
        <w:t>2</w:t>
      </w:r>
      <w:r>
        <w:rPr>
          <w:sz w:val="24"/>
          <w:szCs w:val="24"/>
        </w:rPr>
        <w:t xml:space="preserve"> LUR models (Vienneau et al., 2013, Beelen et al., 2009, Hystad et al., 2011, Novotny et al., 2011) </w:t>
      </w:r>
      <w:r>
        <w:rPr>
          <w:sz w:val="24"/>
          <w:szCs w:val="24"/>
        </w:rPr>
        <w:lastRenderedPageBreak/>
        <w:t>with an R</w:t>
      </w:r>
      <w:r>
        <w:rPr>
          <w:sz w:val="24"/>
          <w:szCs w:val="24"/>
          <w:vertAlign w:val="superscript"/>
        </w:rPr>
        <w:t>2</w:t>
      </w:r>
      <w:r>
        <w:rPr>
          <w:sz w:val="24"/>
          <w:szCs w:val="24"/>
        </w:rPr>
        <w:t xml:space="preserve"> reaching 82%. The LUR model has been used in multiple studies including Clark et al. (2017) and Alotaibi et al. (2019). A detailed description of the model can be found at Bechle et al. (2015). NO</w:t>
      </w:r>
      <w:r>
        <w:rPr>
          <w:sz w:val="24"/>
          <w:szCs w:val="24"/>
          <w:vertAlign w:val="subscript"/>
        </w:rPr>
        <w:t>2</w:t>
      </w:r>
      <w:r>
        <w:rPr>
          <w:sz w:val="24"/>
          <w:szCs w:val="24"/>
        </w:rPr>
        <w:t xml:space="preserve"> concentrations were converted from ppb to ug/m</w:t>
      </w:r>
      <w:r>
        <w:rPr>
          <w:sz w:val="24"/>
          <w:szCs w:val="24"/>
          <w:vertAlign w:val="superscript"/>
        </w:rPr>
        <w:t>3</w:t>
      </w:r>
      <w:r>
        <w:rPr>
          <w:sz w:val="24"/>
          <w:szCs w:val="24"/>
          <w:vertAlign w:val="subscript"/>
        </w:rPr>
        <w:t xml:space="preserve"> </w:t>
      </w:r>
      <w:r>
        <w:rPr>
          <w:sz w:val="24"/>
          <w:szCs w:val="24"/>
        </w:rPr>
        <w:t xml:space="preserve">through multiplying by 1.88 (WHO, 2005). Exposure data was matched with census blocks using a unique identifier for each census block as provided in the NHGIS dataset. </w:t>
      </w:r>
    </w:p>
    <w:p w14:paraId="0000008A" w14:textId="77777777" w:rsidR="002045CD" w:rsidRDefault="005C60F8">
      <w:pPr>
        <w:spacing w:line="360" w:lineRule="auto"/>
        <w:rPr>
          <w:i/>
          <w:sz w:val="24"/>
          <w:szCs w:val="24"/>
        </w:rPr>
      </w:pPr>
      <w:r>
        <w:rPr>
          <w:i/>
          <w:sz w:val="24"/>
          <w:szCs w:val="24"/>
        </w:rPr>
        <w:t>Concentration-response functions</w:t>
      </w:r>
    </w:p>
    <w:p w14:paraId="0000008B" w14:textId="77777777" w:rsidR="002045CD" w:rsidRDefault="005C60F8">
      <w:pPr>
        <w:spacing w:line="360" w:lineRule="auto"/>
        <w:rPr>
          <w:sz w:val="24"/>
          <w:szCs w:val="24"/>
        </w:rPr>
      </w:pPr>
      <w:r>
        <w:rPr>
          <w:sz w:val="24"/>
          <w:szCs w:val="24"/>
        </w:rPr>
        <w:t>We used an incident asthma CRF of 1.05 (95% CI = 1.02-1.07) per 4 ug/m</w:t>
      </w:r>
      <w:r>
        <w:rPr>
          <w:sz w:val="24"/>
          <w:szCs w:val="24"/>
          <w:vertAlign w:val="superscript"/>
        </w:rPr>
        <w:t xml:space="preserve">3 </w:t>
      </w:r>
      <w:r>
        <w:rPr>
          <w:sz w:val="24"/>
          <w:szCs w:val="24"/>
        </w:rPr>
        <w:t>of NO</w:t>
      </w:r>
      <w:r>
        <w:rPr>
          <w:sz w:val="24"/>
          <w:szCs w:val="24"/>
          <w:vertAlign w:val="subscript"/>
        </w:rPr>
        <w:t>2</w:t>
      </w:r>
      <w:r>
        <w:rPr>
          <w:sz w:val="24"/>
          <w:szCs w:val="24"/>
        </w:rPr>
        <w:t>. The CRF was obtained from a meta-analysis of 20 studies examining the association between exposure to TRAP and the risk of developing asthma among children from birth to 18 years of age (Khreis et al., 2017). These CRF represent data from the most up-to-date and widest analysis on TRAP and the onset of childhood asthma, and has been used in several published peer-reviewed BoD assessments (Khreis et al., 2018c, Khreis et al., 2018b, Achakulwisut et al., 2019, Alotaibi et al., 2019, Khreis, In press).</w:t>
      </w:r>
    </w:p>
    <w:p w14:paraId="0000008C" w14:textId="77777777" w:rsidR="002045CD" w:rsidRDefault="005C60F8">
      <w:pPr>
        <w:spacing w:line="360" w:lineRule="auto"/>
        <w:rPr>
          <w:sz w:val="24"/>
          <w:szCs w:val="24"/>
        </w:rPr>
      </w:pPr>
      <w:r>
        <w:rPr>
          <w:i/>
          <w:sz w:val="24"/>
          <w:szCs w:val="24"/>
        </w:rPr>
        <w:t>Asthma incidence and prevalence rates</w:t>
      </w:r>
    </w:p>
    <w:p w14:paraId="0000008D" w14:textId="77777777" w:rsidR="002045CD" w:rsidRDefault="005C60F8">
      <w:pPr>
        <w:spacing w:line="360" w:lineRule="auto"/>
        <w:rPr>
          <w:sz w:val="24"/>
          <w:szCs w:val="24"/>
        </w:rPr>
      </w:pPr>
      <w:r>
        <w:rPr>
          <w:sz w:val="24"/>
          <w:szCs w:val="24"/>
        </w:rPr>
        <w:t xml:space="preserve">An incidence rate (IR) is defined as the number of new cases of a disease within a specified time period among an at-risk population (Mausner and Kramer, 1985). To estimate the childhood asthma IR aggregated for the years 2006 through 2010 among U.S. states, we obtained the Behavioral Risk Factor Surveillance System (BRFSS) and Asthma Call Back Survey (ACBS) child data sets (CDC, 2011, CDC, 2009), which can be found at the CDC website </w:t>
      </w:r>
      <w:hyperlink r:id="rId13">
        <w:r>
          <w:rPr>
            <w:color w:val="0563C1"/>
            <w:sz w:val="24"/>
            <w:szCs w:val="24"/>
            <w:u w:val="single"/>
          </w:rPr>
          <w:t>https://www.cdc.gov/brfss/</w:t>
        </w:r>
      </w:hyperlink>
      <w:r>
        <w:rPr>
          <w:color w:val="0563C1"/>
          <w:sz w:val="24"/>
          <w:szCs w:val="24"/>
          <w:u w:val="single"/>
        </w:rPr>
        <w:t>.</w:t>
      </w:r>
      <w:r>
        <w:rPr>
          <w:sz w:val="24"/>
          <w:szCs w:val="24"/>
        </w:rPr>
        <w:t xml:space="preserve"> We followed methods described by Winer et al. (2012) to estimate the asthma incidence rates, and present our steps in Figure 1. The ACBS and BRFSS define children as birth to 18 years of age people, which is in line with the meta-analysis from where we sourced the CRF (Khreis et al., 2017). The following variables were extracted from the surveys: the state, asthma status question (from the BRFSS), incident status question (from the ACBS), and children sample weights from both surveys. All analysis was conducted using R statistical software (R Core Team, 2018).</w:t>
      </w:r>
    </w:p>
    <w:p w14:paraId="0000008E" w14:textId="77777777" w:rsidR="002045CD" w:rsidRDefault="005C60F8">
      <w:pPr>
        <w:keepNext/>
        <w:pBdr>
          <w:top w:val="nil"/>
          <w:left w:val="nil"/>
          <w:bottom w:val="nil"/>
          <w:right w:val="nil"/>
          <w:between w:val="nil"/>
        </w:pBdr>
        <w:spacing w:after="200" w:line="360" w:lineRule="auto"/>
        <w:rPr>
          <w:i/>
          <w:color w:val="44546A"/>
          <w:sz w:val="24"/>
          <w:szCs w:val="24"/>
        </w:rPr>
      </w:pPr>
      <w:bookmarkStart w:id="6" w:name="_heading=h.3znysh7" w:colFirst="0" w:colLast="0"/>
      <w:bookmarkEnd w:id="6"/>
      <w:r>
        <w:rPr>
          <w:i/>
          <w:color w:val="44546A"/>
          <w:sz w:val="24"/>
          <w:szCs w:val="24"/>
        </w:rPr>
        <w:lastRenderedPageBreak/>
        <w:t xml:space="preserve">Figure 1: </w:t>
      </w:r>
      <w:sdt>
        <w:sdtPr>
          <w:tag w:val="goog_rdk_2"/>
          <w:id w:val="83584879"/>
        </w:sdtPr>
        <w:sdtContent>
          <w:commentRangeStart w:id="7"/>
        </w:sdtContent>
      </w:sdt>
      <w:r>
        <w:rPr>
          <w:i/>
          <w:color w:val="44546A"/>
          <w:sz w:val="24"/>
          <w:szCs w:val="24"/>
        </w:rPr>
        <w:t xml:space="preserve">Childhood </w:t>
      </w:r>
      <w:commentRangeEnd w:id="7"/>
      <w:r>
        <w:commentReference w:id="7"/>
      </w:r>
      <w:r>
        <w:rPr>
          <w:i/>
          <w:color w:val="44546A"/>
          <w:sz w:val="24"/>
          <w:szCs w:val="24"/>
        </w:rPr>
        <w:t>asthma incidence rate estimation flow chart</w:t>
      </w:r>
    </w:p>
    <w:p w14:paraId="0000008F" w14:textId="77777777" w:rsidR="002045CD" w:rsidRDefault="005C60F8">
      <w:pPr>
        <w:spacing w:line="360" w:lineRule="auto"/>
        <w:rPr>
          <w:b/>
          <w:sz w:val="24"/>
          <w:szCs w:val="24"/>
        </w:rPr>
      </w:pPr>
      <w:r>
        <w:rPr>
          <w:b/>
          <w:noProof/>
          <w:sz w:val="24"/>
          <w:szCs w:val="24"/>
        </w:rPr>
        <w:drawing>
          <wp:inline distT="0" distB="0" distL="0" distR="0" wp14:anchorId="34BA94D3" wp14:editId="74EC3299">
            <wp:extent cx="6211490" cy="8033700"/>
            <wp:effectExtent l="0" t="0" r="0" b="0"/>
            <wp:docPr id="15" name="image8.png" descr="C:\Users\R-Alotaibi\Documents\R Projects\TTI-AsthmaIR\Results\Plots\Asthma Flow Chart-Asthma incidente rate ver5.png"/>
            <wp:cNvGraphicFramePr/>
            <a:graphic xmlns:a="http://schemas.openxmlformats.org/drawingml/2006/main">
              <a:graphicData uri="http://schemas.openxmlformats.org/drawingml/2006/picture">
                <pic:pic xmlns:pic="http://schemas.openxmlformats.org/drawingml/2006/picture">
                  <pic:nvPicPr>
                    <pic:cNvPr id="0" name="image8.png" descr="C:\Users\R-Alotaibi\Documents\R Projects\TTI-AsthmaIR\Results\Plots\Asthma Flow Chart-Asthma incidente rate ver5.png"/>
                    <pic:cNvPicPr preferRelativeResize="0"/>
                  </pic:nvPicPr>
                  <pic:blipFill>
                    <a:blip r:embed="rId14"/>
                    <a:srcRect/>
                    <a:stretch>
                      <a:fillRect/>
                    </a:stretch>
                  </pic:blipFill>
                  <pic:spPr>
                    <a:xfrm>
                      <a:off x="0" y="0"/>
                      <a:ext cx="6211490" cy="8033700"/>
                    </a:xfrm>
                    <a:prstGeom prst="rect">
                      <a:avLst/>
                    </a:prstGeom>
                    <a:ln/>
                  </pic:spPr>
                </pic:pic>
              </a:graphicData>
            </a:graphic>
          </wp:inline>
        </w:drawing>
      </w:r>
    </w:p>
    <w:p w14:paraId="00000090" w14:textId="77777777" w:rsidR="002045CD" w:rsidRDefault="002045CD">
      <w:pPr>
        <w:spacing w:line="360" w:lineRule="auto"/>
        <w:rPr>
          <w:sz w:val="24"/>
          <w:szCs w:val="24"/>
        </w:rPr>
      </w:pPr>
    </w:p>
    <w:p w14:paraId="00000091" w14:textId="77777777" w:rsidR="002045CD" w:rsidRDefault="005C60F8">
      <w:pPr>
        <w:spacing w:line="360" w:lineRule="auto"/>
        <w:rPr>
          <w:sz w:val="24"/>
          <w:szCs w:val="24"/>
        </w:rPr>
      </w:pPr>
      <w:r>
        <w:rPr>
          <w:sz w:val="24"/>
          <w:szCs w:val="24"/>
        </w:rPr>
        <w:lastRenderedPageBreak/>
        <w:t xml:space="preserve">To determine the “Asthma status” of children, respondents to the BRFSS were asked “Has a doctor, nurse, or other health professional EVER said that the child has asthma?”, If the answer was “Yes”, the respondent was designated as “Ever asthma”. If the answer was “No”, the respondent was designated as “Never asthma”. Respondents with children designated as “Ever asthma” were requested to participate in the ACBS follow up. To determine the “Incident status” of children, respondents to the ACBS were asked: “How old was the [name of child] when a doctor or other health professional first said [he/she] had asthma? How long ago was that?” If the answer to the latter part of this question was “within the past 12 months”, the respondent was designated as an “Incident asthma”, while other responses were not relevant to the analysis described next. </w:t>
      </w:r>
    </w:p>
    <w:p w14:paraId="00000092" w14:textId="77777777" w:rsidR="002045CD" w:rsidRDefault="005C60F8">
      <w:pPr>
        <w:spacing w:line="360" w:lineRule="auto"/>
        <w:rPr>
          <w:sz w:val="24"/>
          <w:szCs w:val="24"/>
        </w:rPr>
      </w:pPr>
      <w:r>
        <w:rPr>
          <w:sz w:val="24"/>
          <w:szCs w:val="24"/>
        </w:rPr>
        <w:t xml:space="preserve">Each respondent (sample) from the BRFSS and ACBS was assigned a weight to adjust for the disproportionate population sample selection as compared to the state’s overall population distribution, the variation in probability of selection, the actual response of each respondent, or nonresponse (Garbe et al., 2011, Korn and Graubard, 2011). To simplify this, the weight of each sample represents the number of children within each state, with similar characteristics (age, sex and race) to the sample. Weights were used to convert samples to population estimates of children. For example, if respondent (X) had a weight of 150, her/his response to survey questions represented answers of 150 children within their state, with similar age, sex and race characteristics. The sum of childhood weights for the BRFSS represent the total population of children within each state, while the sum of weights for the ACBS represent the total population of children with “Ever asthma” within each state. </w:t>
      </w:r>
    </w:p>
    <w:p w14:paraId="00000093" w14:textId="77777777" w:rsidR="002045CD" w:rsidRDefault="005C60F8">
      <w:pPr>
        <w:spacing w:line="360" w:lineRule="auto"/>
        <w:rPr>
          <w:sz w:val="24"/>
          <w:szCs w:val="24"/>
        </w:rPr>
      </w:pPr>
      <w:r>
        <w:rPr>
          <w:sz w:val="24"/>
          <w:szCs w:val="24"/>
        </w:rPr>
        <w:t xml:space="preserve">“At-risk children” were then estimated by taking the weighted sum of respondents designated as “Incident asthma” and “Never asthma”, as shown in Equation 1. </w:t>
      </w:r>
    </w:p>
    <w:p w14:paraId="00000094" w14:textId="77777777" w:rsidR="002045CD" w:rsidRDefault="005C60F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At-risk children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weighted(w)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oMath>
      </m:oMathPara>
    </w:p>
    <w:p w14:paraId="00000095"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w:t>
      </w:r>
    </w:p>
    <w:p w14:paraId="00000096" w14:textId="77777777" w:rsidR="002045CD" w:rsidRDefault="005C60F8">
      <w:pPr>
        <w:spacing w:line="360" w:lineRule="auto"/>
        <w:rPr>
          <w:sz w:val="24"/>
          <w:szCs w:val="24"/>
        </w:rPr>
      </w:pPr>
      <w:r>
        <w:rPr>
          <w:sz w:val="24"/>
          <w:szCs w:val="24"/>
        </w:rPr>
        <w:t>The asthma incidence rate (IR) was the weighted “Incident asthma” divided by “At-risk children”, as shown in Equation 2.</w:t>
      </w:r>
    </w:p>
    <w:p w14:paraId="00000097" w14:textId="77777777" w:rsidR="002045CD" w:rsidRDefault="005C60F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Asthma incidence rate (IR)=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At-risk children </m:t>
          </m:r>
        </m:oMath>
      </m:oMathPara>
    </w:p>
    <w:p w14:paraId="00000098"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2</w:t>
      </w:r>
    </w:p>
    <w:p w14:paraId="00000099" w14:textId="77777777" w:rsidR="002045CD" w:rsidRDefault="005C60F8">
      <w:pPr>
        <w:spacing w:line="360" w:lineRule="auto"/>
        <w:rPr>
          <w:sz w:val="24"/>
          <w:szCs w:val="24"/>
        </w:rPr>
      </w:pPr>
      <w:r>
        <w:rPr>
          <w:sz w:val="24"/>
          <w:szCs w:val="24"/>
        </w:rPr>
        <w:lastRenderedPageBreak/>
        <w:t>The asthma prevalence rate (PR) was the weighted “Ever asthma” divided by the sum of weighted “Ever asthma” and weighted “Never asthma”, as shown in Equation 3.</w:t>
      </w:r>
    </w:p>
    <w:p w14:paraId="0000009A" w14:textId="77777777" w:rsidR="002045CD" w:rsidRDefault="005C60F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Asthma prevalence rate (PR)=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oMath>
      </m:oMathPara>
    </w:p>
    <w:p w14:paraId="0000009B"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3</w:t>
      </w:r>
    </w:p>
    <w:p w14:paraId="0000009C" w14:textId="77777777" w:rsidR="002045CD" w:rsidRDefault="005C60F8">
      <w:pPr>
        <w:spacing w:line="360" w:lineRule="auto"/>
        <w:rPr>
          <w:sz w:val="24"/>
          <w:szCs w:val="24"/>
        </w:rPr>
      </w:pPr>
      <w:r>
        <w:rPr>
          <w:sz w:val="24"/>
          <w:szCs w:val="24"/>
        </w:rPr>
        <w:t xml:space="preserve">To estimate the aggregate asthma IR across all available years for each state, we re-weighted the samples to adjust for the number of available years of data. For example, the state of Arizona had two years of available data (2006 and 2007). To estimate the aggregate IR in Arizona across all available years, we summed the weighted “Incident asthma” across all the years and divided it by two (since there were only two years of available data for the state of Arizona). We then divided the results by the sum </w:t>
      </w:r>
      <w:sdt>
        <w:sdtPr>
          <w:tag w:val="goog_rdk_3"/>
          <w:id w:val="369576535"/>
        </w:sdtPr>
        <w:sdtContent>
          <w:commentRangeStart w:id="8"/>
        </w:sdtContent>
      </w:sdt>
      <w:r>
        <w:rPr>
          <w:sz w:val="24"/>
          <w:szCs w:val="24"/>
        </w:rPr>
        <w:t>of “At-risk children” across all the two years, again divided by two, as shown in Equation 4</w:t>
      </w:r>
      <w:commentRangeEnd w:id="8"/>
      <w:r>
        <w:commentReference w:id="8"/>
      </w:r>
      <w:r>
        <w:rPr>
          <w:sz w:val="24"/>
          <w:szCs w:val="24"/>
        </w:rPr>
        <w:t xml:space="preserve">. </w:t>
      </w:r>
    </w:p>
    <w:p w14:paraId="0000009D" w14:textId="77777777" w:rsidR="002045CD" w:rsidRDefault="005C60F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r>
                <w:rPr>
                  <w:rFonts w:ascii="Cambria Math" w:eastAsia="Cambria Math" w:hAnsi="Cambria Math" w:cs="Cambria Math"/>
                  <w:sz w:val="24"/>
                  <w:szCs w:val="24"/>
                </w:rPr>
                <m:t>State-specific (s)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∑At-risk children</m:t>
              </m:r>
            </m:num>
            <m:den>
              <m:r>
                <w:rPr>
                  <w:rFonts w:ascii="Cambria Math" w:eastAsia="Cambria Math" w:hAnsi="Cambria Math" w:cs="Cambria Math"/>
                  <w:sz w:val="24"/>
                  <w:szCs w:val="24"/>
                </w:rPr>
                <m:t># Years</m:t>
              </m:r>
            </m:den>
          </m:f>
          <m:r>
            <w:rPr>
              <w:rFonts w:ascii="Cambria Math" w:eastAsia="Cambria Math" w:hAnsi="Cambria Math" w:cs="Cambria Math"/>
              <w:sz w:val="24"/>
              <w:szCs w:val="24"/>
            </w:rPr>
            <m:t xml:space="preserve">) </m:t>
          </m:r>
        </m:oMath>
      </m:oMathPara>
    </w:p>
    <w:p w14:paraId="0000009E"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4</w:t>
      </w:r>
    </w:p>
    <w:p w14:paraId="0000009F" w14:textId="77777777" w:rsidR="002045CD" w:rsidRDefault="005C60F8">
      <w:pPr>
        <w:spacing w:line="360" w:lineRule="auto"/>
        <w:rPr>
          <w:sz w:val="24"/>
          <w:szCs w:val="24"/>
        </w:rPr>
      </w:pPr>
      <w:r>
        <w:rPr>
          <w:sz w:val="24"/>
          <w:szCs w:val="24"/>
        </w:rPr>
        <w:t>The aggregate asthma PR across all available years for each state was estimated as shown in Equation 5.</w:t>
      </w:r>
    </w:p>
    <w:p w14:paraId="000000A0"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e>
              </m:d>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m:t>
          </m:r>
        </m:oMath>
      </m:oMathPara>
    </w:p>
    <w:p w14:paraId="000000A1"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5</w:t>
      </w:r>
    </w:p>
    <w:p w14:paraId="000000A2" w14:textId="1B340CD1" w:rsidR="002045CD" w:rsidRDefault="005C60F8">
      <w:pPr>
        <w:spacing w:line="360" w:lineRule="auto"/>
        <w:rPr>
          <w:i/>
          <w:sz w:val="24"/>
          <w:szCs w:val="24"/>
        </w:rPr>
      </w:pPr>
      <w:r>
        <w:rPr>
          <w:sz w:val="24"/>
          <w:szCs w:val="24"/>
        </w:rPr>
        <w:t>To estimate the overall national-level aggregate asthma IR and PR, we simply took the sum of the numerators and denominators across all states after re-weighting. States that did not participate and/or states that did not have available data in the ACBS during the period 2006 through 2010 (n = 1</w:t>
      </w:r>
      <w:ins w:id="9" w:author="Raed Alotaibi" w:date="2019-07-31T23:15:00Z">
        <w:r w:rsidR="00DB40F3">
          <w:rPr>
            <w:sz w:val="24"/>
            <w:szCs w:val="24"/>
          </w:rPr>
          <w:t>7</w:t>
        </w:r>
      </w:ins>
      <w:del w:id="10" w:author="Raed Alotaibi" w:date="2019-07-31T23:15:00Z">
        <w:r w:rsidDel="00DB40F3">
          <w:rPr>
            <w:sz w:val="24"/>
            <w:szCs w:val="24"/>
          </w:rPr>
          <w:delText>9</w:delText>
        </w:r>
      </w:del>
      <w:r>
        <w:rPr>
          <w:sz w:val="24"/>
          <w:szCs w:val="24"/>
        </w:rPr>
        <w:t xml:space="preserve"> states) were assigned the aggregate asthma IR (11.6 per 1,000 at-risk children) and PR (13.1 per 100 children).</w:t>
      </w:r>
    </w:p>
    <w:p w14:paraId="000000A3" w14:textId="77777777" w:rsidR="002045CD" w:rsidRDefault="005C60F8">
      <w:pPr>
        <w:spacing w:line="360" w:lineRule="auto"/>
        <w:rPr>
          <w:i/>
          <w:sz w:val="24"/>
          <w:szCs w:val="24"/>
        </w:rPr>
      </w:pPr>
      <w:r>
        <w:rPr>
          <w:i/>
          <w:sz w:val="24"/>
          <w:szCs w:val="24"/>
        </w:rPr>
        <w:t>Burden of disease estimation</w:t>
      </w:r>
    </w:p>
    <w:p w14:paraId="000000A4" w14:textId="77777777" w:rsidR="002045CD" w:rsidRDefault="005C60F8">
      <w:pPr>
        <w:spacing w:line="360" w:lineRule="auto"/>
        <w:rPr>
          <w:sz w:val="24"/>
          <w:szCs w:val="24"/>
        </w:rPr>
      </w:pPr>
      <w:r>
        <w:rPr>
          <w:sz w:val="24"/>
          <w:szCs w:val="24"/>
        </w:rPr>
        <w:t>To estimate the BoD of incident childhood asthma attributable to NO</w:t>
      </w:r>
      <w:r>
        <w:rPr>
          <w:sz w:val="24"/>
          <w:szCs w:val="24"/>
          <w:vertAlign w:val="subscript"/>
        </w:rPr>
        <w:t>2</w:t>
      </w:r>
      <w:r>
        <w:rPr>
          <w:sz w:val="24"/>
          <w:szCs w:val="24"/>
        </w:rPr>
        <w:t xml:space="preserve"> exposure, we followed standard methods described in Alotaibi et al. (2019) with the following steps:</w:t>
      </w:r>
    </w:p>
    <w:p w14:paraId="000000A5" w14:textId="77777777" w:rsidR="002045CD" w:rsidRDefault="005C60F8">
      <w:pPr>
        <w:spacing w:line="360" w:lineRule="auto"/>
        <w:rPr>
          <w:sz w:val="24"/>
          <w:szCs w:val="24"/>
        </w:rPr>
      </w:pPr>
      <w:r>
        <w:rPr>
          <w:sz w:val="24"/>
          <w:szCs w:val="24"/>
        </w:rPr>
        <w:t xml:space="preserve">The total number of at-risk children residing in a census block was estimated for each state. This was done by subtracting the total number of children within the census block multiplied by </w:t>
      </w:r>
      <w:r>
        <w:rPr>
          <w:sz w:val="24"/>
          <w:szCs w:val="24"/>
        </w:rPr>
        <w:lastRenderedPageBreak/>
        <w:t xml:space="preserve">the state-specific aggregate PR (from Equation 5) from the total number of children within the same census block, as shown in Equation 6. </w:t>
      </w:r>
    </w:p>
    <w:p w14:paraId="000000A6"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At-risk children</m:t>
              </m:r>
            </m:e>
            <m:sub>
              <m:r>
                <w:rPr>
                  <w:rFonts w:ascii="Cambria Math" w:eastAsia="Cambria Math" w:hAnsi="Cambria Math" w:cs="Cambria Math"/>
                  <w:sz w:val="24"/>
                  <w:szCs w:val="24"/>
                </w:rPr>
                <m:t>census block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c</m:t>
                  </m:r>
                </m:e>
              </m:d>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oMath>
      </m:oMathPara>
    </w:p>
    <w:p w14:paraId="000000A7"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6</w:t>
      </w:r>
    </w:p>
    <w:p w14:paraId="000000A8" w14:textId="77777777" w:rsidR="002045CD" w:rsidRDefault="005C60F8">
      <w:pPr>
        <w:spacing w:line="360" w:lineRule="auto"/>
        <w:rPr>
          <w:sz w:val="24"/>
          <w:szCs w:val="24"/>
        </w:rPr>
      </w:pPr>
      <w:r>
        <w:rPr>
          <w:sz w:val="24"/>
          <w:szCs w:val="24"/>
        </w:rPr>
        <w:t>We then estimated the number of childhood asthma incident cases within each census block by multiplying the state-specific aggregate asthma IR (from Equation 4) by the at-risk children in each census block (</w:t>
      </w:r>
      <w:sdt>
        <w:sdtPr>
          <w:tag w:val="goog_rdk_4"/>
          <w:id w:val="732129369"/>
        </w:sdtPr>
        <w:sdtContent>
          <w:commentRangeStart w:id="11"/>
        </w:sdtContent>
      </w:sdt>
      <w:r>
        <w:rPr>
          <w:sz w:val="24"/>
          <w:szCs w:val="24"/>
        </w:rPr>
        <w:t xml:space="preserve">from Equation </w:t>
      </w:r>
      <w:commentRangeEnd w:id="11"/>
      <w:r>
        <w:commentReference w:id="11"/>
      </w:r>
      <w:r>
        <w:rPr>
          <w:sz w:val="24"/>
          <w:szCs w:val="24"/>
        </w:rPr>
        <w:t>6), as shown in Equation 7.</w:t>
      </w:r>
    </w:p>
    <w:p w14:paraId="000000A9"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At-risk children </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Aggregaget IR</m:t>
              </m:r>
            </m:e>
            <m:sub>
              <m:r>
                <w:rPr>
                  <w:rFonts w:ascii="Cambria Math" w:eastAsia="Cambria Math" w:hAnsi="Cambria Math" w:cs="Cambria Math"/>
                  <w:sz w:val="24"/>
                  <w:szCs w:val="24"/>
                </w:rPr>
                <m:t>s</m:t>
              </m:r>
            </m:sub>
          </m:sSub>
        </m:oMath>
      </m:oMathPara>
    </w:p>
    <w:p w14:paraId="000000AA"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7</w:t>
      </w:r>
    </w:p>
    <w:p w14:paraId="000000AB" w14:textId="77777777" w:rsidR="002045CD" w:rsidRDefault="005C60F8">
      <w:pPr>
        <w:spacing w:line="360" w:lineRule="auto"/>
        <w:rPr>
          <w:sz w:val="24"/>
          <w:szCs w:val="24"/>
        </w:rPr>
      </w:pPr>
      <w:r>
        <w:rPr>
          <w:sz w:val="24"/>
          <w:szCs w:val="24"/>
        </w:rPr>
        <w:t>We then calculated the relative risk (RR</w:t>
      </w:r>
      <w:r>
        <w:rPr>
          <w:sz w:val="24"/>
          <w:szCs w:val="24"/>
          <w:vertAlign w:val="subscript"/>
        </w:rPr>
        <w:t>diff</w:t>
      </w:r>
      <w:r>
        <w:rPr>
          <w:sz w:val="24"/>
          <w:szCs w:val="24"/>
        </w:rPr>
        <w:t>) for asthma onset due to the exposure difference between the estimated exposure levels from the LUR model (NO</w:t>
      </w:r>
      <w:r>
        <w:rPr>
          <w:sz w:val="24"/>
          <w:szCs w:val="24"/>
          <w:vertAlign w:val="subscript"/>
        </w:rPr>
        <w:t>2</w:t>
      </w:r>
      <w:r>
        <w:rPr>
          <w:sz w:val="24"/>
          <w:szCs w:val="24"/>
        </w:rPr>
        <w:t xml:space="preserve"> concentration at the centroid of each census block) and no exposure (zero concentration for NO</w:t>
      </w:r>
      <w:r>
        <w:rPr>
          <w:sz w:val="24"/>
          <w:szCs w:val="24"/>
          <w:vertAlign w:val="subscript"/>
        </w:rPr>
        <w:t>2</w:t>
      </w:r>
      <w:r>
        <w:rPr>
          <w:sz w:val="24"/>
          <w:szCs w:val="24"/>
        </w:rPr>
        <w:t>) at each census block, as shown in Equation 8.</w:t>
      </w:r>
    </w:p>
    <w:p w14:paraId="000000AC"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m:t>
              </m:r>
              <m:box>
                <m:boxPr>
                  <m:opEmu m:val="1"/>
                  <m:ctrlPr>
                    <w:rPr>
                      <w:rFonts w:ascii="Cambria Math" w:eastAsia="Cambria Math" w:hAnsi="Cambria Math" w:cs="Cambria Math"/>
                      <w:sz w:val="24"/>
                      <w:szCs w:val="24"/>
                    </w:rPr>
                  </m:ctrlPr>
                </m:boxPr>
                <m:e>
                  <m:r>
                    <w:rPr>
                      <w:rFonts w:ascii="Cambria Math" w:eastAsia="Cambria Math" w:hAnsi="Cambria Math" w:cs="Cambria Math"/>
                      <w:sz w:val="24"/>
                      <w:szCs w:val="24"/>
                    </w:rPr>
                    <m:t>ln</m:t>
                  </m:r>
                </m:e>
              </m:box>
              <m:r>
                <w:rPr>
                  <w:rFonts w:ascii="Cambria Math" w:eastAsia="Cambria Math" w:hAnsi="Cambria Math" w:cs="Cambria Math"/>
                  <w:sz w:val="24"/>
                  <w:szCs w:val="24"/>
                </w:rPr>
                <m:t>ln</m:t>
              </m:r>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RR</m:t>
                  </m:r>
                </m:e>
              </m:d>
              <m:r>
                <w:rPr>
                  <w:rFonts w:ascii="Cambria Math" w:hAnsi="Cambria Math"/>
                </w:rPr>
                <m:t xml:space="preserve"> </m:t>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RR</m:t>
                  </m:r>
                </m:e>
                <m:sub>
                  <m:r>
                    <w:rPr>
                      <w:rFonts w:ascii="Cambria Math" w:eastAsia="Cambria Math" w:hAnsi="Cambria Math" w:cs="Cambria Math"/>
                      <w:sz w:val="24"/>
                      <w:szCs w:val="24"/>
                    </w:rPr>
                    <m:t>unit</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Exposure</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up>
          </m:sSup>
        </m:oMath>
      </m:oMathPara>
    </w:p>
    <w:p w14:paraId="000000AD"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8</w:t>
      </w:r>
    </w:p>
    <w:p w14:paraId="000000AE" w14:textId="77777777" w:rsidR="002045CD" w:rsidRDefault="005C60F8">
      <w:pPr>
        <w:spacing w:line="360" w:lineRule="auto"/>
        <w:rPr>
          <w:sz w:val="24"/>
          <w:szCs w:val="24"/>
        </w:rPr>
      </w:pPr>
      <w:r>
        <w:rPr>
          <w:sz w:val="24"/>
          <w:szCs w:val="24"/>
        </w:rPr>
        <w:t xml:space="preserve">Where RR is the </w:t>
      </w:r>
      <w:sdt>
        <w:sdtPr>
          <w:tag w:val="goog_rdk_5"/>
          <w:id w:val="-266383629"/>
        </w:sdtPr>
        <w:sdtContent>
          <w:commentRangeStart w:id="12"/>
        </w:sdtContent>
      </w:sdt>
      <w:r>
        <w:rPr>
          <w:sz w:val="24"/>
          <w:szCs w:val="24"/>
        </w:rPr>
        <w:t xml:space="preserve">CRF </w:t>
      </w:r>
      <w:commentRangeEnd w:id="12"/>
      <w:r>
        <w:commentReference w:id="12"/>
      </w:r>
      <w:r>
        <w:rPr>
          <w:sz w:val="24"/>
          <w:szCs w:val="24"/>
        </w:rPr>
        <w:t>and RR</w:t>
      </w:r>
      <w:r>
        <w:rPr>
          <w:sz w:val="24"/>
          <w:szCs w:val="24"/>
          <w:vertAlign w:val="subscript"/>
        </w:rPr>
        <w:t>unit</w:t>
      </w:r>
      <w:r>
        <w:rPr>
          <w:sz w:val="24"/>
          <w:szCs w:val="24"/>
        </w:rPr>
        <w:t xml:space="preserve"> is the exposure unit (4 ug/m</w:t>
      </w:r>
      <w:r>
        <w:rPr>
          <w:sz w:val="24"/>
          <w:szCs w:val="24"/>
          <w:vertAlign w:val="superscript"/>
        </w:rPr>
        <w:t>3</w:t>
      </w:r>
      <w:r>
        <w:rPr>
          <w:sz w:val="24"/>
          <w:szCs w:val="24"/>
        </w:rPr>
        <w:t xml:space="preserve">) for the CRF as extracted from Khreis et al. (2017). The population attributable fraction (PAF) was also estimated at each census block using Equation 9: </w:t>
      </w:r>
    </w:p>
    <w:p w14:paraId="000000AF"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-1</m:t>
              </m:r>
            </m:e>
          </m:d>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oMath>
      </m:oMathPara>
    </w:p>
    <w:p w14:paraId="000000B0"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9</w:t>
      </w:r>
    </w:p>
    <w:p w14:paraId="000000B1" w14:textId="77777777" w:rsidR="002045CD" w:rsidRDefault="005C60F8">
      <w:pPr>
        <w:spacing w:line="360" w:lineRule="auto"/>
        <w:rPr>
          <w:sz w:val="24"/>
          <w:szCs w:val="24"/>
        </w:rPr>
      </w:pPr>
      <w:r>
        <w:rPr>
          <w:sz w:val="24"/>
          <w:szCs w:val="24"/>
        </w:rPr>
        <w:t>The attributable number of asthma incident cases (AC) was estimated by multiplying the PAF with the total number of asthma incident cases at each census block (from Equation 7), as shown in Equation 10.</w:t>
      </w:r>
    </w:p>
    <w:p w14:paraId="000000B2" w14:textId="77777777" w:rsidR="002045CD" w:rsidRDefault="005C60F8">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oMath>
      </m:oMathPara>
    </w:p>
    <w:p w14:paraId="000000B3"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10</w:t>
      </w:r>
    </w:p>
    <w:p w14:paraId="000000B4" w14:textId="77777777" w:rsidR="002045CD" w:rsidRDefault="005C60F8">
      <w:pPr>
        <w:spacing w:line="360" w:lineRule="auto"/>
        <w:rPr>
          <w:sz w:val="24"/>
          <w:szCs w:val="24"/>
        </w:rPr>
      </w:pPr>
      <w:r>
        <w:rPr>
          <w:sz w:val="24"/>
          <w:szCs w:val="24"/>
        </w:rPr>
        <w:lastRenderedPageBreak/>
        <w:t>The attributable number of asthma incident cases for each census block was then summed across the state to obtain state total AC estimates, and the entire country to obtain the national AC estimates, as shown in Equation 11.</w:t>
      </w:r>
    </w:p>
    <w:p w14:paraId="000000B5" w14:textId="77777777" w:rsidR="002045CD" w:rsidRDefault="005C60F8">
      <w:pPr>
        <w:jc w:val="center"/>
        <w:rPr>
          <w:rFonts w:ascii="Cambria Math" w:eastAsia="Cambria Math" w:hAnsi="Cambria Math" w:cs="Cambria Math"/>
          <w:sz w:val="24"/>
          <w:szCs w:val="24"/>
        </w:rPr>
      </w:pPr>
      <m:oMath>
        <m:r>
          <w:rPr>
            <w:rFonts w:ascii="Cambria Math" w:eastAsia="Cambria Math" w:hAnsi="Cambria Math" w:cs="Cambria Math"/>
            <w:sz w:val="24"/>
            <w:szCs w:val="24"/>
          </w:rPr>
          <m:t>Total AC=∑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 s</m:t>
            </m:r>
          </m:sub>
        </m:sSub>
      </m:oMath>
      <w:sdt>
        <w:sdtPr>
          <w:tag w:val="goog_rdk_6"/>
          <w:id w:val="1603299547"/>
        </w:sdtPr>
        <w:sdtContent>
          <w:commentRangeStart w:id="13"/>
        </w:sdtContent>
      </w:sdt>
      <w:commentRangeEnd w:id="13"/>
      <w:r>
        <w:commentReference w:id="13"/>
      </w:r>
    </w:p>
    <w:p w14:paraId="000000B6" w14:textId="77777777" w:rsidR="002045CD" w:rsidRDefault="005C60F8">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11</w:t>
      </w:r>
    </w:p>
    <w:p w14:paraId="000000B7" w14:textId="77777777" w:rsidR="002045CD" w:rsidRDefault="002045CD">
      <w:pPr>
        <w:spacing w:line="360" w:lineRule="auto"/>
        <w:rPr>
          <w:sz w:val="24"/>
          <w:szCs w:val="24"/>
        </w:rPr>
        <w:sectPr w:rsidR="002045CD">
          <w:type w:val="continuous"/>
          <w:pgSz w:w="11906" w:h="16838"/>
          <w:pgMar w:top="1440" w:right="1440" w:bottom="1440" w:left="1440" w:header="720" w:footer="720" w:gutter="0"/>
          <w:cols w:space="720" w:equalWidth="0">
            <w:col w:w="9360"/>
          </w:cols>
        </w:sectPr>
      </w:pPr>
    </w:p>
    <w:p w14:paraId="000000B8" w14:textId="77777777" w:rsidR="002045CD" w:rsidRDefault="005C60F8">
      <w:pPr>
        <w:spacing w:line="360" w:lineRule="auto"/>
        <w:rPr>
          <w:b/>
          <w:sz w:val="24"/>
          <w:szCs w:val="24"/>
        </w:rPr>
      </w:pPr>
      <w:r>
        <w:rPr>
          <w:b/>
          <w:sz w:val="24"/>
          <w:szCs w:val="24"/>
        </w:rPr>
        <w:t>Results</w:t>
      </w:r>
    </w:p>
    <w:p w14:paraId="000000B9" w14:textId="77777777" w:rsidR="002045CD" w:rsidRDefault="005C60F8">
      <w:pPr>
        <w:spacing w:line="360" w:lineRule="auto"/>
        <w:rPr>
          <w:i/>
          <w:sz w:val="24"/>
          <w:szCs w:val="24"/>
        </w:rPr>
      </w:pPr>
      <w:r>
        <w:rPr>
          <w:i/>
          <w:sz w:val="24"/>
          <w:szCs w:val="24"/>
        </w:rPr>
        <w:t>NO</w:t>
      </w:r>
      <w:r>
        <w:rPr>
          <w:i/>
          <w:sz w:val="24"/>
          <w:szCs w:val="24"/>
          <w:vertAlign w:val="subscript"/>
        </w:rPr>
        <w:t>2</w:t>
      </w:r>
      <w:r>
        <w:rPr>
          <w:i/>
          <w:sz w:val="24"/>
          <w:szCs w:val="24"/>
        </w:rPr>
        <w:t xml:space="preserve"> concentrations and trends </w:t>
      </w:r>
    </w:p>
    <w:p w14:paraId="000000BA" w14:textId="77777777" w:rsidR="002045CD" w:rsidRDefault="005C60F8">
      <w:pPr>
        <w:spacing w:line="360" w:lineRule="auto"/>
        <w:rPr>
          <w:sz w:val="24"/>
          <w:szCs w:val="24"/>
        </w:rPr>
      </w:pPr>
      <w:r>
        <w:rPr>
          <w:sz w:val="24"/>
          <w:szCs w:val="24"/>
        </w:rPr>
        <w:t>The mean (min-max) NO</w:t>
      </w:r>
      <w:r>
        <w:rPr>
          <w:sz w:val="24"/>
          <w:szCs w:val="24"/>
          <w:vertAlign w:val="subscript"/>
        </w:rPr>
        <w:t xml:space="preserve">2 </w:t>
      </w:r>
      <w:r>
        <w:rPr>
          <w:sz w:val="24"/>
          <w:szCs w:val="24"/>
        </w:rPr>
        <w:t>concentrations were 13.2 (1.5-58.3) ug/m</w:t>
      </w:r>
      <w:r>
        <w:rPr>
          <w:sz w:val="24"/>
          <w:szCs w:val="24"/>
          <w:vertAlign w:val="superscript"/>
        </w:rPr>
        <w:t xml:space="preserve">3 </w:t>
      </w:r>
      <w:r>
        <w:rPr>
          <w:sz w:val="24"/>
          <w:szCs w:val="24"/>
        </w:rPr>
        <w:t>(Table 2). By living location, the mean NO</w:t>
      </w:r>
      <w:r>
        <w:rPr>
          <w:sz w:val="24"/>
          <w:szCs w:val="24"/>
          <w:vertAlign w:val="subscript"/>
        </w:rPr>
        <w:t>2</w:t>
      </w:r>
      <w:r>
        <w:rPr>
          <w:sz w:val="24"/>
          <w:szCs w:val="24"/>
        </w:rPr>
        <w:t xml:space="preserve"> concentration was highest in urbanized areas (18.4 ug/m</w:t>
      </w:r>
      <w:r>
        <w:rPr>
          <w:sz w:val="24"/>
          <w:szCs w:val="24"/>
          <w:vertAlign w:val="superscript"/>
        </w:rPr>
        <w:t>3</w:t>
      </w:r>
      <w:r>
        <w:rPr>
          <w:sz w:val="24"/>
          <w:szCs w:val="24"/>
        </w:rPr>
        <w:t>) (Figure S1), while the mean NO</w:t>
      </w:r>
      <w:r>
        <w:rPr>
          <w:sz w:val="24"/>
          <w:szCs w:val="24"/>
          <w:vertAlign w:val="subscript"/>
        </w:rPr>
        <w:t>2</w:t>
      </w:r>
      <w:r>
        <w:rPr>
          <w:sz w:val="24"/>
          <w:szCs w:val="24"/>
        </w:rPr>
        <w:t xml:space="preserve"> concentration was highest among the highest median household income group of ≥$75,000 (16.5 ug/m</w:t>
      </w:r>
      <w:r>
        <w:rPr>
          <w:sz w:val="24"/>
          <w:szCs w:val="24"/>
          <w:vertAlign w:val="superscript"/>
        </w:rPr>
        <w:t>3</w:t>
      </w:r>
      <w:r>
        <w:rPr>
          <w:sz w:val="24"/>
          <w:szCs w:val="24"/>
        </w:rPr>
        <w:t>) followed by the lowest median household income group of &lt;$20,000 (16.1 ug/m</w:t>
      </w:r>
      <w:r>
        <w:rPr>
          <w:sz w:val="24"/>
          <w:szCs w:val="24"/>
          <w:vertAlign w:val="superscript"/>
        </w:rPr>
        <w:t>3</w:t>
      </w:r>
      <w:r>
        <w:rPr>
          <w:sz w:val="24"/>
          <w:szCs w:val="24"/>
        </w:rPr>
        <w:t>) (Figure S2). When stratifying NO</w:t>
      </w:r>
      <w:r>
        <w:rPr>
          <w:sz w:val="24"/>
          <w:szCs w:val="24"/>
          <w:vertAlign w:val="subscript"/>
        </w:rPr>
        <w:t xml:space="preserve">2 </w:t>
      </w:r>
      <w:r>
        <w:rPr>
          <w:sz w:val="24"/>
          <w:szCs w:val="24"/>
        </w:rPr>
        <w:t>concentrations by median household income groups, but separately for each living location, rural areas had an increasing average concentration as income increased, urban clusters has a decreasing average concentration as income increased, and urbanized areas showed a U-shaped trend (Figure S3 and Figure S4). South Dakota had the lowest mean NO</w:t>
      </w:r>
      <w:r>
        <w:rPr>
          <w:sz w:val="24"/>
          <w:szCs w:val="24"/>
          <w:vertAlign w:val="subscript"/>
        </w:rPr>
        <w:t xml:space="preserve">2 </w:t>
      </w:r>
      <w:r>
        <w:rPr>
          <w:sz w:val="24"/>
          <w:szCs w:val="24"/>
        </w:rPr>
        <w:t>concentration (5.2 ug/m</w:t>
      </w:r>
      <w:r>
        <w:rPr>
          <w:sz w:val="24"/>
          <w:szCs w:val="24"/>
          <w:vertAlign w:val="superscript"/>
        </w:rPr>
        <w:t>3</w:t>
      </w:r>
      <w:r>
        <w:rPr>
          <w:sz w:val="24"/>
          <w:szCs w:val="24"/>
        </w:rPr>
        <w:t>), while D.C.  had the highest (26.3 ug/m</w:t>
      </w:r>
      <w:r>
        <w:rPr>
          <w:sz w:val="24"/>
          <w:szCs w:val="24"/>
          <w:vertAlign w:val="superscript"/>
        </w:rPr>
        <w:t>3</w:t>
      </w:r>
      <w:r>
        <w:rPr>
          <w:sz w:val="24"/>
          <w:szCs w:val="24"/>
        </w:rPr>
        <w:t>) (Table S1 and Figure S5). Figure S6 and Figure S7 demonstrate NO</w:t>
      </w:r>
      <w:r>
        <w:rPr>
          <w:sz w:val="24"/>
          <w:szCs w:val="24"/>
          <w:vertAlign w:val="subscript"/>
        </w:rPr>
        <w:t>2</w:t>
      </w:r>
      <w:r>
        <w:rPr>
          <w:sz w:val="24"/>
          <w:szCs w:val="24"/>
        </w:rPr>
        <w:t xml:space="preserve"> concentrations across median household income and living location, separately for each state.</w:t>
      </w:r>
    </w:p>
    <w:p w14:paraId="000000BB" w14:textId="77777777" w:rsidR="002045CD" w:rsidRDefault="002045CD">
      <w:pPr>
        <w:spacing w:line="360" w:lineRule="auto"/>
        <w:rPr>
          <w:sz w:val="24"/>
          <w:szCs w:val="24"/>
        </w:rPr>
      </w:pPr>
    </w:p>
    <w:p w14:paraId="000000BC" w14:textId="77777777" w:rsidR="002045CD" w:rsidRDefault="002045CD">
      <w:pPr>
        <w:spacing w:line="360" w:lineRule="auto"/>
        <w:rPr>
          <w:sz w:val="24"/>
          <w:szCs w:val="24"/>
        </w:rPr>
      </w:pPr>
    </w:p>
    <w:p w14:paraId="000000BD" w14:textId="77777777" w:rsidR="002045CD" w:rsidRDefault="002045CD">
      <w:pPr>
        <w:spacing w:line="360" w:lineRule="auto"/>
        <w:rPr>
          <w:sz w:val="24"/>
          <w:szCs w:val="24"/>
        </w:rPr>
      </w:pPr>
    </w:p>
    <w:p w14:paraId="000000BE" w14:textId="77777777" w:rsidR="002045CD" w:rsidRDefault="002045CD">
      <w:pPr>
        <w:spacing w:line="360" w:lineRule="auto"/>
        <w:rPr>
          <w:sz w:val="24"/>
          <w:szCs w:val="24"/>
        </w:rPr>
      </w:pPr>
    </w:p>
    <w:p w14:paraId="000000BF" w14:textId="77777777" w:rsidR="002045CD" w:rsidRDefault="002045CD">
      <w:pPr>
        <w:spacing w:line="360" w:lineRule="auto"/>
        <w:rPr>
          <w:sz w:val="24"/>
          <w:szCs w:val="24"/>
        </w:rPr>
      </w:pPr>
    </w:p>
    <w:p w14:paraId="000000C0" w14:textId="77777777" w:rsidR="002045CD" w:rsidRDefault="002045CD">
      <w:pPr>
        <w:spacing w:line="360" w:lineRule="auto"/>
        <w:rPr>
          <w:sz w:val="24"/>
          <w:szCs w:val="24"/>
        </w:rPr>
      </w:pPr>
    </w:p>
    <w:p w14:paraId="000000C1" w14:textId="77777777" w:rsidR="002045CD" w:rsidRDefault="002045CD">
      <w:pPr>
        <w:spacing w:line="360" w:lineRule="auto"/>
        <w:rPr>
          <w:sz w:val="24"/>
          <w:szCs w:val="24"/>
        </w:rPr>
      </w:pPr>
    </w:p>
    <w:p w14:paraId="000000C2" w14:textId="77777777" w:rsidR="002045CD" w:rsidRDefault="005C60F8">
      <w:pPr>
        <w:keepNext/>
        <w:pBdr>
          <w:top w:val="nil"/>
          <w:left w:val="nil"/>
          <w:bottom w:val="nil"/>
          <w:right w:val="nil"/>
          <w:between w:val="nil"/>
        </w:pBdr>
        <w:spacing w:after="200" w:line="360" w:lineRule="auto"/>
        <w:rPr>
          <w:i/>
          <w:color w:val="44546A"/>
          <w:sz w:val="24"/>
          <w:szCs w:val="24"/>
        </w:rPr>
      </w:pPr>
      <w:bookmarkStart w:id="14" w:name="_heading=h.2et92p0" w:colFirst="0" w:colLast="0"/>
      <w:bookmarkEnd w:id="14"/>
      <w:r>
        <w:rPr>
          <w:i/>
          <w:color w:val="44546A"/>
          <w:sz w:val="24"/>
          <w:szCs w:val="24"/>
        </w:rPr>
        <w:t>Table 2: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strata</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1"/>
        <w:gridCol w:w="2604"/>
        <w:gridCol w:w="954"/>
        <w:gridCol w:w="608"/>
        <w:gridCol w:w="732"/>
        <w:gridCol w:w="912"/>
        <w:gridCol w:w="604"/>
        <w:gridCol w:w="611"/>
      </w:tblGrid>
      <w:tr w:rsidR="002045CD" w14:paraId="37BDC299" w14:textId="77777777">
        <w:trPr>
          <w:trHeight w:val="100"/>
        </w:trPr>
        <w:tc>
          <w:tcPr>
            <w:tcW w:w="1991" w:type="dxa"/>
            <w:shd w:val="clear" w:color="auto" w:fill="auto"/>
            <w:vAlign w:val="center"/>
          </w:tcPr>
          <w:p w14:paraId="000000C3" w14:textId="77777777" w:rsidR="002045CD" w:rsidRDefault="002045CD">
            <w:pPr>
              <w:spacing w:after="0" w:line="240" w:lineRule="auto"/>
              <w:rPr>
                <w:rFonts w:ascii="Times New Roman" w:eastAsia="Times New Roman" w:hAnsi="Times New Roman" w:cs="Times New Roman"/>
                <w:sz w:val="20"/>
                <w:szCs w:val="20"/>
              </w:rPr>
            </w:pPr>
          </w:p>
        </w:tc>
        <w:tc>
          <w:tcPr>
            <w:tcW w:w="2604" w:type="dxa"/>
            <w:shd w:val="clear" w:color="auto" w:fill="auto"/>
            <w:vAlign w:val="center"/>
          </w:tcPr>
          <w:p w14:paraId="000000C4" w14:textId="77777777" w:rsidR="002045CD" w:rsidRDefault="002045CD">
            <w:pPr>
              <w:spacing w:after="0" w:line="240" w:lineRule="auto"/>
              <w:rPr>
                <w:rFonts w:ascii="Times New Roman" w:eastAsia="Times New Roman" w:hAnsi="Times New Roman" w:cs="Times New Roman"/>
                <w:sz w:val="20"/>
                <w:szCs w:val="20"/>
              </w:rPr>
            </w:pPr>
          </w:p>
        </w:tc>
        <w:tc>
          <w:tcPr>
            <w:tcW w:w="954" w:type="dxa"/>
            <w:shd w:val="clear" w:color="auto" w:fill="auto"/>
            <w:vAlign w:val="center"/>
          </w:tcPr>
          <w:p w14:paraId="000000C5" w14:textId="77777777" w:rsidR="002045CD" w:rsidRDefault="005C60F8">
            <w:pPr>
              <w:spacing w:after="0" w:line="240" w:lineRule="auto"/>
              <w:jc w:val="center"/>
              <w:rPr>
                <w:b/>
                <w:color w:val="000000"/>
                <w:sz w:val="20"/>
                <w:szCs w:val="20"/>
              </w:rPr>
            </w:pPr>
            <w:r>
              <w:rPr>
                <w:b/>
                <w:color w:val="000000"/>
                <w:sz w:val="20"/>
                <w:szCs w:val="20"/>
              </w:rPr>
              <w:t>Mean</w:t>
            </w:r>
          </w:p>
        </w:tc>
        <w:tc>
          <w:tcPr>
            <w:tcW w:w="608" w:type="dxa"/>
            <w:shd w:val="clear" w:color="auto" w:fill="auto"/>
            <w:vAlign w:val="center"/>
          </w:tcPr>
          <w:p w14:paraId="000000C6" w14:textId="77777777" w:rsidR="002045CD" w:rsidRDefault="005C60F8">
            <w:pPr>
              <w:spacing w:after="0" w:line="240" w:lineRule="auto"/>
              <w:jc w:val="center"/>
              <w:rPr>
                <w:b/>
                <w:color w:val="000000"/>
                <w:sz w:val="20"/>
                <w:szCs w:val="20"/>
              </w:rPr>
            </w:pPr>
            <w:r>
              <w:rPr>
                <w:b/>
                <w:color w:val="000000"/>
                <w:sz w:val="20"/>
                <w:szCs w:val="20"/>
              </w:rPr>
              <w:t>Min</w:t>
            </w:r>
          </w:p>
        </w:tc>
        <w:tc>
          <w:tcPr>
            <w:tcW w:w="732" w:type="dxa"/>
            <w:shd w:val="clear" w:color="auto" w:fill="auto"/>
            <w:vAlign w:val="center"/>
          </w:tcPr>
          <w:p w14:paraId="000000C7" w14:textId="77777777" w:rsidR="002045CD" w:rsidRDefault="005C60F8">
            <w:pPr>
              <w:spacing w:after="0" w:line="240" w:lineRule="auto"/>
              <w:jc w:val="center"/>
              <w:rPr>
                <w:b/>
                <w:color w:val="000000"/>
                <w:sz w:val="20"/>
                <w:szCs w:val="20"/>
              </w:rPr>
            </w:pPr>
            <w:r>
              <w:rPr>
                <w:b/>
                <w:color w:val="000000"/>
                <w:sz w:val="20"/>
                <w:szCs w:val="20"/>
              </w:rPr>
              <w:t>25%</w:t>
            </w:r>
          </w:p>
        </w:tc>
        <w:tc>
          <w:tcPr>
            <w:tcW w:w="912" w:type="dxa"/>
            <w:shd w:val="clear" w:color="auto" w:fill="auto"/>
            <w:vAlign w:val="center"/>
          </w:tcPr>
          <w:p w14:paraId="000000C8" w14:textId="77777777" w:rsidR="002045CD" w:rsidRDefault="005C60F8">
            <w:pPr>
              <w:spacing w:after="0" w:line="240" w:lineRule="auto"/>
              <w:jc w:val="center"/>
              <w:rPr>
                <w:b/>
                <w:color w:val="000000"/>
                <w:sz w:val="20"/>
                <w:szCs w:val="20"/>
              </w:rPr>
            </w:pPr>
            <w:r>
              <w:rPr>
                <w:b/>
                <w:color w:val="000000"/>
                <w:sz w:val="20"/>
                <w:szCs w:val="20"/>
              </w:rPr>
              <w:t>Median</w:t>
            </w:r>
          </w:p>
        </w:tc>
        <w:tc>
          <w:tcPr>
            <w:tcW w:w="604" w:type="dxa"/>
            <w:shd w:val="clear" w:color="auto" w:fill="auto"/>
            <w:vAlign w:val="center"/>
          </w:tcPr>
          <w:p w14:paraId="000000C9" w14:textId="77777777" w:rsidR="002045CD" w:rsidRDefault="005C60F8">
            <w:pPr>
              <w:spacing w:after="0" w:line="240" w:lineRule="auto"/>
              <w:jc w:val="center"/>
              <w:rPr>
                <w:b/>
                <w:color w:val="000000"/>
                <w:sz w:val="20"/>
                <w:szCs w:val="20"/>
              </w:rPr>
            </w:pPr>
            <w:r>
              <w:rPr>
                <w:b/>
                <w:color w:val="000000"/>
                <w:sz w:val="20"/>
                <w:szCs w:val="20"/>
              </w:rPr>
              <w:t>75%</w:t>
            </w:r>
          </w:p>
        </w:tc>
        <w:tc>
          <w:tcPr>
            <w:tcW w:w="611" w:type="dxa"/>
            <w:shd w:val="clear" w:color="auto" w:fill="auto"/>
            <w:vAlign w:val="center"/>
          </w:tcPr>
          <w:p w14:paraId="000000CA" w14:textId="77777777" w:rsidR="002045CD" w:rsidRDefault="005C60F8">
            <w:pPr>
              <w:spacing w:after="0" w:line="240" w:lineRule="auto"/>
              <w:jc w:val="center"/>
              <w:rPr>
                <w:b/>
                <w:color w:val="000000"/>
                <w:sz w:val="20"/>
                <w:szCs w:val="20"/>
              </w:rPr>
            </w:pPr>
            <w:r>
              <w:rPr>
                <w:b/>
                <w:color w:val="000000"/>
                <w:sz w:val="20"/>
                <w:szCs w:val="20"/>
              </w:rPr>
              <w:t>Max</w:t>
            </w:r>
          </w:p>
        </w:tc>
      </w:tr>
      <w:tr w:rsidR="002045CD" w14:paraId="05DF416D" w14:textId="77777777">
        <w:trPr>
          <w:trHeight w:val="100"/>
        </w:trPr>
        <w:tc>
          <w:tcPr>
            <w:tcW w:w="1991" w:type="dxa"/>
            <w:shd w:val="clear" w:color="auto" w:fill="auto"/>
            <w:vAlign w:val="center"/>
          </w:tcPr>
          <w:p w14:paraId="000000CB" w14:textId="77777777" w:rsidR="002045CD" w:rsidRDefault="005C60F8">
            <w:pPr>
              <w:spacing w:after="0" w:line="240" w:lineRule="auto"/>
              <w:rPr>
                <w:b/>
                <w:color w:val="000000"/>
                <w:sz w:val="20"/>
                <w:szCs w:val="20"/>
              </w:rPr>
            </w:pPr>
            <w:r>
              <w:rPr>
                <w:b/>
                <w:color w:val="000000"/>
                <w:sz w:val="20"/>
                <w:szCs w:val="20"/>
              </w:rPr>
              <w:lastRenderedPageBreak/>
              <w:t>Total</w:t>
            </w:r>
          </w:p>
        </w:tc>
        <w:tc>
          <w:tcPr>
            <w:tcW w:w="2604" w:type="dxa"/>
            <w:shd w:val="clear" w:color="auto" w:fill="auto"/>
            <w:vAlign w:val="center"/>
          </w:tcPr>
          <w:p w14:paraId="000000CC" w14:textId="77777777" w:rsidR="002045CD" w:rsidRDefault="002045CD">
            <w:pPr>
              <w:spacing w:after="0" w:line="240" w:lineRule="auto"/>
              <w:rPr>
                <w:b/>
                <w:color w:val="000000"/>
                <w:sz w:val="20"/>
                <w:szCs w:val="20"/>
              </w:rPr>
            </w:pPr>
          </w:p>
        </w:tc>
        <w:tc>
          <w:tcPr>
            <w:tcW w:w="954" w:type="dxa"/>
            <w:shd w:val="clear" w:color="auto" w:fill="auto"/>
            <w:vAlign w:val="center"/>
          </w:tcPr>
          <w:p w14:paraId="000000CD" w14:textId="77777777" w:rsidR="002045CD" w:rsidRDefault="005C60F8">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CE" w14:textId="77777777" w:rsidR="002045CD" w:rsidRDefault="005C60F8">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CF" w14:textId="77777777" w:rsidR="002045CD" w:rsidRDefault="005C60F8">
            <w:pPr>
              <w:spacing w:after="0" w:line="240" w:lineRule="auto"/>
              <w:jc w:val="center"/>
              <w:rPr>
                <w:color w:val="000000"/>
                <w:sz w:val="20"/>
                <w:szCs w:val="20"/>
              </w:rPr>
            </w:pPr>
            <w:r>
              <w:rPr>
                <w:color w:val="000000"/>
                <w:sz w:val="20"/>
                <w:szCs w:val="20"/>
              </w:rPr>
              <w:t>7.9</w:t>
            </w:r>
          </w:p>
        </w:tc>
        <w:tc>
          <w:tcPr>
            <w:tcW w:w="912" w:type="dxa"/>
            <w:shd w:val="clear" w:color="auto" w:fill="auto"/>
            <w:vAlign w:val="center"/>
          </w:tcPr>
          <w:p w14:paraId="000000D0" w14:textId="77777777" w:rsidR="002045CD" w:rsidRDefault="005C60F8">
            <w:pPr>
              <w:spacing w:after="0" w:line="240" w:lineRule="auto"/>
              <w:jc w:val="center"/>
              <w:rPr>
                <w:color w:val="000000"/>
                <w:sz w:val="20"/>
                <w:szCs w:val="20"/>
              </w:rPr>
            </w:pPr>
            <w:r>
              <w:rPr>
                <w:color w:val="000000"/>
                <w:sz w:val="20"/>
                <w:szCs w:val="20"/>
              </w:rPr>
              <w:t>11.4</w:t>
            </w:r>
          </w:p>
        </w:tc>
        <w:tc>
          <w:tcPr>
            <w:tcW w:w="604" w:type="dxa"/>
            <w:shd w:val="clear" w:color="auto" w:fill="auto"/>
            <w:vAlign w:val="center"/>
          </w:tcPr>
          <w:p w14:paraId="000000D1" w14:textId="77777777" w:rsidR="002045CD" w:rsidRDefault="005C60F8">
            <w:pPr>
              <w:spacing w:after="0" w:line="240" w:lineRule="auto"/>
              <w:jc w:val="center"/>
              <w:rPr>
                <w:color w:val="000000"/>
                <w:sz w:val="20"/>
                <w:szCs w:val="20"/>
              </w:rPr>
            </w:pPr>
            <w:r>
              <w:rPr>
                <w:color w:val="000000"/>
                <w:sz w:val="20"/>
                <w:szCs w:val="20"/>
              </w:rPr>
              <w:t>16.6</w:t>
            </w:r>
          </w:p>
        </w:tc>
        <w:tc>
          <w:tcPr>
            <w:tcW w:w="611" w:type="dxa"/>
            <w:shd w:val="clear" w:color="auto" w:fill="auto"/>
            <w:vAlign w:val="center"/>
          </w:tcPr>
          <w:p w14:paraId="000000D2" w14:textId="77777777" w:rsidR="002045CD" w:rsidRDefault="005C60F8">
            <w:pPr>
              <w:spacing w:after="0" w:line="240" w:lineRule="auto"/>
              <w:jc w:val="center"/>
              <w:rPr>
                <w:color w:val="000000"/>
                <w:sz w:val="20"/>
                <w:szCs w:val="20"/>
              </w:rPr>
            </w:pPr>
            <w:r>
              <w:rPr>
                <w:color w:val="000000"/>
                <w:sz w:val="20"/>
                <w:szCs w:val="20"/>
              </w:rPr>
              <w:t>58.3</w:t>
            </w:r>
          </w:p>
        </w:tc>
      </w:tr>
      <w:tr w:rsidR="002045CD" w14:paraId="60DD9DE8" w14:textId="77777777">
        <w:trPr>
          <w:trHeight w:val="100"/>
        </w:trPr>
        <w:tc>
          <w:tcPr>
            <w:tcW w:w="1991" w:type="dxa"/>
            <w:vMerge w:val="restart"/>
            <w:shd w:val="clear" w:color="auto" w:fill="auto"/>
            <w:vAlign w:val="center"/>
          </w:tcPr>
          <w:p w14:paraId="000000D3" w14:textId="77777777" w:rsidR="002045CD" w:rsidRDefault="005C60F8">
            <w:pPr>
              <w:spacing w:after="0" w:line="240" w:lineRule="auto"/>
              <w:rPr>
                <w:b/>
                <w:color w:val="000000"/>
                <w:sz w:val="20"/>
                <w:szCs w:val="20"/>
              </w:rPr>
            </w:pPr>
            <w:r>
              <w:rPr>
                <w:b/>
                <w:color w:val="000000"/>
                <w:sz w:val="20"/>
                <w:szCs w:val="20"/>
              </w:rPr>
              <w:t>By living location</w:t>
            </w:r>
          </w:p>
        </w:tc>
        <w:tc>
          <w:tcPr>
            <w:tcW w:w="2604" w:type="dxa"/>
            <w:shd w:val="clear" w:color="auto" w:fill="auto"/>
            <w:vAlign w:val="center"/>
          </w:tcPr>
          <w:p w14:paraId="000000D4" w14:textId="77777777" w:rsidR="002045CD" w:rsidRDefault="005C60F8">
            <w:pPr>
              <w:spacing w:after="0" w:line="240" w:lineRule="auto"/>
              <w:rPr>
                <w:b/>
                <w:color w:val="000000"/>
                <w:sz w:val="20"/>
                <w:szCs w:val="20"/>
              </w:rPr>
            </w:pPr>
            <w:r>
              <w:rPr>
                <w:b/>
                <w:color w:val="000000"/>
                <w:sz w:val="20"/>
                <w:szCs w:val="20"/>
              </w:rPr>
              <w:t>Rural</w:t>
            </w:r>
          </w:p>
        </w:tc>
        <w:tc>
          <w:tcPr>
            <w:tcW w:w="954" w:type="dxa"/>
            <w:shd w:val="clear" w:color="auto" w:fill="auto"/>
            <w:vAlign w:val="center"/>
          </w:tcPr>
          <w:p w14:paraId="000000D5" w14:textId="77777777" w:rsidR="002045CD" w:rsidRDefault="005C60F8">
            <w:pPr>
              <w:spacing w:after="0" w:line="240" w:lineRule="auto"/>
              <w:jc w:val="center"/>
              <w:rPr>
                <w:color w:val="000000"/>
                <w:sz w:val="20"/>
                <w:szCs w:val="20"/>
              </w:rPr>
            </w:pPr>
            <w:r>
              <w:rPr>
                <w:color w:val="000000"/>
                <w:sz w:val="20"/>
                <w:szCs w:val="20"/>
              </w:rPr>
              <w:t>8.0</w:t>
            </w:r>
          </w:p>
        </w:tc>
        <w:tc>
          <w:tcPr>
            <w:tcW w:w="608" w:type="dxa"/>
            <w:shd w:val="clear" w:color="auto" w:fill="auto"/>
            <w:vAlign w:val="center"/>
          </w:tcPr>
          <w:p w14:paraId="000000D6" w14:textId="77777777" w:rsidR="002045CD" w:rsidRDefault="005C60F8">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D7" w14:textId="77777777" w:rsidR="002045CD" w:rsidRDefault="005C60F8">
            <w:pPr>
              <w:spacing w:after="0" w:line="240" w:lineRule="auto"/>
              <w:jc w:val="center"/>
              <w:rPr>
                <w:color w:val="000000"/>
                <w:sz w:val="20"/>
                <w:szCs w:val="20"/>
              </w:rPr>
            </w:pPr>
            <w:r>
              <w:rPr>
                <w:color w:val="000000"/>
                <w:sz w:val="20"/>
                <w:szCs w:val="20"/>
              </w:rPr>
              <w:t>6.0</w:t>
            </w:r>
          </w:p>
        </w:tc>
        <w:tc>
          <w:tcPr>
            <w:tcW w:w="912" w:type="dxa"/>
            <w:shd w:val="clear" w:color="auto" w:fill="auto"/>
            <w:vAlign w:val="center"/>
          </w:tcPr>
          <w:p w14:paraId="000000D8" w14:textId="77777777" w:rsidR="002045CD" w:rsidRDefault="005C60F8">
            <w:pPr>
              <w:spacing w:after="0" w:line="240" w:lineRule="auto"/>
              <w:jc w:val="center"/>
              <w:rPr>
                <w:color w:val="000000"/>
                <w:sz w:val="20"/>
                <w:szCs w:val="20"/>
              </w:rPr>
            </w:pPr>
            <w:r>
              <w:rPr>
                <w:color w:val="000000"/>
                <w:sz w:val="20"/>
                <w:szCs w:val="20"/>
              </w:rPr>
              <w:t>7.8</w:t>
            </w:r>
          </w:p>
        </w:tc>
        <w:tc>
          <w:tcPr>
            <w:tcW w:w="604" w:type="dxa"/>
            <w:shd w:val="clear" w:color="auto" w:fill="auto"/>
            <w:vAlign w:val="center"/>
          </w:tcPr>
          <w:p w14:paraId="000000D9" w14:textId="77777777" w:rsidR="002045CD" w:rsidRDefault="005C60F8">
            <w:pPr>
              <w:spacing w:after="0" w:line="240" w:lineRule="auto"/>
              <w:jc w:val="center"/>
              <w:rPr>
                <w:color w:val="000000"/>
                <w:sz w:val="20"/>
                <w:szCs w:val="20"/>
              </w:rPr>
            </w:pPr>
            <w:r>
              <w:rPr>
                <w:color w:val="000000"/>
                <w:sz w:val="20"/>
                <w:szCs w:val="20"/>
              </w:rPr>
              <w:t>9.8</w:t>
            </w:r>
          </w:p>
        </w:tc>
        <w:tc>
          <w:tcPr>
            <w:tcW w:w="611" w:type="dxa"/>
            <w:shd w:val="clear" w:color="auto" w:fill="auto"/>
            <w:vAlign w:val="center"/>
          </w:tcPr>
          <w:p w14:paraId="000000DA" w14:textId="77777777" w:rsidR="002045CD" w:rsidRDefault="005C60F8">
            <w:pPr>
              <w:spacing w:after="0" w:line="240" w:lineRule="auto"/>
              <w:jc w:val="center"/>
              <w:rPr>
                <w:color w:val="000000"/>
                <w:sz w:val="20"/>
                <w:szCs w:val="20"/>
              </w:rPr>
            </w:pPr>
            <w:r>
              <w:rPr>
                <w:color w:val="000000"/>
                <w:sz w:val="20"/>
                <w:szCs w:val="20"/>
              </w:rPr>
              <w:t>37.7</w:t>
            </w:r>
          </w:p>
        </w:tc>
      </w:tr>
      <w:tr w:rsidR="002045CD" w14:paraId="30FFA6AC" w14:textId="77777777">
        <w:trPr>
          <w:trHeight w:val="220"/>
        </w:trPr>
        <w:tc>
          <w:tcPr>
            <w:tcW w:w="1991" w:type="dxa"/>
            <w:vMerge/>
            <w:shd w:val="clear" w:color="auto" w:fill="auto"/>
            <w:vAlign w:val="center"/>
          </w:tcPr>
          <w:p w14:paraId="000000DB"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DC" w14:textId="77777777" w:rsidR="002045CD" w:rsidRDefault="005C60F8">
            <w:pPr>
              <w:spacing w:after="0" w:line="240" w:lineRule="auto"/>
              <w:rPr>
                <w:b/>
                <w:color w:val="000000"/>
                <w:sz w:val="20"/>
                <w:szCs w:val="20"/>
              </w:rPr>
            </w:pPr>
            <w:r>
              <w:rPr>
                <w:b/>
                <w:color w:val="000000"/>
                <w:sz w:val="20"/>
                <w:szCs w:val="20"/>
              </w:rPr>
              <w:t>Urban cluster</w:t>
            </w:r>
          </w:p>
        </w:tc>
        <w:tc>
          <w:tcPr>
            <w:tcW w:w="954" w:type="dxa"/>
            <w:shd w:val="clear" w:color="auto" w:fill="auto"/>
            <w:vAlign w:val="center"/>
          </w:tcPr>
          <w:p w14:paraId="000000DD" w14:textId="77777777" w:rsidR="002045CD" w:rsidRDefault="005C60F8">
            <w:pPr>
              <w:spacing w:after="0" w:line="240" w:lineRule="auto"/>
              <w:jc w:val="center"/>
              <w:rPr>
                <w:color w:val="000000"/>
                <w:sz w:val="20"/>
                <w:szCs w:val="20"/>
              </w:rPr>
            </w:pPr>
            <w:r>
              <w:rPr>
                <w:color w:val="000000"/>
                <w:sz w:val="20"/>
                <w:szCs w:val="20"/>
              </w:rPr>
              <w:t>12.0</w:t>
            </w:r>
          </w:p>
        </w:tc>
        <w:tc>
          <w:tcPr>
            <w:tcW w:w="608" w:type="dxa"/>
            <w:shd w:val="clear" w:color="auto" w:fill="auto"/>
            <w:vAlign w:val="center"/>
          </w:tcPr>
          <w:p w14:paraId="000000DE" w14:textId="77777777" w:rsidR="002045CD" w:rsidRDefault="005C60F8">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DF" w14:textId="77777777" w:rsidR="002045CD" w:rsidRDefault="005C60F8">
            <w:pPr>
              <w:spacing w:after="0" w:line="240" w:lineRule="auto"/>
              <w:jc w:val="center"/>
              <w:rPr>
                <w:color w:val="000000"/>
                <w:sz w:val="20"/>
                <w:szCs w:val="20"/>
              </w:rPr>
            </w:pPr>
            <w:r>
              <w:rPr>
                <w:color w:val="000000"/>
                <w:sz w:val="20"/>
                <w:szCs w:val="20"/>
              </w:rPr>
              <w:t>9.6</w:t>
            </w:r>
          </w:p>
        </w:tc>
        <w:tc>
          <w:tcPr>
            <w:tcW w:w="912" w:type="dxa"/>
            <w:shd w:val="clear" w:color="auto" w:fill="auto"/>
            <w:vAlign w:val="center"/>
          </w:tcPr>
          <w:p w14:paraId="000000E0" w14:textId="77777777" w:rsidR="002045CD" w:rsidRDefault="005C60F8">
            <w:pPr>
              <w:spacing w:after="0" w:line="240" w:lineRule="auto"/>
              <w:jc w:val="center"/>
              <w:rPr>
                <w:color w:val="000000"/>
                <w:sz w:val="20"/>
                <w:szCs w:val="20"/>
              </w:rPr>
            </w:pPr>
            <w:r>
              <w:rPr>
                <w:color w:val="000000"/>
                <w:sz w:val="20"/>
                <w:szCs w:val="20"/>
              </w:rPr>
              <w:t>11.9</w:t>
            </w:r>
          </w:p>
        </w:tc>
        <w:tc>
          <w:tcPr>
            <w:tcW w:w="604" w:type="dxa"/>
            <w:shd w:val="clear" w:color="auto" w:fill="auto"/>
            <w:vAlign w:val="center"/>
          </w:tcPr>
          <w:p w14:paraId="000000E1" w14:textId="77777777" w:rsidR="002045CD" w:rsidRDefault="005C60F8">
            <w:pPr>
              <w:spacing w:after="0" w:line="240" w:lineRule="auto"/>
              <w:jc w:val="center"/>
              <w:rPr>
                <w:color w:val="000000"/>
                <w:sz w:val="20"/>
                <w:szCs w:val="20"/>
              </w:rPr>
            </w:pPr>
            <w:r>
              <w:rPr>
                <w:color w:val="000000"/>
                <w:sz w:val="20"/>
                <w:szCs w:val="20"/>
              </w:rPr>
              <w:t>14.2</w:t>
            </w:r>
          </w:p>
        </w:tc>
        <w:tc>
          <w:tcPr>
            <w:tcW w:w="611" w:type="dxa"/>
            <w:shd w:val="clear" w:color="auto" w:fill="auto"/>
            <w:vAlign w:val="center"/>
          </w:tcPr>
          <w:p w14:paraId="000000E2" w14:textId="77777777" w:rsidR="002045CD" w:rsidRDefault="005C60F8">
            <w:pPr>
              <w:spacing w:after="0" w:line="240" w:lineRule="auto"/>
              <w:jc w:val="center"/>
              <w:rPr>
                <w:color w:val="000000"/>
                <w:sz w:val="20"/>
                <w:szCs w:val="20"/>
              </w:rPr>
            </w:pPr>
            <w:r>
              <w:rPr>
                <w:color w:val="000000"/>
                <w:sz w:val="20"/>
                <w:szCs w:val="20"/>
              </w:rPr>
              <w:t>35.6</w:t>
            </w:r>
          </w:p>
        </w:tc>
      </w:tr>
      <w:tr w:rsidR="002045CD" w14:paraId="5AA9E2B5" w14:textId="77777777">
        <w:trPr>
          <w:trHeight w:val="220"/>
        </w:trPr>
        <w:tc>
          <w:tcPr>
            <w:tcW w:w="1991" w:type="dxa"/>
            <w:vMerge/>
            <w:shd w:val="clear" w:color="auto" w:fill="auto"/>
            <w:vAlign w:val="center"/>
          </w:tcPr>
          <w:p w14:paraId="000000E3"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E4" w14:textId="77777777" w:rsidR="002045CD" w:rsidRDefault="005C60F8">
            <w:pPr>
              <w:spacing w:after="0" w:line="240" w:lineRule="auto"/>
              <w:rPr>
                <w:b/>
                <w:color w:val="000000"/>
                <w:sz w:val="20"/>
                <w:szCs w:val="20"/>
              </w:rPr>
            </w:pPr>
            <w:r>
              <w:rPr>
                <w:b/>
                <w:color w:val="000000"/>
                <w:sz w:val="20"/>
                <w:szCs w:val="20"/>
              </w:rPr>
              <w:t>Urbanized area</w:t>
            </w:r>
          </w:p>
        </w:tc>
        <w:tc>
          <w:tcPr>
            <w:tcW w:w="954" w:type="dxa"/>
            <w:shd w:val="clear" w:color="auto" w:fill="auto"/>
            <w:vAlign w:val="center"/>
          </w:tcPr>
          <w:p w14:paraId="000000E5" w14:textId="77777777" w:rsidR="002045CD" w:rsidRDefault="005C60F8">
            <w:pPr>
              <w:spacing w:after="0" w:line="240" w:lineRule="auto"/>
              <w:jc w:val="center"/>
              <w:rPr>
                <w:color w:val="000000"/>
                <w:sz w:val="20"/>
                <w:szCs w:val="20"/>
              </w:rPr>
            </w:pPr>
            <w:r>
              <w:rPr>
                <w:color w:val="000000"/>
                <w:sz w:val="20"/>
                <w:szCs w:val="20"/>
              </w:rPr>
              <w:t>18.4</w:t>
            </w:r>
          </w:p>
        </w:tc>
        <w:tc>
          <w:tcPr>
            <w:tcW w:w="608" w:type="dxa"/>
            <w:shd w:val="clear" w:color="auto" w:fill="auto"/>
            <w:vAlign w:val="center"/>
          </w:tcPr>
          <w:p w14:paraId="000000E6" w14:textId="77777777" w:rsidR="002045CD" w:rsidRDefault="005C60F8">
            <w:pPr>
              <w:spacing w:after="0" w:line="240" w:lineRule="auto"/>
              <w:jc w:val="center"/>
              <w:rPr>
                <w:color w:val="000000"/>
                <w:sz w:val="20"/>
                <w:szCs w:val="20"/>
              </w:rPr>
            </w:pPr>
            <w:r>
              <w:rPr>
                <w:color w:val="000000"/>
                <w:sz w:val="20"/>
                <w:szCs w:val="20"/>
              </w:rPr>
              <w:t>2.6</w:t>
            </w:r>
          </w:p>
        </w:tc>
        <w:tc>
          <w:tcPr>
            <w:tcW w:w="732" w:type="dxa"/>
            <w:shd w:val="clear" w:color="auto" w:fill="auto"/>
            <w:vAlign w:val="center"/>
          </w:tcPr>
          <w:p w14:paraId="000000E7" w14:textId="77777777" w:rsidR="002045CD" w:rsidRDefault="005C60F8">
            <w:pPr>
              <w:spacing w:after="0" w:line="240" w:lineRule="auto"/>
              <w:jc w:val="center"/>
              <w:rPr>
                <w:color w:val="000000"/>
                <w:sz w:val="20"/>
                <w:szCs w:val="20"/>
              </w:rPr>
            </w:pPr>
            <w:r>
              <w:rPr>
                <w:color w:val="000000"/>
                <w:sz w:val="20"/>
                <w:szCs w:val="20"/>
              </w:rPr>
              <w:t>13.0</w:t>
            </w:r>
          </w:p>
        </w:tc>
        <w:tc>
          <w:tcPr>
            <w:tcW w:w="912" w:type="dxa"/>
            <w:shd w:val="clear" w:color="auto" w:fill="auto"/>
            <w:vAlign w:val="center"/>
          </w:tcPr>
          <w:p w14:paraId="000000E8" w14:textId="77777777" w:rsidR="002045CD" w:rsidRDefault="005C60F8">
            <w:pPr>
              <w:spacing w:after="0" w:line="240" w:lineRule="auto"/>
              <w:jc w:val="center"/>
              <w:rPr>
                <w:color w:val="000000"/>
                <w:sz w:val="20"/>
                <w:szCs w:val="20"/>
              </w:rPr>
            </w:pPr>
            <w:r>
              <w:rPr>
                <w:color w:val="000000"/>
                <w:sz w:val="20"/>
                <w:szCs w:val="20"/>
              </w:rPr>
              <w:t>17.0</w:t>
            </w:r>
          </w:p>
        </w:tc>
        <w:tc>
          <w:tcPr>
            <w:tcW w:w="604" w:type="dxa"/>
            <w:shd w:val="clear" w:color="auto" w:fill="auto"/>
            <w:vAlign w:val="center"/>
          </w:tcPr>
          <w:p w14:paraId="000000E9" w14:textId="77777777" w:rsidR="002045CD" w:rsidRDefault="005C60F8">
            <w:pPr>
              <w:spacing w:after="0" w:line="240" w:lineRule="auto"/>
              <w:jc w:val="center"/>
              <w:rPr>
                <w:color w:val="000000"/>
                <w:sz w:val="20"/>
                <w:szCs w:val="20"/>
              </w:rPr>
            </w:pPr>
            <w:r>
              <w:rPr>
                <w:color w:val="000000"/>
                <w:sz w:val="20"/>
                <w:szCs w:val="20"/>
              </w:rPr>
              <w:t>22.1</w:t>
            </w:r>
          </w:p>
        </w:tc>
        <w:tc>
          <w:tcPr>
            <w:tcW w:w="611" w:type="dxa"/>
            <w:shd w:val="clear" w:color="auto" w:fill="auto"/>
            <w:vAlign w:val="center"/>
          </w:tcPr>
          <w:p w14:paraId="000000EA" w14:textId="77777777" w:rsidR="002045CD" w:rsidRDefault="005C60F8">
            <w:pPr>
              <w:spacing w:after="0" w:line="240" w:lineRule="auto"/>
              <w:jc w:val="center"/>
              <w:rPr>
                <w:color w:val="000000"/>
                <w:sz w:val="20"/>
                <w:szCs w:val="20"/>
              </w:rPr>
            </w:pPr>
            <w:r>
              <w:rPr>
                <w:color w:val="000000"/>
                <w:sz w:val="20"/>
                <w:szCs w:val="20"/>
              </w:rPr>
              <w:t>58.3</w:t>
            </w:r>
          </w:p>
        </w:tc>
      </w:tr>
      <w:tr w:rsidR="002045CD" w14:paraId="426B2BDF" w14:textId="77777777">
        <w:trPr>
          <w:trHeight w:val="100"/>
        </w:trPr>
        <w:tc>
          <w:tcPr>
            <w:tcW w:w="1991" w:type="dxa"/>
            <w:vMerge w:val="restart"/>
            <w:shd w:val="clear" w:color="auto" w:fill="auto"/>
            <w:vAlign w:val="center"/>
          </w:tcPr>
          <w:p w14:paraId="000000EB" w14:textId="77777777" w:rsidR="002045CD" w:rsidRDefault="005C60F8">
            <w:pPr>
              <w:spacing w:after="0" w:line="240" w:lineRule="auto"/>
              <w:rPr>
                <w:b/>
                <w:color w:val="000000"/>
                <w:sz w:val="20"/>
                <w:szCs w:val="20"/>
              </w:rPr>
            </w:pPr>
            <w:r>
              <w:rPr>
                <w:b/>
                <w:color w:val="000000"/>
                <w:sz w:val="20"/>
                <w:szCs w:val="20"/>
              </w:rPr>
              <w:t>By median household income</w:t>
            </w:r>
          </w:p>
        </w:tc>
        <w:tc>
          <w:tcPr>
            <w:tcW w:w="2604" w:type="dxa"/>
            <w:shd w:val="clear" w:color="auto" w:fill="auto"/>
            <w:vAlign w:val="center"/>
          </w:tcPr>
          <w:p w14:paraId="000000EC" w14:textId="77777777" w:rsidR="002045CD" w:rsidRDefault="005C60F8">
            <w:pPr>
              <w:spacing w:after="0" w:line="240" w:lineRule="auto"/>
              <w:rPr>
                <w:b/>
                <w:color w:val="000000"/>
                <w:sz w:val="20"/>
                <w:szCs w:val="20"/>
              </w:rPr>
            </w:pPr>
            <w:r>
              <w:rPr>
                <w:b/>
                <w:color w:val="000000"/>
                <w:sz w:val="20"/>
                <w:szCs w:val="20"/>
              </w:rPr>
              <w:t>&lt;$20,000</w:t>
            </w:r>
          </w:p>
        </w:tc>
        <w:tc>
          <w:tcPr>
            <w:tcW w:w="954" w:type="dxa"/>
            <w:shd w:val="clear" w:color="auto" w:fill="auto"/>
            <w:vAlign w:val="center"/>
          </w:tcPr>
          <w:p w14:paraId="000000ED" w14:textId="77777777" w:rsidR="002045CD" w:rsidRDefault="005C60F8">
            <w:pPr>
              <w:spacing w:after="0" w:line="240" w:lineRule="auto"/>
              <w:jc w:val="center"/>
              <w:rPr>
                <w:color w:val="000000"/>
                <w:sz w:val="20"/>
                <w:szCs w:val="20"/>
              </w:rPr>
            </w:pPr>
            <w:r>
              <w:rPr>
                <w:color w:val="000000"/>
                <w:sz w:val="20"/>
                <w:szCs w:val="20"/>
              </w:rPr>
              <w:t>16.1</w:t>
            </w:r>
          </w:p>
        </w:tc>
        <w:tc>
          <w:tcPr>
            <w:tcW w:w="608" w:type="dxa"/>
            <w:shd w:val="clear" w:color="auto" w:fill="auto"/>
            <w:vAlign w:val="center"/>
          </w:tcPr>
          <w:p w14:paraId="000000EE" w14:textId="77777777" w:rsidR="002045CD" w:rsidRDefault="005C60F8">
            <w:pPr>
              <w:spacing w:after="0" w:line="240" w:lineRule="auto"/>
              <w:jc w:val="center"/>
              <w:rPr>
                <w:color w:val="000000"/>
                <w:sz w:val="20"/>
                <w:szCs w:val="20"/>
              </w:rPr>
            </w:pPr>
            <w:r>
              <w:rPr>
                <w:color w:val="000000"/>
                <w:sz w:val="20"/>
                <w:szCs w:val="20"/>
              </w:rPr>
              <w:t>2.0</w:t>
            </w:r>
          </w:p>
        </w:tc>
        <w:tc>
          <w:tcPr>
            <w:tcW w:w="732" w:type="dxa"/>
            <w:shd w:val="clear" w:color="auto" w:fill="auto"/>
            <w:vAlign w:val="center"/>
          </w:tcPr>
          <w:p w14:paraId="000000EF" w14:textId="77777777" w:rsidR="002045CD" w:rsidRDefault="005C60F8">
            <w:pPr>
              <w:spacing w:after="0" w:line="240" w:lineRule="auto"/>
              <w:jc w:val="center"/>
              <w:rPr>
                <w:color w:val="000000"/>
                <w:sz w:val="20"/>
                <w:szCs w:val="20"/>
              </w:rPr>
            </w:pPr>
            <w:r>
              <w:rPr>
                <w:color w:val="000000"/>
                <w:sz w:val="20"/>
                <w:szCs w:val="20"/>
              </w:rPr>
              <w:t>10.4</w:t>
            </w:r>
          </w:p>
        </w:tc>
        <w:tc>
          <w:tcPr>
            <w:tcW w:w="912" w:type="dxa"/>
            <w:shd w:val="clear" w:color="auto" w:fill="auto"/>
            <w:vAlign w:val="center"/>
          </w:tcPr>
          <w:p w14:paraId="000000F0" w14:textId="77777777" w:rsidR="002045CD" w:rsidRDefault="005C60F8">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0F1" w14:textId="77777777" w:rsidR="002045CD" w:rsidRDefault="005C60F8">
            <w:pPr>
              <w:spacing w:after="0" w:line="240" w:lineRule="auto"/>
              <w:jc w:val="center"/>
              <w:rPr>
                <w:color w:val="000000"/>
                <w:sz w:val="20"/>
                <w:szCs w:val="20"/>
              </w:rPr>
            </w:pPr>
            <w:r>
              <w:rPr>
                <w:color w:val="000000"/>
                <w:sz w:val="20"/>
                <w:szCs w:val="20"/>
              </w:rPr>
              <w:t>20.1</w:t>
            </w:r>
          </w:p>
        </w:tc>
        <w:tc>
          <w:tcPr>
            <w:tcW w:w="611" w:type="dxa"/>
            <w:shd w:val="clear" w:color="auto" w:fill="auto"/>
            <w:vAlign w:val="center"/>
          </w:tcPr>
          <w:p w14:paraId="000000F2" w14:textId="77777777" w:rsidR="002045CD" w:rsidRDefault="005C60F8">
            <w:pPr>
              <w:spacing w:after="0" w:line="240" w:lineRule="auto"/>
              <w:jc w:val="center"/>
              <w:rPr>
                <w:color w:val="000000"/>
                <w:sz w:val="20"/>
                <w:szCs w:val="20"/>
              </w:rPr>
            </w:pPr>
            <w:r>
              <w:rPr>
                <w:color w:val="000000"/>
                <w:sz w:val="20"/>
                <w:szCs w:val="20"/>
              </w:rPr>
              <w:t>56.8</w:t>
            </w:r>
          </w:p>
        </w:tc>
      </w:tr>
      <w:tr w:rsidR="002045CD" w14:paraId="247ED5FE" w14:textId="77777777">
        <w:trPr>
          <w:trHeight w:val="340"/>
        </w:trPr>
        <w:tc>
          <w:tcPr>
            <w:tcW w:w="1991" w:type="dxa"/>
            <w:vMerge/>
            <w:shd w:val="clear" w:color="auto" w:fill="auto"/>
            <w:vAlign w:val="center"/>
          </w:tcPr>
          <w:p w14:paraId="000000F3"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F4" w14:textId="77777777" w:rsidR="002045CD" w:rsidRDefault="005C60F8">
            <w:pPr>
              <w:spacing w:after="0" w:line="240" w:lineRule="auto"/>
              <w:rPr>
                <w:b/>
                <w:color w:val="000000"/>
                <w:sz w:val="20"/>
                <w:szCs w:val="20"/>
              </w:rPr>
            </w:pPr>
            <w:r>
              <w:rPr>
                <w:b/>
                <w:color w:val="000000"/>
                <w:sz w:val="20"/>
                <w:szCs w:val="20"/>
              </w:rPr>
              <w:t>$20,000 to &lt;$35,000</w:t>
            </w:r>
          </w:p>
        </w:tc>
        <w:tc>
          <w:tcPr>
            <w:tcW w:w="954" w:type="dxa"/>
            <w:shd w:val="clear" w:color="auto" w:fill="auto"/>
            <w:vAlign w:val="center"/>
          </w:tcPr>
          <w:p w14:paraId="000000F5" w14:textId="77777777" w:rsidR="002045CD" w:rsidRDefault="005C60F8">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F6" w14:textId="77777777" w:rsidR="002045CD" w:rsidRDefault="005C60F8">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F7" w14:textId="77777777" w:rsidR="002045CD" w:rsidRDefault="005C60F8">
            <w:pPr>
              <w:spacing w:after="0" w:line="240" w:lineRule="auto"/>
              <w:jc w:val="center"/>
              <w:rPr>
                <w:color w:val="000000"/>
                <w:sz w:val="20"/>
                <w:szCs w:val="20"/>
              </w:rPr>
            </w:pPr>
            <w:r>
              <w:rPr>
                <w:color w:val="000000"/>
                <w:sz w:val="20"/>
                <w:szCs w:val="20"/>
              </w:rPr>
              <w:t>8.1</w:t>
            </w:r>
          </w:p>
        </w:tc>
        <w:tc>
          <w:tcPr>
            <w:tcW w:w="912" w:type="dxa"/>
            <w:shd w:val="clear" w:color="auto" w:fill="auto"/>
            <w:vAlign w:val="center"/>
          </w:tcPr>
          <w:p w14:paraId="000000F8" w14:textId="77777777" w:rsidR="002045CD" w:rsidRDefault="005C60F8">
            <w:pPr>
              <w:spacing w:after="0" w:line="240" w:lineRule="auto"/>
              <w:jc w:val="center"/>
              <w:rPr>
                <w:color w:val="000000"/>
                <w:sz w:val="20"/>
                <w:szCs w:val="20"/>
              </w:rPr>
            </w:pPr>
            <w:r>
              <w:rPr>
                <w:color w:val="000000"/>
                <w:sz w:val="20"/>
                <w:szCs w:val="20"/>
              </w:rPr>
              <w:t>11.7</w:t>
            </w:r>
          </w:p>
        </w:tc>
        <w:tc>
          <w:tcPr>
            <w:tcW w:w="604" w:type="dxa"/>
            <w:shd w:val="clear" w:color="auto" w:fill="auto"/>
            <w:vAlign w:val="center"/>
          </w:tcPr>
          <w:p w14:paraId="000000F9" w14:textId="77777777" w:rsidR="002045CD" w:rsidRDefault="005C60F8">
            <w:pPr>
              <w:spacing w:after="0" w:line="240" w:lineRule="auto"/>
              <w:jc w:val="center"/>
              <w:rPr>
                <w:color w:val="000000"/>
                <w:sz w:val="20"/>
                <w:szCs w:val="20"/>
              </w:rPr>
            </w:pPr>
            <w:r>
              <w:rPr>
                <w:color w:val="000000"/>
                <w:sz w:val="20"/>
                <w:szCs w:val="20"/>
              </w:rPr>
              <w:t>16.7</w:t>
            </w:r>
          </w:p>
        </w:tc>
        <w:tc>
          <w:tcPr>
            <w:tcW w:w="611" w:type="dxa"/>
            <w:shd w:val="clear" w:color="auto" w:fill="auto"/>
            <w:vAlign w:val="center"/>
          </w:tcPr>
          <w:p w14:paraId="000000FA" w14:textId="77777777" w:rsidR="002045CD" w:rsidRDefault="005C60F8">
            <w:pPr>
              <w:spacing w:after="0" w:line="240" w:lineRule="auto"/>
              <w:jc w:val="center"/>
              <w:rPr>
                <w:color w:val="000000"/>
                <w:sz w:val="20"/>
                <w:szCs w:val="20"/>
              </w:rPr>
            </w:pPr>
            <w:r>
              <w:rPr>
                <w:color w:val="000000"/>
                <w:sz w:val="20"/>
                <w:szCs w:val="20"/>
              </w:rPr>
              <w:t>58.3</w:t>
            </w:r>
          </w:p>
        </w:tc>
      </w:tr>
      <w:tr w:rsidR="002045CD" w14:paraId="30E42BCB" w14:textId="77777777">
        <w:trPr>
          <w:trHeight w:val="340"/>
        </w:trPr>
        <w:tc>
          <w:tcPr>
            <w:tcW w:w="1991" w:type="dxa"/>
            <w:vMerge/>
            <w:shd w:val="clear" w:color="auto" w:fill="auto"/>
            <w:vAlign w:val="center"/>
          </w:tcPr>
          <w:p w14:paraId="000000FB"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FC" w14:textId="77777777" w:rsidR="002045CD" w:rsidRDefault="005C60F8">
            <w:pPr>
              <w:spacing w:after="0" w:line="240" w:lineRule="auto"/>
              <w:rPr>
                <w:b/>
                <w:color w:val="000000"/>
                <w:sz w:val="20"/>
                <w:szCs w:val="20"/>
              </w:rPr>
            </w:pPr>
            <w:r>
              <w:rPr>
                <w:b/>
                <w:color w:val="000000"/>
                <w:sz w:val="20"/>
                <w:szCs w:val="20"/>
              </w:rPr>
              <w:t>$35,000 to &lt;$50,000</w:t>
            </w:r>
          </w:p>
        </w:tc>
        <w:tc>
          <w:tcPr>
            <w:tcW w:w="954" w:type="dxa"/>
            <w:shd w:val="clear" w:color="auto" w:fill="auto"/>
            <w:vAlign w:val="center"/>
          </w:tcPr>
          <w:p w14:paraId="000000FD" w14:textId="77777777" w:rsidR="002045CD" w:rsidRDefault="005C60F8">
            <w:pPr>
              <w:spacing w:after="0" w:line="240" w:lineRule="auto"/>
              <w:jc w:val="center"/>
              <w:rPr>
                <w:color w:val="000000"/>
                <w:sz w:val="20"/>
                <w:szCs w:val="20"/>
              </w:rPr>
            </w:pPr>
            <w:r>
              <w:rPr>
                <w:color w:val="000000"/>
                <w:sz w:val="20"/>
                <w:szCs w:val="20"/>
              </w:rPr>
              <w:t>11.8</w:t>
            </w:r>
          </w:p>
        </w:tc>
        <w:tc>
          <w:tcPr>
            <w:tcW w:w="608" w:type="dxa"/>
            <w:shd w:val="clear" w:color="auto" w:fill="auto"/>
            <w:vAlign w:val="center"/>
          </w:tcPr>
          <w:p w14:paraId="000000FE" w14:textId="77777777" w:rsidR="002045CD" w:rsidRDefault="005C60F8">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FF" w14:textId="77777777" w:rsidR="002045CD" w:rsidRDefault="005C60F8">
            <w:pPr>
              <w:spacing w:after="0" w:line="240" w:lineRule="auto"/>
              <w:jc w:val="center"/>
              <w:rPr>
                <w:color w:val="000000"/>
                <w:sz w:val="20"/>
                <w:szCs w:val="20"/>
              </w:rPr>
            </w:pPr>
            <w:r>
              <w:rPr>
                <w:color w:val="000000"/>
                <w:sz w:val="20"/>
                <w:szCs w:val="20"/>
              </w:rPr>
              <w:t>7.0</w:t>
            </w:r>
          </w:p>
        </w:tc>
        <w:tc>
          <w:tcPr>
            <w:tcW w:w="912" w:type="dxa"/>
            <w:shd w:val="clear" w:color="auto" w:fill="auto"/>
            <w:vAlign w:val="center"/>
          </w:tcPr>
          <w:p w14:paraId="00000100" w14:textId="77777777" w:rsidR="002045CD" w:rsidRDefault="005C60F8">
            <w:pPr>
              <w:spacing w:after="0" w:line="240" w:lineRule="auto"/>
              <w:jc w:val="center"/>
              <w:rPr>
                <w:color w:val="000000"/>
                <w:sz w:val="20"/>
                <w:szCs w:val="20"/>
              </w:rPr>
            </w:pPr>
            <w:r>
              <w:rPr>
                <w:color w:val="000000"/>
                <w:sz w:val="20"/>
                <w:szCs w:val="20"/>
              </w:rPr>
              <w:t>10.0</w:t>
            </w:r>
          </w:p>
        </w:tc>
        <w:tc>
          <w:tcPr>
            <w:tcW w:w="604" w:type="dxa"/>
            <w:shd w:val="clear" w:color="auto" w:fill="auto"/>
            <w:vAlign w:val="center"/>
          </w:tcPr>
          <w:p w14:paraId="00000101" w14:textId="77777777" w:rsidR="002045CD" w:rsidRDefault="005C60F8">
            <w:pPr>
              <w:spacing w:after="0" w:line="240" w:lineRule="auto"/>
              <w:jc w:val="center"/>
              <w:rPr>
                <w:color w:val="000000"/>
                <w:sz w:val="20"/>
                <w:szCs w:val="20"/>
              </w:rPr>
            </w:pPr>
            <w:r>
              <w:rPr>
                <w:color w:val="000000"/>
                <w:sz w:val="20"/>
                <w:szCs w:val="20"/>
              </w:rPr>
              <w:t>14.5</w:t>
            </w:r>
          </w:p>
        </w:tc>
        <w:tc>
          <w:tcPr>
            <w:tcW w:w="611" w:type="dxa"/>
            <w:shd w:val="clear" w:color="auto" w:fill="auto"/>
            <w:vAlign w:val="center"/>
          </w:tcPr>
          <w:p w14:paraId="00000102" w14:textId="77777777" w:rsidR="002045CD" w:rsidRDefault="005C60F8">
            <w:pPr>
              <w:spacing w:after="0" w:line="240" w:lineRule="auto"/>
              <w:jc w:val="center"/>
              <w:rPr>
                <w:color w:val="000000"/>
                <w:sz w:val="20"/>
                <w:szCs w:val="20"/>
              </w:rPr>
            </w:pPr>
            <w:r>
              <w:rPr>
                <w:color w:val="000000"/>
                <w:sz w:val="20"/>
                <w:szCs w:val="20"/>
              </w:rPr>
              <w:t>58.0</w:t>
            </w:r>
          </w:p>
        </w:tc>
      </w:tr>
      <w:tr w:rsidR="002045CD" w14:paraId="3C70DF44" w14:textId="77777777">
        <w:trPr>
          <w:trHeight w:val="340"/>
        </w:trPr>
        <w:tc>
          <w:tcPr>
            <w:tcW w:w="1991" w:type="dxa"/>
            <w:vMerge/>
            <w:shd w:val="clear" w:color="auto" w:fill="auto"/>
            <w:vAlign w:val="center"/>
          </w:tcPr>
          <w:p w14:paraId="00000103"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4" w14:textId="77777777" w:rsidR="002045CD" w:rsidRDefault="005C60F8">
            <w:pPr>
              <w:spacing w:after="0" w:line="240" w:lineRule="auto"/>
              <w:rPr>
                <w:b/>
                <w:color w:val="000000"/>
                <w:sz w:val="20"/>
                <w:szCs w:val="20"/>
              </w:rPr>
            </w:pPr>
            <w:r>
              <w:rPr>
                <w:b/>
                <w:color w:val="000000"/>
                <w:sz w:val="20"/>
                <w:szCs w:val="20"/>
              </w:rPr>
              <w:t>$50,000 to &lt;$75,000</w:t>
            </w:r>
          </w:p>
        </w:tc>
        <w:tc>
          <w:tcPr>
            <w:tcW w:w="954" w:type="dxa"/>
            <w:shd w:val="clear" w:color="auto" w:fill="auto"/>
            <w:vAlign w:val="center"/>
          </w:tcPr>
          <w:p w14:paraId="00000105" w14:textId="77777777" w:rsidR="002045CD" w:rsidRDefault="005C60F8">
            <w:pPr>
              <w:spacing w:after="0" w:line="240" w:lineRule="auto"/>
              <w:jc w:val="center"/>
              <w:rPr>
                <w:color w:val="000000"/>
                <w:sz w:val="20"/>
                <w:szCs w:val="20"/>
              </w:rPr>
            </w:pPr>
            <w:r>
              <w:rPr>
                <w:color w:val="000000"/>
                <w:sz w:val="20"/>
                <w:szCs w:val="20"/>
              </w:rPr>
              <w:t>12.8</w:t>
            </w:r>
          </w:p>
        </w:tc>
        <w:tc>
          <w:tcPr>
            <w:tcW w:w="608" w:type="dxa"/>
            <w:shd w:val="clear" w:color="auto" w:fill="auto"/>
            <w:vAlign w:val="center"/>
          </w:tcPr>
          <w:p w14:paraId="00000106" w14:textId="77777777" w:rsidR="002045CD" w:rsidRDefault="005C60F8">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107" w14:textId="77777777" w:rsidR="002045CD" w:rsidRDefault="005C60F8">
            <w:pPr>
              <w:spacing w:after="0" w:line="240" w:lineRule="auto"/>
              <w:jc w:val="center"/>
              <w:rPr>
                <w:color w:val="000000"/>
                <w:sz w:val="20"/>
                <w:szCs w:val="20"/>
              </w:rPr>
            </w:pPr>
            <w:r>
              <w:rPr>
                <w:color w:val="000000"/>
                <w:sz w:val="20"/>
                <w:szCs w:val="20"/>
              </w:rPr>
              <w:t>7.6</w:t>
            </w:r>
          </w:p>
        </w:tc>
        <w:tc>
          <w:tcPr>
            <w:tcW w:w="912" w:type="dxa"/>
            <w:shd w:val="clear" w:color="auto" w:fill="auto"/>
            <w:vAlign w:val="center"/>
          </w:tcPr>
          <w:p w14:paraId="00000108" w14:textId="77777777" w:rsidR="002045CD" w:rsidRDefault="005C60F8">
            <w:pPr>
              <w:spacing w:after="0" w:line="240" w:lineRule="auto"/>
              <w:jc w:val="center"/>
              <w:rPr>
                <w:color w:val="000000"/>
                <w:sz w:val="20"/>
                <w:szCs w:val="20"/>
              </w:rPr>
            </w:pPr>
            <w:r>
              <w:rPr>
                <w:color w:val="000000"/>
                <w:sz w:val="20"/>
                <w:szCs w:val="20"/>
              </w:rPr>
              <w:t>10.8</w:t>
            </w:r>
          </w:p>
        </w:tc>
        <w:tc>
          <w:tcPr>
            <w:tcW w:w="604" w:type="dxa"/>
            <w:shd w:val="clear" w:color="auto" w:fill="auto"/>
            <w:vAlign w:val="center"/>
          </w:tcPr>
          <w:p w14:paraId="00000109" w14:textId="77777777" w:rsidR="002045CD" w:rsidRDefault="005C60F8">
            <w:pPr>
              <w:spacing w:after="0" w:line="240" w:lineRule="auto"/>
              <w:jc w:val="center"/>
              <w:rPr>
                <w:color w:val="000000"/>
                <w:sz w:val="20"/>
                <w:szCs w:val="20"/>
              </w:rPr>
            </w:pPr>
            <w:r>
              <w:rPr>
                <w:color w:val="000000"/>
                <w:sz w:val="20"/>
                <w:szCs w:val="20"/>
              </w:rPr>
              <w:t>15.7</w:t>
            </w:r>
          </w:p>
        </w:tc>
        <w:tc>
          <w:tcPr>
            <w:tcW w:w="611" w:type="dxa"/>
            <w:shd w:val="clear" w:color="auto" w:fill="auto"/>
            <w:vAlign w:val="center"/>
          </w:tcPr>
          <w:p w14:paraId="0000010A" w14:textId="77777777" w:rsidR="002045CD" w:rsidRDefault="005C60F8">
            <w:pPr>
              <w:spacing w:after="0" w:line="240" w:lineRule="auto"/>
              <w:jc w:val="center"/>
              <w:rPr>
                <w:color w:val="000000"/>
                <w:sz w:val="20"/>
                <w:szCs w:val="20"/>
              </w:rPr>
            </w:pPr>
            <w:r>
              <w:rPr>
                <w:color w:val="000000"/>
                <w:sz w:val="20"/>
                <w:szCs w:val="20"/>
              </w:rPr>
              <w:t>55.7</w:t>
            </w:r>
          </w:p>
        </w:tc>
      </w:tr>
      <w:tr w:rsidR="002045CD" w14:paraId="51320958" w14:textId="77777777">
        <w:trPr>
          <w:trHeight w:val="100"/>
        </w:trPr>
        <w:tc>
          <w:tcPr>
            <w:tcW w:w="1991" w:type="dxa"/>
            <w:vMerge/>
            <w:shd w:val="clear" w:color="auto" w:fill="auto"/>
            <w:vAlign w:val="center"/>
          </w:tcPr>
          <w:p w14:paraId="0000010B"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C" w14:textId="77777777" w:rsidR="002045CD" w:rsidRDefault="005C60F8">
            <w:pPr>
              <w:spacing w:after="0" w:line="240" w:lineRule="auto"/>
              <w:rPr>
                <w:b/>
                <w:color w:val="000000"/>
                <w:sz w:val="20"/>
                <w:szCs w:val="20"/>
              </w:rPr>
            </w:pPr>
            <w:r>
              <w:rPr>
                <w:b/>
                <w:color w:val="000000"/>
                <w:sz w:val="20"/>
                <w:szCs w:val="20"/>
              </w:rPr>
              <w:t>≥$75,000</w:t>
            </w:r>
          </w:p>
        </w:tc>
        <w:tc>
          <w:tcPr>
            <w:tcW w:w="954" w:type="dxa"/>
            <w:shd w:val="clear" w:color="auto" w:fill="auto"/>
            <w:vAlign w:val="center"/>
          </w:tcPr>
          <w:p w14:paraId="0000010D" w14:textId="77777777" w:rsidR="002045CD" w:rsidRDefault="005C60F8">
            <w:pPr>
              <w:spacing w:after="0" w:line="240" w:lineRule="auto"/>
              <w:jc w:val="center"/>
              <w:rPr>
                <w:color w:val="000000"/>
                <w:sz w:val="20"/>
                <w:szCs w:val="20"/>
              </w:rPr>
            </w:pPr>
            <w:r>
              <w:rPr>
                <w:color w:val="000000"/>
                <w:sz w:val="20"/>
                <w:szCs w:val="20"/>
              </w:rPr>
              <w:t>16.5</w:t>
            </w:r>
          </w:p>
        </w:tc>
        <w:tc>
          <w:tcPr>
            <w:tcW w:w="608" w:type="dxa"/>
            <w:shd w:val="clear" w:color="auto" w:fill="auto"/>
            <w:vAlign w:val="center"/>
          </w:tcPr>
          <w:p w14:paraId="0000010E" w14:textId="77777777" w:rsidR="002045CD" w:rsidRDefault="005C60F8">
            <w:pPr>
              <w:spacing w:after="0" w:line="240" w:lineRule="auto"/>
              <w:jc w:val="center"/>
              <w:rPr>
                <w:color w:val="000000"/>
                <w:sz w:val="20"/>
                <w:szCs w:val="20"/>
              </w:rPr>
            </w:pPr>
            <w:r>
              <w:rPr>
                <w:color w:val="000000"/>
                <w:sz w:val="20"/>
                <w:szCs w:val="20"/>
              </w:rPr>
              <w:t>2.1</w:t>
            </w:r>
          </w:p>
        </w:tc>
        <w:tc>
          <w:tcPr>
            <w:tcW w:w="732" w:type="dxa"/>
            <w:shd w:val="clear" w:color="auto" w:fill="auto"/>
            <w:vAlign w:val="center"/>
          </w:tcPr>
          <w:p w14:paraId="0000010F" w14:textId="77777777" w:rsidR="002045CD" w:rsidRDefault="005C60F8">
            <w:pPr>
              <w:spacing w:after="0" w:line="240" w:lineRule="auto"/>
              <w:jc w:val="center"/>
              <w:rPr>
                <w:color w:val="000000"/>
                <w:sz w:val="20"/>
                <w:szCs w:val="20"/>
              </w:rPr>
            </w:pPr>
            <w:r>
              <w:rPr>
                <w:color w:val="000000"/>
                <w:sz w:val="20"/>
                <w:szCs w:val="20"/>
              </w:rPr>
              <w:t>10.9</w:t>
            </w:r>
          </w:p>
        </w:tc>
        <w:tc>
          <w:tcPr>
            <w:tcW w:w="912" w:type="dxa"/>
            <w:shd w:val="clear" w:color="auto" w:fill="auto"/>
            <w:vAlign w:val="center"/>
          </w:tcPr>
          <w:p w14:paraId="00000110" w14:textId="77777777" w:rsidR="002045CD" w:rsidRDefault="005C60F8">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111" w14:textId="77777777" w:rsidR="002045CD" w:rsidRDefault="005C60F8">
            <w:pPr>
              <w:spacing w:after="0" w:line="240" w:lineRule="auto"/>
              <w:jc w:val="center"/>
              <w:rPr>
                <w:color w:val="000000"/>
                <w:sz w:val="20"/>
                <w:szCs w:val="20"/>
              </w:rPr>
            </w:pPr>
            <w:r>
              <w:rPr>
                <w:color w:val="000000"/>
                <w:sz w:val="20"/>
                <w:szCs w:val="20"/>
              </w:rPr>
              <w:t>20.6</w:t>
            </w:r>
          </w:p>
        </w:tc>
        <w:tc>
          <w:tcPr>
            <w:tcW w:w="611" w:type="dxa"/>
            <w:shd w:val="clear" w:color="auto" w:fill="auto"/>
            <w:vAlign w:val="center"/>
          </w:tcPr>
          <w:p w14:paraId="00000112" w14:textId="77777777" w:rsidR="002045CD" w:rsidRDefault="005C60F8">
            <w:pPr>
              <w:spacing w:after="0" w:line="240" w:lineRule="auto"/>
              <w:jc w:val="center"/>
              <w:rPr>
                <w:color w:val="000000"/>
                <w:sz w:val="20"/>
                <w:szCs w:val="20"/>
              </w:rPr>
            </w:pPr>
            <w:r>
              <w:rPr>
                <w:color w:val="000000"/>
                <w:sz w:val="20"/>
                <w:szCs w:val="20"/>
              </w:rPr>
              <w:t>55.5</w:t>
            </w:r>
          </w:p>
        </w:tc>
      </w:tr>
    </w:tbl>
    <w:p w14:paraId="00000113" w14:textId="77777777" w:rsidR="002045CD" w:rsidRDefault="002045CD">
      <w:pPr>
        <w:spacing w:line="360" w:lineRule="auto"/>
        <w:rPr>
          <w:i/>
          <w:sz w:val="24"/>
          <w:szCs w:val="24"/>
        </w:rPr>
      </w:pPr>
    </w:p>
    <w:p w14:paraId="00000114" w14:textId="77777777" w:rsidR="002045CD" w:rsidRDefault="005C60F8">
      <w:pPr>
        <w:spacing w:line="360" w:lineRule="auto"/>
        <w:rPr>
          <w:b/>
          <w:sz w:val="24"/>
          <w:szCs w:val="24"/>
        </w:rPr>
      </w:pPr>
      <w:r>
        <w:rPr>
          <w:i/>
          <w:sz w:val="24"/>
          <w:szCs w:val="24"/>
        </w:rPr>
        <w:t>ACBS and BRFSS results</w:t>
      </w:r>
    </w:p>
    <w:p w14:paraId="00000115" w14:textId="77777777" w:rsidR="002045CD" w:rsidRDefault="005C60F8">
      <w:pPr>
        <w:spacing w:line="360" w:lineRule="auto"/>
        <w:rPr>
          <w:sz w:val="24"/>
          <w:szCs w:val="24"/>
        </w:rPr>
      </w:pPr>
      <w:r>
        <w:rPr>
          <w:sz w:val="24"/>
          <w:szCs w:val="24"/>
        </w:rPr>
        <w:t>Overall, there were 32 states where we were able to extract childhood asthma incidence rates and 41 states for childhood asthma prevalence rates (Table S2-S4). The total childhood samples included for the period 2006-2010 were 293,464 samples from the BRFSS and 16,156 samples from the ACBS (Table 3). The BRFSS samples ranged between 55,094 samples (2006) and 61,862 (2008). The ACBS samples ranged between 2,017 samples (2006) and 4,095 (2009). The weighted estimates represent the childhood population counts of available states from the BRFSS and the ACBS, for the years when the survey was conducted.</w:t>
      </w:r>
    </w:p>
    <w:p w14:paraId="00000116" w14:textId="5B3BABA0" w:rsidR="002045CD" w:rsidRDefault="005C60F8">
      <w:pPr>
        <w:spacing w:line="360" w:lineRule="auto"/>
        <w:rPr>
          <w:sz w:val="24"/>
          <w:szCs w:val="24"/>
        </w:rPr>
      </w:pPr>
      <w:r>
        <w:rPr>
          <w:sz w:val="24"/>
          <w:szCs w:val="24"/>
        </w:rPr>
        <w:t>Across all available states, the overall aggregate asthma incidence rate for the years 2006-2010 was 11.6 per 1,000 at-risk children (Table 3). The state of Montana had the lowest aggregate childhood asthma incidence rate (IR = 4.3 per 1,000 at-risk children), while D.C. had the highest aggregate childhood asthma incidence rate (IR = 17.7 per 1,000 at-risk children) (Table S2). States that did not have an incidence rate available (n = 1</w:t>
      </w:r>
      <w:ins w:id="15" w:author="Raed Alotaibi" w:date="2019-07-31T23:14:00Z">
        <w:r w:rsidR="00DB40F3">
          <w:rPr>
            <w:sz w:val="24"/>
            <w:szCs w:val="24"/>
          </w:rPr>
          <w:t>7</w:t>
        </w:r>
      </w:ins>
      <w:del w:id="16" w:author="Raed Alotaibi" w:date="2019-07-31T23:14:00Z">
        <w:r w:rsidDel="00DB40F3">
          <w:rPr>
            <w:sz w:val="24"/>
            <w:szCs w:val="24"/>
          </w:rPr>
          <w:delText>9</w:delText>
        </w:r>
      </w:del>
      <w:r>
        <w:rPr>
          <w:sz w:val="24"/>
          <w:szCs w:val="24"/>
        </w:rPr>
        <w:t xml:space="preserve"> states) were assigned the overall aggregate asthma incidence rate of 11.6 per 1,000 at-risk children (Table S2-S4).</w:t>
      </w:r>
    </w:p>
    <w:p w14:paraId="00000117" w14:textId="77777777" w:rsidR="002045CD" w:rsidRDefault="005C60F8">
      <w:pPr>
        <w:spacing w:line="360" w:lineRule="auto"/>
        <w:rPr>
          <w:sz w:val="24"/>
          <w:szCs w:val="24"/>
        </w:rPr>
      </w:pPr>
      <w:r>
        <w:rPr>
          <w:sz w:val="24"/>
          <w:szCs w:val="24"/>
        </w:rPr>
        <w:t xml:space="preserve">The overall aggregate asthma prevalence rate for the years 2006-2010 was 13.1 per 100 children (Table 3). The state of Iowa had the lowest aggregate childhood asthma prevalence rate (PR = 8.4 per 100 children), while D.C. had the highest aggregate childhood asthma prevalence rate (PR = 19.9 per 100 children) (Table S2). States that did not have a prevalence rate available (n = 8 states) were assigned the overall aggregate asthma prevalence rate of 13.1 per 100 children. </w:t>
      </w:r>
    </w:p>
    <w:p w14:paraId="00000118" w14:textId="77777777" w:rsidR="002045CD" w:rsidRDefault="005C60F8">
      <w:pPr>
        <w:keepNext/>
        <w:pBdr>
          <w:top w:val="nil"/>
          <w:left w:val="nil"/>
          <w:bottom w:val="nil"/>
          <w:right w:val="nil"/>
          <w:between w:val="nil"/>
        </w:pBdr>
        <w:spacing w:after="200" w:line="360" w:lineRule="auto"/>
        <w:rPr>
          <w:i/>
          <w:color w:val="44546A"/>
          <w:sz w:val="24"/>
          <w:szCs w:val="24"/>
        </w:rPr>
      </w:pPr>
      <w:bookmarkStart w:id="17" w:name="_heading=h.tyjcwt" w:colFirst="0" w:colLast="0"/>
      <w:bookmarkEnd w:id="17"/>
      <w:r>
        <w:rPr>
          <w:i/>
          <w:color w:val="44546A"/>
          <w:sz w:val="24"/>
          <w:szCs w:val="24"/>
        </w:rPr>
        <w:t>Table 3: Childhood asthma survey summaries</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1345"/>
        <w:gridCol w:w="1346"/>
        <w:gridCol w:w="1346"/>
        <w:gridCol w:w="1346"/>
        <w:gridCol w:w="1346"/>
        <w:gridCol w:w="875"/>
      </w:tblGrid>
      <w:tr w:rsidR="002045CD" w14:paraId="079D666A" w14:textId="77777777">
        <w:trPr>
          <w:trHeight w:val="120"/>
        </w:trPr>
        <w:tc>
          <w:tcPr>
            <w:tcW w:w="1412" w:type="dxa"/>
            <w:tcBorders>
              <w:top w:val="single" w:sz="4" w:space="0" w:color="000000"/>
              <w:left w:val="single" w:sz="4" w:space="0" w:color="000000"/>
              <w:bottom w:val="single" w:sz="4" w:space="0" w:color="000000"/>
              <w:right w:val="single" w:sz="4" w:space="0" w:color="000000"/>
            </w:tcBorders>
            <w:vAlign w:val="center"/>
          </w:tcPr>
          <w:p w14:paraId="00000119" w14:textId="77777777" w:rsidR="002045CD" w:rsidRDefault="002045CD">
            <w:pPr>
              <w:jc w:val="center"/>
              <w:rPr>
                <w:b/>
                <w:sz w:val="20"/>
                <w:szCs w:val="20"/>
              </w:rPr>
            </w:pPr>
          </w:p>
        </w:tc>
        <w:tc>
          <w:tcPr>
            <w:tcW w:w="1345" w:type="dxa"/>
            <w:tcBorders>
              <w:top w:val="single" w:sz="4" w:space="0" w:color="000000"/>
              <w:left w:val="single" w:sz="4" w:space="0" w:color="000000"/>
              <w:bottom w:val="single" w:sz="4" w:space="0" w:color="000000"/>
              <w:right w:val="single" w:sz="4" w:space="0" w:color="000000"/>
            </w:tcBorders>
            <w:vAlign w:val="center"/>
          </w:tcPr>
          <w:p w14:paraId="0000011A" w14:textId="77777777" w:rsidR="002045CD" w:rsidRDefault="005C60F8">
            <w:pPr>
              <w:jc w:val="center"/>
              <w:rPr>
                <w:b/>
                <w:sz w:val="20"/>
                <w:szCs w:val="20"/>
              </w:rPr>
            </w:pPr>
            <w:r>
              <w:rPr>
                <w:b/>
                <w:sz w:val="20"/>
                <w:szCs w:val="20"/>
              </w:rPr>
              <w:t>2006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B" w14:textId="77777777" w:rsidR="002045CD" w:rsidRDefault="005C60F8">
            <w:pPr>
              <w:jc w:val="center"/>
              <w:rPr>
                <w:b/>
                <w:sz w:val="20"/>
                <w:szCs w:val="20"/>
              </w:rPr>
            </w:pPr>
            <w:r>
              <w:rPr>
                <w:b/>
                <w:sz w:val="20"/>
                <w:szCs w:val="20"/>
              </w:rPr>
              <w:t>2007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C" w14:textId="77777777" w:rsidR="002045CD" w:rsidRDefault="005C60F8">
            <w:pPr>
              <w:jc w:val="center"/>
              <w:rPr>
                <w:b/>
                <w:sz w:val="20"/>
                <w:szCs w:val="20"/>
              </w:rPr>
            </w:pPr>
            <w:r>
              <w:rPr>
                <w:b/>
                <w:sz w:val="20"/>
                <w:szCs w:val="20"/>
              </w:rPr>
              <w:t>2008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D" w14:textId="77777777" w:rsidR="002045CD" w:rsidRDefault="005C60F8">
            <w:pPr>
              <w:jc w:val="center"/>
              <w:rPr>
                <w:b/>
                <w:sz w:val="20"/>
                <w:szCs w:val="20"/>
              </w:rPr>
            </w:pPr>
            <w:r>
              <w:rPr>
                <w:b/>
                <w:sz w:val="20"/>
                <w:szCs w:val="20"/>
              </w:rPr>
              <w:t>2009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E" w14:textId="77777777" w:rsidR="002045CD" w:rsidRDefault="005C60F8">
            <w:pPr>
              <w:jc w:val="center"/>
              <w:rPr>
                <w:b/>
                <w:sz w:val="20"/>
                <w:szCs w:val="20"/>
              </w:rPr>
            </w:pPr>
            <w:r>
              <w:rPr>
                <w:b/>
                <w:sz w:val="20"/>
                <w:szCs w:val="20"/>
              </w:rPr>
              <w:t>2010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1F" w14:textId="77777777" w:rsidR="002045CD" w:rsidRDefault="005C60F8">
            <w:pPr>
              <w:jc w:val="center"/>
              <w:rPr>
                <w:b/>
                <w:sz w:val="20"/>
                <w:szCs w:val="20"/>
              </w:rPr>
            </w:pPr>
            <w:r>
              <w:rPr>
                <w:b/>
                <w:sz w:val="20"/>
                <w:szCs w:val="20"/>
              </w:rPr>
              <w:t>Total</w:t>
            </w:r>
          </w:p>
        </w:tc>
      </w:tr>
      <w:tr w:rsidR="002045CD" w14:paraId="3C6EA422"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0" w14:textId="77777777" w:rsidR="002045CD" w:rsidRDefault="005C60F8">
            <w:pPr>
              <w:jc w:val="center"/>
              <w:rPr>
                <w:sz w:val="20"/>
                <w:szCs w:val="20"/>
              </w:rPr>
            </w:pPr>
            <w:r>
              <w:rPr>
                <w:b/>
                <w:sz w:val="20"/>
                <w:szCs w:val="20"/>
              </w:rPr>
              <w:lastRenderedPageBreak/>
              <w:t>BRFSS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1" w14:textId="77777777" w:rsidR="002045CD" w:rsidRDefault="005C60F8">
            <w:pPr>
              <w:jc w:val="center"/>
              <w:rPr>
                <w:b/>
                <w:sz w:val="20"/>
                <w:szCs w:val="20"/>
              </w:rPr>
            </w:pPr>
            <w:r>
              <w:rPr>
                <w:color w:val="000000"/>
                <w:sz w:val="20"/>
                <w:szCs w:val="20"/>
              </w:rPr>
              <w:t>55,094 (50,674,742)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2" w14:textId="77777777" w:rsidR="002045CD" w:rsidRDefault="005C60F8">
            <w:pPr>
              <w:jc w:val="center"/>
              <w:rPr>
                <w:b/>
                <w:sz w:val="20"/>
                <w:szCs w:val="20"/>
              </w:rPr>
            </w:pPr>
            <w:r>
              <w:rPr>
                <w:color w:val="000000"/>
                <w:sz w:val="20"/>
                <w:szCs w:val="20"/>
              </w:rPr>
              <w:t>59,487 (43,661,381)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3" w14:textId="77777777" w:rsidR="002045CD" w:rsidRDefault="005C60F8">
            <w:pPr>
              <w:jc w:val="center"/>
              <w:rPr>
                <w:b/>
                <w:sz w:val="20"/>
                <w:szCs w:val="20"/>
              </w:rPr>
            </w:pPr>
            <w:r>
              <w:rPr>
                <w:color w:val="000000"/>
                <w:sz w:val="20"/>
                <w:szCs w:val="20"/>
              </w:rPr>
              <w:t>61,862 (53,327,550)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4" w14:textId="77777777" w:rsidR="002045CD" w:rsidRDefault="005C60F8">
            <w:pPr>
              <w:jc w:val="center"/>
              <w:rPr>
                <w:b/>
                <w:sz w:val="20"/>
                <w:szCs w:val="20"/>
              </w:rPr>
            </w:pPr>
            <w:r>
              <w:rPr>
                <w:color w:val="000000"/>
                <w:sz w:val="20"/>
                <w:szCs w:val="20"/>
              </w:rPr>
              <w:t>59,821 (47,747,373)</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5" w14:textId="77777777" w:rsidR="002045CD" w:rsidRDefault="005C60F8">
            <w:pPr>
              <w:jc w:val="center"/>
              <w:rPr>
                <w:b/>
                <w:sz w:val="20"/>
                <w:szCs w:val="20"/>
              </w:rPr>
            </w:pPr>
            <w:r>
              <w:rPr>
                <w:color w:val="000000"/>
                <w:sz w:val="20"/>
                <w:szCs w:val="20"/>
              </w:rPr>
              <w:t>57,200 (39,975,264)</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6" w14:textId="77777777" w:rsidR="002045CD" w:rsidRDefault="005C60F8">
            <w:pPr>
              <w:jc w:val="center"/>
              <w:rPr>
                <w:color w:val="000000"/>
                <w:sz w:val="20"/>
                <w:szCs w:val="20"/>
              </w:rPr>
            </w:pPr>
            <w:r>
              <w:rPr>
                <w:color w:val="000000"/>
                <w:sz w:val="20"/>
                <w:szCs w:val="20"/>
              </w:rPr>
              <w:t>293,464</w:t>
            </w:r>
          </w:p>
        </w:tc>
      </w:tr>
      <w:tr w:rsidR="002045CD" w14:paraId="7B9B8BF5"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7" w14:textId="77777777" w:rsidR="002045CD" w:rsidRDefault="005C60F8">
            <w:pPr>
              <w:jc w:val="center"/>
              <w:rPr>
                <w:b/>
                <w:sz w:val="20"/>
                <w:szCs w:val="20"/>
              </w:rPr>
            </w:pPr>
            <w:r>
              <w:rPr>
                <w:b/>
                <w:sz w:val="20"/>
                <w:szCs w:val="20"/>
              </w:rPr>
              <w:t>Ever asthma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8" w14:textId="77777777" w:rsidR="002045CD" w:rsidRDefault="005C60F8">
            <w:pPr>
              <w:jc w:val="center"/>
              <w:rPr>
                <w:b/>
                <w:sz w:val="20"/>
                <w:szCs w:val="20"/>
              </w:rPr>
            </w:pPr>
            <w:r>
              <w:rPr>
                <w:color w:val="000000"/>
                <w:sz w:val="20"/>
                <w:szCs w:val="20"/>
              </w:rPr>
              <w:t>7,168 (6,493,224)</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9" w14:textId="77777777" w:rsidR="002045CD" w:rsidRDefault="005C60F8">
            <w:pPr>
              <w:jc w:val="center"/>
              <w:rPr>
                <w:b/>
                <w:sz w:val="20"/>
                <w:szCs w:val="20"/>
              </w:rPr>
            </w:pPr>
            <w:r>
              <w:rPr>
                <w:color w:val="000000"/>
                <w:sz w:val="20"/>
                <w:szCs w:val="20"/>
              </w:rPr>
              <w:t>7,971 (5,763,409)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A" w14:textId="77777777" w:rsidR="002045CD" w:rsidRDefault="005C60F8">
            <w:pPr>
              <w:jc w:val="center"/>
              <w:rPr>
                <w:b/>
                <w:sz w:val="20"/>
                <w:szCs w:val="20"/>
              </w:rPr>
            </w:pPr>
            <w:r>
              <w:rPr>
                <w:color w:val="000000"/>
                <w:sz w:val="20"/>
                <w:szCs w:val="20"/>
              </w:rPr>
              <w:t>8,255 (7,218,400)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B" w14:textId="77777777" w:rsidR="002045CD" w:rsidRDefault="005C60F8">
            <w:pPr>
              <w:jc w:val="center"/>
              <w:rPr>
                <w:b/>
                <w:sz w:val="20"/>
                <w:szCs w:val="20"/>
              </w:rPr>
            </w:pPr>
            <w:r>
              <w:rPr>
                <w:color w:val="000000"/>
                <w:sz w:val="20"/>
                <w:szCs w:val="20"/>
              </w:rPr>
              <w:t>8,126 (6,279,938)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C" w14:textId="77777777" w:rsidR="002045CD" w:rsidRDefault="005C60F8">
            <w:pPr>
              <w:jc w:val="center"/>
              <w:rPr>
                <w:b/>
                <w:sz w:val="20"/>
                <w:szCs w:val="20"/>
              </w:rPr>
            </w:pPr>
            <w:r>
              <w:rPr>
                <w:color w:val="000000"/>
                <w:sz w:val="20"/>
                <w:szCs w:val="20"/>
              </w:rPr>
              <w:t>7,483 (5,158,455)</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D" w14:textId="77777777" w:rsidR="002045CD" w:rsidRDefault="005C60F8">
            <w:pPr>
              <w:jc w:val="center"/>
              <w:rPr>
                <w:color w:val="000000"/>
                <w:sz w:val="20"/>
                <w:szCs w:val="20"/>
              </w:rPr>
            </w:pPr>
            <w:r>
              <w:rPr>
                <w:color w:val="000000"/>
                <w:sz w:val="20"/>
                <w:szCs w:val="20"/>
              </w:rPr>
              <w:t>39,003</w:t>
            </w:r>
          </w:p>
        </w:tc>
      </w:tr>
      <w:tr w:rsidR="002045CD" w14:paraId="19552D84"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E" w14:textId="77777777" w:rsidR="002045CD" w:rsidRDefault="005C60F8">
            <w:pPr>
              <w:jc w:val="center"/>
              <w:rPr>
                <w:b/>
                <w:sz w:val="20"/>
                <w:szCs w:val="20"/>
              </w:rPr>
            </w:pPr>
            <w:r>
              <w:rPr>
                <w:b/>
                <w:sz w:val="20"/>
                <w:szCs w:val="20"/>
              </w:rPr>
              <w:t>ACBS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F" w14:textId="77777777" w:rsidR="002045CD" w:rsidRDefault="005C60F8">
            <w:pPr>
              <w:jc w:val="center"/>
              <w:rPr>
                <w:color w:val="000000"/>
                <w:sz w:val="20"/>
                <w:szCs w:val="20"/>
              </w:rPr>
            </w:pPr>
            <w:r>
              <w:rPr>
                <w:color w:val="000000"/>
                <w:sz w:val="20"/>
                <w:szCs w:val="20"/>
              </w:rPr>
              <w:t>2,017 (4,580,870)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0" w14:textId="77777777" w:rsidR="002045CD" w:rsidRDefault="005C60F8">
            <w:pPr>
              <w:jc w:val="center"/>
              <w:rPr>
                <w:color w:val="000000"/>
                <w:sz w:val="20"/>
                <w:szCs w:val="20"/>
              </w:rPr>
            </w:pPr>
            <w:r>
              <w:rPr>
                <w:color w:val="000000"/>
                <w:sz w:val="20"/>
                <w:szCs w:val="20"/>
              </w:rPr>
              <w:t>2,797 (5,459,638)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1" w14:textId="77777777" w:rsidR="002045CD" w:rsidRDefault="005C60F8">
            <w:pPr>
              <w:jc w:val="center"/>
              <w:rPr>
                <w:color w:val="000000"/>
                <w:sz w:val="20"/>
                <w:szCs w:val="20"/>
              </w:rPr>
            </w:pPr>
            <w:r>
              <w:rPr>
                <w:color w:val="000000"/>
                <w:sz w:val="20"/>
                <w:szCs w:val="20"/>
              </w:rPr>
              <w:t>3,924 (4,343,245)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2" w14:textId="77777777" w:rsidR="002045CD" w:rsidRDefault="005C60F8">
            <w:pPr>
              <w:jc w:val="center"/>
              <w:rPr>
                <w:color w:val="000000"/>
                <w:sz w:val="20"/>
                <w:szCs w:val="20"/>
              </w:rPr>
            </w:pPr>
            <w:r>
              <w:rPr>
                <w:color w:val="000000"/>
                <w:sz w:val="20"/>
                <w:szCs w:val="20"/>
              </w:rPr>
              <w:t>4,095 (4,154,076)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3" w14:textId="77777777" w:rsidR="002045CD" w:rsidRDefault="005C60F8">
            <w:pPr>
              <w:jc w:val="center"/>
              <w:rPr>
                <w:color w:val="000000"/>
                <w:sz w:val="20"/>
                <w:szCs w:val="20"/>
              </w:rPr>
            </w:pPr>
            <w:r>
              <w:rPr>
                <w:color w:val="000000"/>
                <w:sz w:val="20"/>
                <w:szCs w:val="20"/>
              </w:rPr>
              <w:t>2,196 (3,116,669)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4" w14:textId="77777777" w:rsidR="002045CD" w:rsidRDefault="005C60F8">
            <w:pPr>
              <w:jc w:val="center"/>
              <w:rPr>
                <w:color w:val="000000"/>
                <w:sz w:val="20"/>
                <w:szCs w:val="20"/>
              </w:rPr>
            </w:pPr>
            <w:r>
              <w:rPr>
                <w:color w:val="000000"/>
                <w:sz w:val="20"/>
                <w:szCs w:val="20"/>
              </w:rPr>
              <w:t>16,156</w:t>
            </w:r>
          </w:p>
        </w:tc>
      </w:tr>
      <w:tr w:rsidR="002045CD" w14:paraId="73BFF000"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5" w14:textId="77777777" w:rsidR="002045CD" w:rsidRDefault="005C60F8">
            <w:pPr>
              <w:jc w:val="center"/>
              <w:rPr>
                <w:sz w:val="20"/>
                <w:szCs w:val="20"/>
              </w:rPr>
            </w:pPr>
            <w:r>
              <w:rPr>
                <w:b/>
                <w:sz w:val="20"/>
                <w:szCs w:val="20"/>
              </w:rPr>
              <w:t>Incident case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6" w14:textId="77777777" w:rsidR="002045CD" w:rsidRDefault="005C60F8">
            <w:pPr>
              <w:jc w:val="center"/>
              <w:rPr>
                <w:b/>
                <w:sz w:val="20"/>
                <w:szCs w:val="20"/>
              </w:rPr>
            </w:pPr>
            <w:r>
              <w:rPr>
                <w:color w:val="000000"/>
                <w:sz w:val="20"/>
                <w:szCs w:val="20"/>
              </w:rPr>
              <w:t>154 (404,276)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7" w14:textId="77777777" w:rsidR="002045CD" w:rsidRDefault="005C60F8">
            <w:pPr>
              <w:jc w:val="center"/>
              <w:rPr>
                <w:b/>
                <w:sz w:val="20"/>
                <w:szCs w:val="20"/>
              </w:rPr>
            </w:pPr>
            <w:r>
              <w:rPr>
                <w:color w:val="000000"/>
                <w:sz w:val="20"/>
                <w:szCs w:val="20"/>
              </w:rPr>
              <w:t>173 (312,917)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8" w14:textId="77777777" w:rsidR="002045CD" w:rsidRDefault="005C60F8">
            <w:pPr>
              <w:jc w:val="center"/>
              <w:rPr>
                <w:b/>
                <w:sz w:val="20"/>
                <w:szCs w:val="20"/>
              </w:rPr>
            </w:pPr>
            <w:r>
              <w:rPr>
                <w:color w:val="000000"/>
                <w:sz w:val="20"/>
                <w:szCs w:val="20"/>
              </w:rPr>
              <w:t>169 (385,818)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9" w14:textId="77777777" w:rsidR="002045CD" w:rsidRDefault="005C60F8">
            <w:pPr>
              <w:jc w:val="center"/>
              <w:rPr>
                <w:b/>
                <w:sz w:val="20"/>
                <w:szCs w:val="20"/>
              </w:rPr>
            </w:pPr>
            <w:r>
              <w:rPr>
                <w:color w:val="000000"/>
                <w:sz w:val="20"/>
                <w:szCs w:val="20"/>
              </w:rPr>
              <w:t>153 (297,546)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A" w14:textId="77777777" w:rsidR="002045CD" w:rsidRDefault="005C60F8">
            <w:pPr>
              <w:jc w:val="center"/>
              <w:rPr>
                <w:b/>
                <w:sz w:val="20"/>
                <w:szCs w:val="20"/>
              </w:rPr>
            </w:pPr>
            <w:r>
              <w:rPr>
                <w:color w:val="000000"/>
                <w:sz w:val="20"/>
                <w:szCs w:val="20"/>
              </w:rPr>
              <w:t>160 (319,743)</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B" w14:textId="77777777" w:rsidR="002045CD" w:rsidRDefault="005C60F8">
            <w:pPr>
              <w:jc w:val="center"/>
              <w:rPr>
                <w:color w:val="000000"/>
                <w:sz w:val="20"/>
                <w:szCs w:val="20"/>
              </w:rPr>
            </w:pPr>
            <w:r>
              <w:rPr>
                <w:color w:val="000000"/>
                <w:sz w:val="20"/>
                <w:szCs w:val="20"/>
              </w:rPr>
              <w:t>809</w:t>
            </w:r>
          </w:p>
        </w:tc>
      </w:tr>
      <w:tr w:rsidR="002045CD" w14:paraId="2567220B"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C" w14:textId="77777777" w:rsidR="002045CD" w:rsidRDefault="005C60F8">
            <w:pPr>
              <w:tabs>
                <w:tab w:val="left" w:pos="840"/>
              </w:tabs>
              <w:jc w:val="center"/>
              <w:rPr>
                <w:b/>
                <w:sz w:val="20"/>
                <w:szCs w:val="20"/>
              </w:rPr>
            </w:pPr>
            <w:r>
              <w:rPr>
                <w:b/>
                <w:sz w:val="20"/>
                <w:szCs w:val="20"/>
              </w:rPr>
              <w:t>At-risk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D" w14:textId="77777777" w:rsidR="002045CD" w:rsidRDefault="005C60F8">
            <w:pPr>
              <w:jc w:val="center"/>
              <w:rPr>
                <w:b/>
                <w:sz w:val="20"/>
                <w:szCs w:val="20"/>
              </w:rPr>
            </w:pPr>
            <w:r>
              <w:rPr>
                <w:color w:val="000000"/>
                <w:sz w:val="20"/>
                <w:szCs w:val="20"/>
              </w:rPr>
              <w:t>48,080 (30,825,589)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E" w14:textId="77777777" w:rsidR="002045CD" w:rsidRDefault="005C60F8">
            <w:pPr>
              <w:jc w:val="center"/>
              <w:rPr>
                <w:b/>
                <w:sz w:val="20"/>
                <w:szCs w:val="20"/>
              </w:rPr>
            </w:pPr>
            <w:r>
              <w:rPr>
                <w:color w:val="000000"/>
                <w:sz w:val="20"/>
                <w:szCs w:val="20"/>
              </w:rPr>
              <w:t>51,689 (36,050,557)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F" w14:textId="77777777" w:rsidR="002045CD" w:rsidRDefault="005C60F8">
            <w:pPr>
              <w:jc w:val="center"/>
              <w:rPr>
                <w:b/>
                <w:sz w:val="20"/>
                <w:szCs w:val="20"/>
              </w:rPr>
            </w:pPr>
            <w:r>
              <w:rPr>
                <w:color w:val="000000"/>
                <w:sz w:val="20"/>
                <w:szCs w:val="20"/>
              </w:rPr>
              <w:t>53,776 (26,491,259)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0" w14:textId="77777777" w:rsidR="002045CD" w:rsidRDefault="005C60F8">
            <w:pPr>
              <w:jc w:val="center"/>
              <w:rPr>
                <w:b/>
                <w:sz w:val="20"/>
                <w:szCs w:val="20"/>
              </w:rPr>
            </w:pPr>
            <w:r>
              <w:rPr>
                <w:color w:val="000000"/>
                <w:sz w:val="20"/>
                <w:szCs w:val="20"/>
              </w:rPr>
              <w:t>51,848 (25,942,087)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1" w14:textId="77777777" w:rsidR="002045CD" w:rsidRDefault="005C60F8">
            <w:pPr>
              <w:jc w:val="center"/>
              <w:rPr>
                <w:b/>
                <w:sz w:val="20"/>
                <w:szCs w:val="20"/>
              </w:rPr>
            </w:pPr>
            <w:r>
              <w:rPr>
                <w:color w:val="000000"/>
                <w:sz w:val="20"/>
                <w:szCs w:val="20"/>
              </w:rPr>
              <w:t>49,877 (22,900,850)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2" w14:textId="77777777" w:rsidR="002045CD" w:rsidRDefault="005C60F8">
            <w:pPr>
              <w:jc w:val="center"/>
              <w:rPr>
                <w:color w:val="000000"/>
                <w:sz w:val="20"/>
                <w:szCs w:val="20"/>
              </w:rPr>
            </w:pPr>
            <w:r>
              <w:rPr>
                <w:color w:val="000000"/>
                <w:sz w:val="20"/>
                <w:szCs w:val="20"/>
              </w:rPr>
              <w:t>255,270</w:t>
            </w:r>
          </w:p>
        </w:tc>
      </w:tr>
      <w:tr w:rsidR="002045CD" w14:paraId="0091C529"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3" w14:textId="77777777" w:rsidR="002045CD" w:rsidRDefault="005C60F8">
            <w:pPr>
              <w:jc w:val="center"/>
              <w:rPr>
                <w:b/>
                <w:sz w:val="20"/>
                <w:szCs w:val="20"/>
              </w:rPr>
            </w:pPr>
            <w:r>
              <w:rPr>
                <w:b/>
                <w:sz w:val="20"/>
                <w:szCs w:val="20"/>
              </w:rPr>
              <w:t>Incidence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4" w14:textId="77777777" w:rsidR="002045CD" w:rsidRDefault="005C60F8">
            <w:pPr>
              <w:jc w:val="center"/>
              <w:rPr>
                <w:b/>
                <w:sz w:val="20"/>
                <w:szCs w:val="20"/>
              </w:rPr>
            </w:pPr>
            <w:r>
              <w:rPr>
                <w:color w:val="000000"/>
                <w:sz w:val="20"/>
                <w:szCs w:val="20"/>
              </w:rPr>
              <w:t>13.1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5" w14:textId="77777777" w:rsidR="002045CD" w:rsidRDefault="005C60F8">
            <w:pPr>
              <w:jc w:val="center"/>
              <w:rPr>
                <w:b/>
                <w:sz w:val="20"/>
                <w:szCs w:val="20"/>
              </w:rPr>
            </w:pPr>
            <w:r>
              <w:rPr>
                <w:color w:val="000000"/>
                <w:sz w:val="20"/>
                <w:szCs w:val="20"/>
              </w:rPr>
              <w:t>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6" w14:textId="77777777" w:rsidR="002045CD" w:rsidRDefault="005C60F8">
            <w:pPr>
              <w:jc w:val="center"/>
              <w:rPr>
                <w:b/>
                <w:sz w:val="20"/>
                <w:szCs w:val="20"/>
              </w:rPr>
            </w:pPr>
            <w:r>
              <w:rPr>
                <w:color w:val="000000"/>
                <w:sz w:val="20"/>
                <w:szCs w:val="20"/>
              </w:rPr>
              <w:t>14.6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7" w14:textId="77777777" w:rsidR="002045CD" w:rsidRDefault="005C60F8">
            <w:pPr>
              <w:jc w:val="center"/>
              <w:rPr>
                <w:b/>
                <w:sz w:val="20"/>
                <w:szCs w:val="20"/>
              </w:rPr>
            </w:pPr>
            <w:r>
              <w:rPr>
                <w:color w:val="000000"/>
                <w:sz w:val="20"/>
                <w:szCs w:val="20"/>
              </w:rPr>
              <w:t>11.5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8" w14:textId="77777777" w:rsidR="002045CD" w:rsidRDefault="005C60F8">
            <w:pPr>
              <w:jc w:val="center"/>
              <w:rPr>
                <w:b/>
                <w:sz w:val="20"/>
                <w:szCs w:val="20"/>
              </w:rPr>
            </w:pPr>
            <w:r>
              <w:rPr>
                <w:color w:val="000000"/>
                <w:sz w:val="20"/>
                <w:szCs w:val="20"/>
              </w:rPr>
              <w:t>14.0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9" w14:textId="77777777" w:rsidR="002045CD" w:rsidRDefault="005C60F8">
            <w:pPr>
              <w:jc w:val="center"/>
              <w:rPr>
                <w:color w:val="000000"/>
                <w:sz w:val="20"/>
                <w:szCs w:val="20"/>
              </w:rPr>
            </w:pPr>
            <w:r>
              <w:rPr>
                <w:color w:val="000000"/>
                <w:sz w:val="20"/>
                <w:szCs w:val="20"/>
              </w:rPr>
              <w:t>11.6*</w:t>
            </w:r>
          </w:p>
        </w:tc>
      </w:tr>
      <w:tr w:rsidR="002045CD" w14:paraId="73455C1B"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A" w14:textId="77777777" w:rsidR="002045CD" w:rsidRDefault="005C60F8">
            <w:pPr>
              <w:jc w:val="center"/>
              <w:rPr>
                <w:b/>
                <w:sz w:val="20"/>
                <w:szCs w:val="20"/>
              </w:rPr>
            </w:pPr>
            <w:r>
              <w:rPr>
                <w:b/>
                <w:sz w:val="20"/>
                <w:szCs w:val="20"/>
              </w:rPr>
              <w:t>Prevalence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B" w14:textId="77777777" w:rsidR="002045CD" w:rsidRDefault="005C60F8">
            <w:pPr>
              <w:jc w:val="center"/>
              <w:rPr>
                <w:b/>
                <w:sz w:val="20"/>
                <w:szCs w:val="20"/>
              </w:rPr>
            </w:pPr>
            <w:r>
              <w:rPr>
                <w:color w:val="000000"/>
                <w:sz w:val="20"/>
                <w:szCs w:val="20"/>
              </w:rPr>
              <w:t>12.8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C" w14:textId="77777777" w:rsidR="002045CD" w:rsidRDefault="005C60F8">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D" w14:textId="77777777" w:rsidR="002045CD" w:rsidRDefault="005C60F8">
            <w:pPr>
              <w:jc w:val="center"/>
              <w:rPr>
                <w:b/>
                <w:sz w:val="20"/>
                <w:szCs w:val="20"/>
              </w:rPr>
            </w:pPr>
            <w:r>
              <w:rPr>
                <w:color w:val="000000"/>
                <w:sz w:val="20"/>
                <w:szCs w:val="20"/>
              </w:rPr>
              <w:t>13.5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E" w14:textId="77777777" w:rsidR="002045CD" w:rsidRDefault="005C60F8">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F" w14:textId="77777777" w:rsidR="002045CD" w:rsidRDefault="005C60F8">
            <w:pPr>
              <w:jc w:val="center"/>
              <w:rPr>
                <w:b/>
                <w:sz w:val="20"/>
                <w:szCs w:val="20"/>
              </w:rPr>
            </w:pPr>
            <w:r>
              <w:rPr>
                <w:color w:val="000000"/>
                <w:sz w:val="20"/>
                <w:szCs w:val="20"/>
              </w:rPr>
              <w:t>12.9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0" w14:textId="77777777" w:rsidR="002045CD" w:rsidRDefault="005C60F8">
            <w:pPr>
              <w:jc w:val="center"/>
              <w:rPr>
                <w:color w:val="000000"/>
                <w:sz w:val="20"/>
                <w:szCs w:val="20"/>
              </w:rPr>
            </w:pPr>
            <w:r>
              <w:rPr>
                <w:color w:val="000000"/>
                <w:sz w:val="20"/>
                <w:szCs w:val="20"/>
              </w:rPr>
              <w:t>13.1**</w:t>
            </w:r>
          </w:p>
        </w:tc>
      </w:tr>
      <w:tr w:rsidR="002045CD" w14:paraId="46EB6A13"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51" w14:textId="77777777" w:rsidR="002045CD" w:rsidRDefault="005C60F8">
            <w:pPr>
              <w:tabs>
                <w:tab w:val="left" w:pos="840"/>
              </w:tabs>
              <w:jc w:val="center"/>
              <w:rPr>
                <w:b/>
                <w:sz w:val="20"/>
                <w:szCs w:val="20"/>
              </w:rPr>
            </w:pPr>
            <w:r>
              <w:rPr>
                <w:b/>
                <w:sz w:val="20"/>
                <w:szCs w:val="20"/>
              </w:rPr>
              <w:t>Number of states included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52" w14:textId="77777777" w:rsidR="002045CD" w:rsidRDefault="005C60F8">
            <w:pPr>
              <w:jc w:val="center"/>
              <w:rPr>
                <w:color w:val="000000"/>
                <w:sz w:val="20"/>
                <w:szCs w:val="20"/>
              </w:rPr>
            </w:pPr>
            <w:r>
              <w:rPr>
                <w:sz w:val="20"/>
                <w:szCs w:val="20"/>
              </w:rPr>
              <w:t>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3" w14:textId="77777777" w:rsidR="002045CD" w:rsidRDefault="005C60F8">
            <w:pPr>
              <w:jc w:val="center"/>
              <w:rPr>
                <w:color w:val="000000"/>
                <w:sz w:val="20"/>
                <w:szCs w:val="20"/>
              </w:rPr>
            </w:pPr>
            <w:r>
              <w:rPr>
                <w:sz w:val="20"/>
                <w:szCs w:val="20"/>
              </w:rPr>
              <w:t>26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4" w14:textId="77777777" w:rsidR="002045CD" w:rsidRDefault="005C60F8">
            <w:pPr>
              <w:jc w:val="center"/>
              <w:rPr>
                <w:color w:val="000000"/>
                <w:sz w:val="20"/>
                <w:szCs w:val="20"/>
              </w:rPr>
            </w:pPr>
            <w:r>
              <w:rPr>
                <w:sz w:val="20"/>
                <w:szCs w:val="20"/>
              </w:rPr>
              <w:t>20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5" w14:textId="77777777" w:rsidR="002045CD" w:rsidRDefault="005C60F8">
            <w:pPr>
              <w:jc w:val="center"/>
              <w:rPr>
                <w:color w:val="000000"/>
                <w:sz w:val="20"/>
                <w:szCs w:val="20"/>
              </w:rPr>
            </w:pPr>
            <w:r>
              <w:rPr>
                <w:sz w:val="20"/>
                <w:szCs w:val="20"/>
              </w:rPr>
              <w:t>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6" w14:textId="77777777" w:rsidR="002045CD" w:rsidRDefault="005C60F8">
            <w:pPr>
              <w:jc w:val="center"/>
              <w:rPr>
                <w:color w:val="000000"/>
                <w:sz w:val="20"/>
                <w:szCs w:val="20"/>
              </w:rPr>
            </w:pPr>
            <w:r>
              <w:rPr>
                <w:sz w:val="20"/>
                <w:szCs w:val="20"/>
              </w:rPr>
              <w:t>17</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7" w14:textId="77777777" w:rsidR="002045CD" w:rsidRDefault="005C60F8">
            <w:pPr>
              <w:jc w:val="center"/>
              <w:rPr>
                <w:color w:val="000000"/>
                <w:sz w:val="20"/>
                <w:szCs w:val="20"/>
              </w:rPr>
            </w:pPr>
            <w:r>
              <w:rPr>
                <w:color w:val="000000"/>
                <w:sz w:val="20"/>
                <w:szCs w:val="20"/>
              </w:rPr>
              <w:t>32***</w:t>
            </w:r>
          </w:p>
        </w:tc>
      </w:tr>
    </w:tbl>
    <w:p w14:paraId="00000158" w14:textId="77777777" w:rsidR="002045CD" w:rsidRDefault="005C60F8">
      <w:pPr>
        <w:pBdr>
          <w:top w:val="nil"/>
          <w:left w:val="nil"/>
          <w:bottom w:val="nil"/>
          <w:right w:val="nil"/>
          <w:between w:val="nil"/>
        </w:pBdr>
        <w:spacing w:after="0" w:line="360" w:lineRule="auto"/>
        <w:rPr>
          <w:i/>
          <w:color w:val="000000"/>
          <w:sz w:val="24"/>
          <w:szCs w:val="24"/>
        </w:rPr>
      </w:pPr>
      <w:r>
        <w:rPr>
          <w:i/>
          <w:color w:val="000000"/>
          <w:sz w:val="24"/>
          <w:szCs w:val="24"/>
        </w:rPr>
        <w:t>*Aggregate asthma incidence rate per 1,000 at-risk children</w:t>
      </w:r>
    </w:p>
    <w:p w14:paraId="00000159" w14:textId="77777777" w:rsidR="002045CD" w:rsidRDefault="005C60F8">
      <w:pPr>
        <w:pBdr>
          <w:top w:val="nil"/>
          <w:left w:val="nil"/>
          <w:bottom w:val="nil"/>
          <w:right w:val="nil"/>
          <w:between w:val="nil"/>
        </w:pBdr>
        <w:spacing w:after="0" w:line="360" w:lineRule="auto"/>
        <w:rPr>
          <w:i/>
          <w:color w:val="000000"/>
          <w:sz w:val="24"/>
          <w:szCs w:val="24"/>
        </w:rPr>
      </w:pPr>
      <w:r>
        <w:rPr>
          <w:i/>
          <w:color w:val="000000"/>
          <w:sz w:val="24"/>
          <w:szCs w:val="24"/>
        </w:rPr>
        <w:t>**Aggregate asthma prevalence rate per 100 children</w:t>
      </w:r>
    </w:p>
    <w:p w14:paraId="0000015A" w14:textId="77777777" w:rsidR="002045CD" w:rsidRDefault="005C60F8">
      <w:pPr>
        <w:pBdr>
          <w:top w:val="nil"/>
          <w:left w:val="nil"/>
          <w:bottom w:val="nil"/>
          <w:right w:val="nil"/>
          <w:between w:val="nil"/>
        </w:pBdr>
        <w:spacing w:after="0" w:line="360" w:lineRule="auto"/>
        <w:rPr>
          <w:i/>
          <w:color w:val="000000"/>
          <w:sz w:val="24"/>
          <w:szCs w:val="24"/>
        </w:rPr>
      </w:pPr>
      <w:r>
        <w:rPr>
          <w:i/>
          <w:color w:val="000000"/>
          <w:sz w:val="24"/>
          <w:szCs w:val="24"/>
        </w:rPr>
        <w:t xml:space="preserve">**Total number of states included in the aggregate asthma incidence rate estimation </w:t>
      </w:r>
    </w:p>
    <w:p w14:paraId="0000015B" w14:textId="77777777" w:rsidR="002045CD" w:rsidRDefault="002045CD">
      <w:pPr>
        <w:spacing w:line="360" w:lineRule="auto"/>
        <w:rPr>
          <w:i/>
          <w:sz w:val="24"/>
          <w:szCs w:val="24"/>
        </w:rPr>
      </w:pPr>
    </w:p>
    <w:p w14:paraId="0000015C" w14:textId="77777777" w:rsidR="002045CD" w:rsidRDefault="005C60F8">
      <w:pPr>
        <w:spacing w:line="360" w:lineRule="auto"/>
        <w:rPr>
          <w:i/>
          <w:sz w:val="24"/>
          <w:szCs w:val="24"/>
        </w:rPr>
      </w:pPr>
      <w:r>
        <w:rPr>
          <w:i/>
          <w:sz w:val="24"/>
          <w:szCs w:val="24"/>
        </w:rPr>
        <w:t>Asthma incident cases</w:t>
      </w:r>
    </w:p>
    <w:p w14:paraId="0000015D" w14:textId="77777777" w:rsidR="002045CD" w:rsidRDefault="005C60F8">
      <w:pPr>
        <w:spacing w:line="360" w:lineRule="auto"/>
        <w:rPr>
          <w:sz w:val="24"/>
          <w:szCs w:val="24"/>
        </w:rPr>
      </w:pPr>
      <w:r>
        <w:rPr>
          <w:sz w:val="24"/>
          <w:szCs w:val="24"/>
        </w:rPr>
        <w:t>Using state-specific asthma incidence rates, the estimated number of childhood asthma incident cases were 747,437 in 2010 (Table 4). By living location, 19% lived in a rural area, while 9% and 72% lived in an urban cluster and urbanized area, respectively. The largest percentage of childhood asthma cases (30%) lived in an income block group of $50,000 to &lt;$75,000, while the lowest percentage (4%) lived in the lowest income block group of &lt;$20,000. The state with the lowest number of estimated childhood asthma incident cases was Montana with 900 cases, while the state with the largest number was Texas with 99,100 cases (Table S5).</w:t>
      </w:r>
    </w:p>
    <w:p w14:paraId="0000015E" w14:textId="77777777" w:rsidR="002045CD" w:rsidRDefault="005C60F8">
      <w:pPr>
        <w:spacing w:line="360" w:lineRule="auto"/>
        <w:rPr>
          <w:i/>
          <w:sz w:val="24"/>
          <w:szCs w:val="24"/>
        </w:rPr>
      </w:pPr>
      <w:r>
        <w:rPr>
          <w:i/>
          <w:sz w:val="24"/>
          <w:szCs w:val="24"/>
        </w:rPr>
        <w:t>Attributable number of cases and fraction</w:t>
      </w:r>
    </w:p>
    <w:p w14:paraId="0000015F" w14:textId="77777777" w:rsidR="002045CD" w:rsidRDefault="005C60F8">
      <w:pPr>
        <w:spacing w:line="360" w:lineRule="auto"/>
        <w:rPr>
          <w:sz w:val="24"/>
          <w:szCs w:val="24"/>
        </w:rPr>
      </w:pPr>
      <w:r>
        <w:rPr>
          <w:sz w:val="24"/>
          <w:szCs w:val="24"/>
        </w:rPr>
        <w:t>We estimated a total of 131,739 childhood asthma incident cases attributable to NO</w:t>
      </w:r>
      <w:r>
        <w:rPr>
          <w:sz w:val="24"/>
          <w:szCs w:val="24"/>
          <w:vertAlign w:val="subscript"/>
        </w:rPr>
        <w:t xml:space="preserve">2 </w:t>
      </w:r>
      <w:r>
        <w:rPr>
          <w:sz w:val="24"/>
          <w:szCs w:val="24"/>
        </w:rPr>
        <w:t>exposure which accounted for 17.6% of all childhood asthma incident cases (Table 4). By living location, urbanized areas had the largest number of attributable cases totaling 108,745 cases and the highest percentage of all asthma incident cases at 20.3%. Rural areas had total of 13,788 cases and accounted for the least percentage of all asthma cases at 9.8%, while urban clusters had only 9,206 cases representing 13.1% of all asthma incident cases (Table 4 and Figure S8). By income, $50,000 to &lt;$75,000 had the largest number of cases attributable to NO</w:t>
      </w:r>
      <w:r>
        <w:rPr>
          <w:sz w:val="24"/>
          <w:szCs w:val="24"/>
          <w:vertAlign w:val="subscript"/>
        </w:rPr>
        <w:t>2</w:t>
      </w:r>
      <w:r>
        <w:rPr>
          <w:sz w:val="24"/>
          <w:szCs w:val="24"/>
        </w:rPr>
        <w:t xml:space="preserve">; 37,253 cases </w:t>
      </w:r>
      <w:r>
        <w:rPr>
          <w:sz w:val="24"/>
          <w:szCs w:val="24"/>
        </w:rPr>
        <w:lastRenderedPageBreak/>
        <w:t>accounting for 16.8% of all asthma incident cases. However, the income group with the largest percentage of asthma cases attributable to NO</w:t>
      </w:r>
      <w:r>
        <w:rPr>
          <w:sz w:val="24"/>
          <w:szCs w:val="24"/>
          <w:vertAlign w:val="subscript"/>
        </w:rPr>
        <w:t xml:space="preserve">2 </w:t>
      </w:r>
      <w:r>
        <w:rPr>
          <w:sz w:val="24"/>
          <w:szCs w:val="24"/>
        </w:rPr>
        <w:t>exposure was the lowest income group &lt;$20,000, accounting for 20.8% of all asthma incident cases (Table 4 and Figure S9). The mean value of the attributable fraction increased by income group in rural areas, decreased by income group in urban clusters and presented as a U shape in urbanized areas (Figure 2 and Figure S10).</w:t>
      </w:r>
    </w:p>
    <w:p w14:paraId="00000160" w14:textId="77777777" w:rsidR="002045CD" w:rsidRDefault="005C60F8">
      <w:pPr>
        <w:spacing w:line="360" w:lineRule="auto"/>
        <w:rPr>
          <w:sz w:val="24"/>
          <w:szCs w:val="24"/>
        </w:rPr>
        <w:sectPr w:rsidR="002045CD">
          <w:type w:val="continuous"/>
          <w:pgSz w:w="11906" w:h="16838"/>
          <w:pgMar w:top="1440" w:right="1440" w:bottom="1440" w:left="1440" w:header="720" w:footer="720" w:gutter="0"/>
          <w:cols w:space="720" w:equalWidth="0">
            <w:col w:w="9360"/>
          </w:cols>
        </w:sectPr>
      </w:pPr>
      <w:r>
        <w:rPr>
          <w:sz w:val="24"/>
          <w:szCs w:val="24"/>
        </w:rPr>
        <w:t>The state with the lowest number of estimated attributable cases was Montana with 100 cases, while the state with the largest number of estimated attributable cases was California with 19,200 cases (</w:t>
      </w:r>
      <w:sdt>
        <w:sdtPr>
          <w:tag w:val="goog_rdk_7"/>
          <w:id w:val="-1600016318"/>
        </w:sdtPr>
        <w:sdtContent>
          <w:commentRangeStart w:id="18"/>
        </w:sdtContent>
      </w:sdt>
      <w:r>
        <w:rPr>
          <w:sz w:val="24"/>
          <w:szCs w:val="24"/>
        </w:rPr>
        <w:t>Figure 3</w:t>
      </w:r>
      <w:commentRangeEnd w:id="18"/>
      <w:r>
        <w:commentReference w:id="18"/>
      </w:r>
      <w:r>
        <w:rPr>
          <w:sz w:val="24"/>
          <w:szCs w:val="24"/>
        </w:rPr>
        <w:t xml:space="preserve"> and Table S4 ). The state with the lowest attributable fraction was North Dakota (6.3%), while the state with the highest attributable fraction was D.C. (28.6%) {</w:t>
      </w:r>
      <w:r>
        <w:rPr>
          <w:sz w:val="24"/>
          <w:szCs w:val="24"/>
          <w:highlight w:val="yellow"/>
        </w:rPr>
        <w:t>WHICH FIGURE SHOWS THIS INFORMATION</w:t>
      </w:r>
      <w:r>
        <w:rPr>
          <w:sz w:val="24"/>
          <w:szCs w:val="24"/>
        </w:rPr>
        <w:t xml:space="preserve">}. </w:t>
      </w:r>
    </w:p>
    <w:p w14:paraId="00000161" w14:textId="77777777" w:rsidR="002045CD" w:rsidRDefault="005C60F8">
      <w:pPr>
        <w:keepNext/>
        <w:pBdr>
          <w:top w:val="nil"/>
          <w:left w:val="nil"/>
          <w:bottom w:val="nil"/>
          <w:right w:val="nil"/>
          <w:between w:val="nil"/>
        </w:pBdr>
        <w:spacing w:after="200" w:line="360" w:lineRule="auto"/>
        <w:rPr>
          <w:i/>
          <w:color w:val="44546A"/>
          <w:sz w:val="24"/>
          <w:szCs w:val="24"/>
        </w:rPr>
      </w:pPr>
      <w:bookmarkStart w:id="19" w:name="_heading=h.3dy6vkm" w:colFirst="0" w:colLast="0"/>
      <w:bookmarkEnd w:id="19"/>
      <w:r>
        <w:rPr>
          <w:i/>
          <w:color w:val="44546A"/>
          <w:sz w:val="24"/>
          <w:szCs w:val="24"/>
        </w:rPr>
        <w:lastRenderedPageBreak/>
        <w:t>Table 4: Comparing the results of the burden of disease using state-specific estimates vs original estimates</w:t>
      </w:r>
    </w:p>
    <w:tbl>
      <w:tblPr>
        <w:tblStyle w:val="a2"/>
        <w:tblW w:w="14120" w:type="dxa"/>
        <w:tblLayout w:type="fixed"/>
        <w:tblLook w:val="0400" w:firstRow="0" w:lastRow="0" w:firstColumn="0" w:lastColumn="0" w:noHBand="0" w:noVBand="1"/>
      </w:tblPr>
      <w:tblGrid>
        <w:gridCol w:w="1586"/>
        <w:gridCol w:w="1229"/>
        <w:gridCol w:w="1387"/>
        <w:gridCol w:w="1011"/>
        <w:gridCol w:w="714"/>
        <w:gridCol w:w="1074"/>
        <w:gridCol w:w="1024"/>
        <w:gridCol w:w="714"/>
        <w:gridCol w:w="1309"/>
        <w:gridCol w:w="834"/>
        <w:gridCol w:w="860"/>
        <w:gridCol w:w="895"/>
        <w:gridCol w:w="674"/>
        <w:gridCol w:w="809"/>
      </w:tblGrid>
      <w:tr w:rsidR="002045CD" w14:paraId="3C1292F1" w14:textId="77777777">
        <w:trPr>
          <w:trHeight w:val="160"/>
        </w:trPr>
        <w:tc>
          <w:tcPr>
            <w:tcW w:w="158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162" w14:textId="77777777" w:rsidR="002045CD" w:rsidRDefault="002045CD">
            <w:pPr>
              <w:spacing w:line="240" w:lineRule="auto"/>
              <w:jc w:val="center"/>
              <w:rPr>
                <w:color w:val="000000"/>
                <w:sz w:val="20"/>
                <w:szCs w:val="20"/>
              </w:rPr>
            </w:pPr>
          </w:p>
        </w:tc>
        <w:tc>
          <w:tcPr>
            <w:tcW w:w="1229" w:type="dxa"/>
            <w:tcBorders>
              <w:top w:val="single" w:sz="8" w:space="0" w:color="000000"/>
              <w:left w:val="nil"/>
              <w:bottom w:val="single" w:sz="8" w:space="0" w:color="000000"/>
              <w:right w:val="single" w:sz="8" w:space="0" w:color="000000"/>
            </w:tcBorders>
            <w:shd w:val="clear" w:color="auto" w:fill="auto"/>
            <w:vAlign w:val="center"/>
          </w:tcPr>
          <w:p w14:paraId="00000163" w14:textId="77777777" w:rsidR="002045CD" w:rsidRDefault="002045CD">
            <w:pPr>
              <w:spacing w:line="240" w:lineRule="auto"/>
              <w:jc w:val="center"/>
              <w:rPr>
                <w:color w:val="000000"/>
                <w:sz w:val="20"/>
                <w:szCs w:val="20"/>
              </w:rPr>
            </w:pPr>
          </w:p>
        </w:tc>
        <w:tc>
          <w:tcPr>
            <w:tcW w:w="3112" w:type="dxa"/>
            <w:gridSpan w:val="3"/>
            <w:tcBorders>
              <w:top w:val="single" w:sz="8" w:space="0" w:color="000000"/>
              <w:left w:val="nil"/>
              <w:bottom w:val="single" w:sz="8" w:space="0" w:color="000000"/>
              <w:right w:val="single" w:sz="8" w:space="0" w:color="000000"/>
            </w:tcBorders>
            <w:shd w:val="clear" w:color="auto" w:fill="auto"/>
            <w:vAlign w:val="center"/>
          </w:tcPr>
          <w:p w14:paraId="00000164" w14:textId="77777777" w:rsidR="002045CD" w:rsidRDefault="005C60F8">
            <w:pPr>
              <w:spacing w:line="240" w:lineRule="auto"/>
              <w:jc w:val="center"/>
              <w:rPr>
                <w:b/>
                <w:color w:val="000000"/>
                <w:sz w:val="20"/>
                <w:szCs w:val="20"/>
              </w:rPr>
            </w:pPr>
            <w:r>
              <w:rPr>
                <w:b/>
                <w:color w:val="000000"/>
                <w:sz w:val="20"/>
                <w:szCs w:val="20"/>
              </w:rPr>
              <w:t>Results using flat national-level IR</w:t>
            </w:r>
          </w:p>
        </w:tc>
        <w:tc>
          <w:tcPr>
            <w:tcW w:w="2812" w:type="dxa"/>
            <w:gridSpan w:val="3"/>
            <w:tcBorders>
              <w:top w:val="single" w:sz="8" w:space="0" w:color="000000"/>
              <w:left w:val="nil"/>
              <w:bottom w:val="single" w:sz="8" w:space="0" w:color="000000"/>
              <w:right w:val="single" w:sz="8" w:space="0" w:color="000000"/>
            </w:tcBorders>
            <w:shd w:val="clear" w:color="auto" w:fill="auto"/>
            <w:vAlign w:val="center"/>
          </w:tcPr>
          <w:p w14:paraId="00000167" w14:textId="77777777" w:rsidR="002045CD" w:rsidRDefault="005C60F8">
            <w:pPr>
              <w:spacing w:line="240" w:lineRule="auto"/>
              <w:jc w:val="center"/>
              <w:rPr>
                <w:b/>
                <w:color w:val="000000"/>
                <w:sz w:val="20"/>
                <w:szCs w:val="20"/>
              </w:rPr>
            </w:pPr>
            <w:r>
              <w:rPr>
                <w:b/>
                <w:color w:val="000000"/>
                <w:sz w:val="20"/>
                <w:szCs w:val="20"/>
              </w:rPr>
              <w:t>Results using state-specific IR</w:t>
            </w:r>
          </w:p>
        </w:tc>
        <w:tc>
          <w:tcPr>
            <w:tcW w:w="3003" w:type="dxa"/>
            <w:gridSpan w:val="3"/>
            <w:tcBorders>
              <w:top w:val="single" w:sz="8" w:space="0" w:color="000000"/>
              <w:left w:val="nil"/>
              <w:bottom w:val="single" w:sz="8" w:space="0" w:color="000000"/>
              <w:right w:val="single" w:sz="8" w:space="0" w:color="000000"/>
            </w:tcBorders>
            <w:shd w:val="clear" w:color="auto" w:fill="auto"/>
            <w:vAlign w:val="center"/>
          </w:tcPr>
          <w:p w14:paraId="0000016A" w14:textId="77777777" w:rsidR="002045CD" w:rsidRDefault="005C60F8">
            <w:pPr>
              <w:spacing w:line="240" w:lineRule="auto"/>
              <w:jc w:val="center"/>
              <w:rPr>
                <w:b/>
                <w:color w:val="000000"/>
                <w:sz w:val="20"/>
                <w:szCs w:val="20"/>
              </w:rPr>
            </w:pPr>
            <w:r>
              <w:rPr>
                <w:b/>
                <w:color w:val="000000"/>
                <w:sz w:val="20"/>
                <w:szCs w:val="20"/>
              </w:rPr>
              <w:t>Difference</w:t>
            </w:r>
          </w:p>
        </w:tc>
        <w:tc>
          <w:tcPr>
            <w:tcW w:w="2378" w:type="dxa"/>
            <w:gridSpan w:val="3"/>
            <w:tcBorders>
              <w:top w:val="single" w:sz="8" w:space="0" w:color="000000"/>
              <w:left w:val="nil"/>
              <w:bottom w:val="single" w:sz="8" w:space="0" w:color="000000"/>
              <w:right w:val="single" w:sz="8" w:space="0" w:color="000000"/>
            </w:tcBorders>
            <w:shd w:val="clear" w:color="auto" w:fill="auto"/>
            <w:vAlign w:val="center"/>
          </w:tcPr>
          <w:p w14:paraId="0000016D" w14:textId="77777777" w:rsidR="002045CD" w:rsidRDefault="005C60F8">
            <w:pPr>
              <w:spacing w:line="240" w:lineRule="auto"/>
              <w:jc w:val="center"/>
              <w:rPr>
                <w:b/>
                <w:color w:val="000000"/>
                <w:sz w:val="20"/>
                <w:szCs w:val="20"/>
              </w:rPr>
            </w:pPr>
            <w:r>
              <w:rPr>
                <w:b/>
                <w:color w:val="000000"/>
                <w:sz w:val="20"/>
                <w:szCs w:val="20"/>
              </w:rPr>
              <w:t>Difference (%)</w:t>
            </w:r>
          </w:p>
        </w:tc>
      </w:tr>
      <w:tr w:rsidR="002045CD" w14:paraId="2F9C0D61" w14:textId="77777777">
        <w:trPr>
          <w:trHeight w:val="24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70" w14:textId="77777777" w:rsidR="002045CD" w:rsidRDefault="002045CD">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71" w14:textId="77777777" w:rsidR="002045CD" w:rsidRDefault="002045CD">
            <w:pPr>
              <w:spacing w:after="0" w:line="240" w:lineRule="auto"/>
              <w:jc w:val="center"/>
              <w:rPr>
                <w:b/>
                <w:color w:val="000000"/>
                <w:sz w:val="20"/>
                <w:szCs w:val="20"/>
              </w:rPr>
            </w:pPr>
          </w:p>
        </w:tc>
        <w:tc>
          <w:tcPr>
            <w:tcW w:w="1387" w:type="dxa"/>
            <w:tcBorders>
              <w:top w:val="nil"/>
              <w:left w:val="nil"/>
              <w:bottom w:val="single" w:sz="8" w:space="0" w:color="000000"/>
              <w:right w:val="single" w:sz="8" w:space="0" w:color="000000"/>
            </w:tcBorders>
            <w:shd w:val="clear" w:color="auto" w:fill="auto"/>
            <w:vAlign w:val="center"/>
          </w:tcPr>
          <w:p w14:paraId="00000172" w14:textId="77777777" w:rsidR="002045CD" w:rsidRDefault="005C60F8">
            <w:pPr>
              <w:spacing w:after="0" w:line="240" w:lineRule="auto"/>
              <w:jc w:val="center"/>
              <w:rPr>
                <w:b/>
                <w:color w:val="000000"/>
                <w:sz w:val="20"/>
                <w:szCs w:val="20"/>
              </w:rPr>
            </w:pPr>
            <w:r>
              <w:rPr>
                <w:b/>
                <w:color w:val="000000"/>
                <w:sz w:val="20"/>
                <w:szCs w:val="20"/>
              </w:rPr>
              <w:t>Incident cases</w:t>
            </w:r>
          </w:p>
        </w:tc>
        <w:tc>
          <w:tcPr>
            <w:tcW w:w="1011" w:type="dxa"/>
            <w:tcBorders>
              <w:top w:val="nil"/>
              <w:left w:val="nil"/>
              <w:bottom w:val="single" w:sz="8" w:space="0" w:color="000000"/>
              <w:right w:val="single" w:sz="8" w:space="0" w:color="000000"/>
            </w:tcBorders>
            <w:shd w:val="clear" w:color="auto" w:fill="auto"/>
            <w:vAlign w:val="center"/>
          </w:tcPr>
          <w:p w14:paraId="00000173" w14:textId="77777777" w:rsidR="002045CD" w:rsidRDefault="005C60F8">
            <w:pPr>
              <w:spacing w:after="0" w:line="240" w:lineRule="auto"/>
              <w:jc w:val="center"/>
              <w:rPr>
                <w:b/>
                <w:color w:val="000000"/>
                <w:sz w:val="20"/>
                <w:szCs w:val="20"/>
              </w:rPr>
            </w:pPr>
            <w:r>
              <w:rPr>
                <w:b/>
                <w:color w:val="000000"/>
                <w:sz w:val="20"/>
                <w:szCs w:val="20"/>
              </w:rPr>
              <w:t>AC</w:t>
            </w:r>
          </w:p>
        </w:tc>
        <w:tc>
          <w:tcPr>
            <w:tcW w:w="714" w:type="dxa"/>
            <w:tcBorders>
              <w:top w:val="nil"/>
              <w:left w:val="nil"/>
              <w:bottom w:val="single" w:sz="8" w:space="0" w:color="000000"/>
              <w:right w:val="single" w:sz="8" w:space="0" w:color="000000"/>
            </w:tcBorders>
            <w:shd w:val="clear" w:color="auto" w:fill="auto"/>
            <w:vAlign w:val="center"/>
          </w:tcPr>
          <w:p w14:paraId="00000174" w14:textId="77777777" w:rsidR="002045CD" w:rsidRDefault="005C60F8">
            <w:pPr>
              <w:spacing w:after="0" w:line="240" w:lineRule="auto"/>
              <w:jc w:val="center"/>
              <w:rPr>
                <w:b/>
                <w:color w:val="000000"/>
                <w:sz w:val="20"/>
                <w:szCs w:val="20"/>
              </w:rPr>
            </w:pPr>
            <w:r>
              <w:rPr>
                <w:b/>
                <w:color w:val="000000"/>
                <w:sz w:val="20"/>
                <w:szCs w:val="20"/>
              </w:rPr>
              <w:t>AF</w:t>
            </w:r>
          </w:p>
        </w:tc>
        <w:tc>
          <w:tcPr>
            <w:tcW w:w="1074" w:type="dxa"/>
            <w:tcBorders>
              <w:top w:val="nil"/>
              <w:left w:val="nil"/>
              <w:bottom w:val="single" w:sz="8" w:space="0" w:color="000000"/>
              <w:right w:val="single" w:sz="8" w:space="0" w:color="000000"/>
            </w:tcBorders>
            <w:shd w:val="clear" w:color="auto" w:fill="auto"/>
            <w:vAlign w:val="center"/>
          </w:tcPr>
          <w:p w14:paraId="00000175" w14:textId="77777777" w:rsidR="002045CD" w:rsidRDefault="005C60F8">
            <w:pPr>
              <w:spacing w:after="0" w:line="240" w:lineRule="auto"/>
              <w:jc w:val="center"/>
              <w:rPr>
                <w:b/>
                <w:color w:val="000000"/>
                <w:sz w:val="20"/>
                <w:szCs w:val="20"/>
              </w:rPr>
            </w:pPr>
            <w:r>
              <w:rPr>
                <w:b/>
                <w:color w:val="000000"/>
                <w:sz w:val="20"/>
                <w:szCs w:val="20"/>
              </w:rPr>
              <w:t>Incident cases</w:t>
            </w:r>
          </w:p>
        </w:tc>
        <w:tc>
          <w:tcPr>
            <w:tcW w:w="1024" w:type="dxa"/>
            <w:tcBorders>
              <w:top w:val="nil"/>
              <w:left w:val="nil"/>
              <w:bottom w:val="single" w:sz="8" w:space="0" w:color="000000"/>
              <w:right w:val="single" w:sz="8" w:space="0" w:color="000000"/>
            </w:tcBorders>
            <w:shd w:val="clear" w:color="auto" w:fill="auto"/>
            <w:vAlign w:val="center"/>
          </w:tcPr>
          <w:p w14:paraId="00000176" w14:textId="77777777" w:rsidR="002045CD" w:rsidRDefault="005C60F8">
            <w:pPr>
              <w:spacing w:after="0" w:line="240" w:lineRule="auto"/>
              <w:jc w:val="center"/>
              <w:rPr>
                <w:b/>
                <w:color w:val="000000"/>
                <w:sz w:val="20"/>
                <w:szCs w:val="20"/>
              </w:rPr>
            </w:pPr>
            <w:r>
              <w:rPr>
                <w:b/>
                <w:color w:val="000000"/>
                <w:sz w:val="20"/>
                <w:szCs w:val="20"/>
              </w:rPr>
              <w:t>AC</w:t>
            </w:r>
          </w:p>
        </w:tc>
        <w:tc>
          <w:tcPr>
            <w:tcW w:w="714" w:type="dxa"/>
            <w:tcBorders>
              <w:top w:val="nil"/>
              <w:left w:val="nil"/>
              <w:bottom w:val="single" w:sz="8" w:space="0" w:color="000000"/>
              <w:right w:val="single" w:sz="8" w:space="0" w:color="000000"/>
            </w:tcBorders>
            <w:shd w:val="clear" w:color="auto" w:fill="auto"/>
            <w:vAlign w:val="center"/>
          </w:tcPr>
          <w:p w14:paraId="00000177" w14:textId="77777777" w:rsidR="002045CD" w:rsidRDefault="005C60F8">
            <w:pPr>
              <w:spacing w:after="0" w:line="240" w:lineRule="auto"/>
              <w:jc w:val="center"/>
              <w:rPr>
                <w:b/>
                <w:color w:val="000000"/>
                <w:sz w:val="20"/>
                <w:szCs w:val="20"/>
              </w:rPr>
            </w:pPr>
            <w:r>
              <w:rPr>
                <w:b/>
                <w:color w:val="000000"/>
                <w:sz w:val="20"/>
                <w:szCs w:val="20"/>
              </w:rPr>
              <w:t>AF</w:t>
            </w:r>
          </w:p>
        </w:tc>
        <w:tc>
          <w:tcPr>
            <w:tcW w:w="1309" w:type="dxa"/>
            <w:tcBorders>
              <w:top w:val="nil"/>
              <w:left w:val="nil"/>
              <w:bottom w:val="single" w:sz="8" w:space="0" w:color="000000"/>
              <w:right w:val="single" w:sz="8" w:space="0" w:color="000000"/>
            </w:tcBorders>
            <w:shd w:val="clear" w:color="auto" w:fill="auto"/>
            <w:vAlign w:val="center"/>
          </w:tcPr>
          <w:p w14:paraId="00000178" w14:textId="77777777" w:rsidR="002045CD" w:rsidRDefault="005C60F8">
            <w:pPr>
              <w:spacing w:after="0" w:line="240" w:lineRule="auto"/>
              <w:jc w:val="center"/>
              <w:rPr>
                <w:b/>
                <w:color w:val="000000"/>
                <w:sz w:val="20"/>
                <w:szCs w:val="20"/>
              </w:rPr>
            </w:pPr>
            <w:r>
              <w:rPr>
                <w:b/>
                <w:color w:val="000000"/>
                <w:sz w:val="20"/>
                <w:szCs w:val="20"/>
              </w:rPr>
              <w:t>Incident cases</w:t>
            </w:r>
          </w:p>
        </w:tc>
        <w:tc>
          <w:tcPr>
            <w:tcW w:w="834" w:type="dxa"/>
            <w:tcBorders>
              <w:top w:val="nil"/>
              <w:left w:val="nil"/>
              <w:bottom w:val="single" w:sz="8" w:space="0" w:color="000000"/>
              <w:right w:val="single" w:sz="8" w:space="0" w:color="000000"/>
            </w:tcBorders>
            <w:shd w:val="clear" w:color="auto" w:fill="auto"/>
            <w:vAlign w:val="center"/>
          </w:tcPr>
          <w:p w14:paraId="00000179" w14:textId="77777777" w:rsidR="002045CD" w:rsidRDefault="005C60F8">
            <w:pPr>
              <w:spacing w:after="0" w:line="240" w:lineRule="auto"/>
              <w:jc w:val="center"/>
              <w:rPr>
                <w:b/>
                <w:color w:val="000000"/>
                <w:sz w:val="20"/>
                <w:szCs w:val="20"/>
              </w:rPr>
            </w:pPr>
            <w:r>
              <w:rPr>
                <w:b/>
                <w:color w:val="000000"/>
                <w:sz w:val="20"/>
                <w:szCs w:val="20"/>
              </w:rPr>
              <w:t>AC</w:t>
            </w:r>
          </w:p>
        </w:tc>
        <w:tc>
          <w:tcPr>
            <w:tcW w:w="860" w:type="dxa"/>
            <w:tcBorders>
              <w:top w:val="nil"/>
              <w:left w:val="nil"/>
              <w:bottom w:val="single" w:sz="8" w:space="0" w:color="000000"/>
              <w:right w:val="single" w:sz="8" w:space="0" w:color="000000"/>
            </w:tcBorders>
            <w:shd w:val="clear" w:color="auto" w:fill="auto"/>
            <w:vAlign w:val="center"/>
          </w:tcPr>
          <w:p w14:paraId="0000017A" w14:textId="77777777" w:rsidR="002045CD" w:rsidRDefault="005C60F8">
            <w:pPr>
              <w:spacing w:after="0" w:line="240" w:lineRule="auto"/>
              <w:jc w:val="center"/>
              <w:rPr>
                <w:b/>
                <w:color w:val="000000"/>
                <w:sz w:val="20"/>
                <w:szCs w:val="20"/>
              </w:rPr>
            </w:pPr>
            <w:r>
              <w:rPr>
                <w:b/>
                <w:color w:val="000000"/>
                <w:sz w:val="20"/>
                <w:szCs w:val="20"/>
              </w:rPr>
              <w:t>AF</w:t>
            </w:r>
          </w:p>
        </w:tc>
        <w:tc>
          <w:tcPr>
            <w:tcW w:w="895" w:type="dxa"/>
            <w:tcBorders>
              <w:top w:val="nil"/>
              <w:left w:val="nil"/>
              <w:bottom w:val="single" w:sz="8" w:space="0" w:color="000000"/>
              <w:right w:val="single" w:sz="8" w:space="0" w:color="000000"/>
            </w:tcBorders>
            <w:shd w:val="clear" w:color="auto" w:fill="auto"/>
            <w:vAlign w:val="center"/>
          </w:tcPr>
          <w:p w14:paraId="0000017B" w14:textId="77777777" w:rsidR="002045CD" w:rsidRDefault="005C60F8">
            <w:pPr>
              <w:spacing w:after="0" w:line="240" w:lineRule="auto"/>
              <w:jc w:val="center"/>
              <w:rPr>
                <w:b/>
                <w:color w:val="000000"/>
                <w:sz w:val="20"/>
                <w:szCs w:val="20"/>
              </w:rPr>
            </w:pPr>
            <w:r>
              <w:rPr>
                <w:b/>
                <w:color w:val="000000"/>
                <w:sz w:val="20"/>
                <w:szCs w:val="20"/>
              </w:rPr>
              <w:t>Incident cases</w:t>
            </w:r>
          </w:p>
        </w:tc>
        <w:tc>
          <w:tcPr>
            <w:tcW w:w="674" w:type="dxa"/>
            <w:tcBorders>
              <w:top w:val="nil"/>
              <w:left w:val="nil"/>
              <w:bottom w:val="single" w:sz="8" w:space="0" w:color="000000"/>
              <w:right w:val="single" w:sz="8" w:space="0" w:color="000000"/>
            </w:tcBorders>
            <w:shd w:val="clear" w:color="auto" w:fill="auto"/>
            <w:vAlign w:val="center"/>
          </w:tcPr>
          <w:p w14:paraId="0000017C" w14:textId="77777777" w:rsidR="002045CD" w:rsidRDefault="005C60F8">
            <w:pPr>
              <w:spacing w:after="0" w:line="240" w:lineRule="auto"/>
              <w:jc w:val="center"/>
              <w:rPr>
                <w:b/>
                <w:color w:val="000000"/>
                <w:sz w:val="20"/>
                <w:szCs w:val="20"/>
              </w:rPr>
            </w:pPr>
            <w:r>
              <w:rPr>
                <w:b/>
                <w:color w:val="000000"/>
                <w:sz w:val="20"/>
                <w:szCs w:val="20"/>
              </w:rPr>
              <w:t>AC</w:t>
            </w:r>
          </w:p>
        </w:tc>
        <w:tc>
          <w:tcPr>
            <w:tcW w:w="809" w:type="dxa"/>
            <w:tcBorders>
              <w:top w:val="nil"/>
              <w:left w:val="nil"/>
              <w:bottom w:val="single" w:sz="8" w:space="0" w:color="000000"/>
              <w:right w:val="single" w:sz="8" w:space="0" w:color="000000"/>
            </w:tcBorders>
            <w:shd w:val="clear" w:color="auto" w:fill="auto"/>
            <w:vAlign w:val="center"/>
          </w:tcPr>
          <w:p w14:paraId="0000017D" w14:textId="77777777" w:rsidR="002045CD" w:rsidRDefault="005C60F8">
            <w:pPr>
              <w:spacing w:after="0" w:line="240" w:lineRule="auto"/>
              <w:jc w:val="center"/>
              <w:rPr>
                <w:b/>
                <w:color w:val="000000"/>
                <w:sz w:val="20"/>
                <w:szCs w:val="20"/>
              </w:rPr>
            </w:pPr>
            <w:r>
              <w:rPr>
                <w:b/>
                <w:color w:val="000000"/>
                <w:sz w:val="20"/>
                <w:szCs w:val="20"/>
              </w:rPr>
              <w:t>AF</w:t>
            </w:r>
          </w:p>
        </w:tc>
      </w:tr>
      <w:tr w:rsidR="002045CD" w14:paraId="10BA1650" w14:textId="77777777">
        <w:trPr>
          <w:trHeight w:val="16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7E" w14:textId="77777777" w:rsidR="002045CD" w:rsidRDefault="002045CD">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7F" w14:textId="77777777" w:rsidR="002045CD" w:rsidRDefault="005C60F8">
            <w:pPr>
              <w:spacing w:after="0" w:line="240" w:lineRule="auto"/>
              <w:jc w:val="center"/>
              <w:rPr>
                <w:b/>
                <w:color w:val="000000"/>
                <w:sz w:val="20"/>
                <w:szCs w:val="20"/>
              </w:rPr>
            </w:pPr>
            <w:r>
              <w:rPr>
                <w:b/>
                <w:color w:val="000000"/>
                <w:sz w:val="20"/>
                <w:szCs w:val="20"/>
              </w:rPr>
              <w:t>Total</w:t>
            </w:r>
          </w:p>
        </w:tc>
        <w:tc>
          <w:tcPr>
            <w:tcW w:w="1387" w:type="dxa"/>
            <w:tcBorders>
              <w:top w:val="nil"/>
              <w:left w:val="nil"/>
              <w:bottom w:val="single" w:sz="8" w:space="0" w:color="000000"/>
              <w:right w:val="single" w:sz="8" w:space="0" w:color="000000"/>
            </w:tcBorders>
            <w:shd w:val="clear" w:color="auto" w:fill="auto"/>
            <w:vAlign w:val="center"/>
          </w:tcPr>
          <w:p w14:paraId="00000180" w14:textId="77777777" w:rsidR="002045CD" w:rsidRDefault="005C60F8">
            <w:pPr>
              <w:spacing w:after="0" w:line="240" w:lineRule="auto"/>
              <w:jc w:val="center"/>
              <w:rPr>
                <w:color w:val="000000"/>
                <w:sz w:val="20"/>
                <w:szCs w:val="20"/>
              </w:rPr>
            </w:pPr>
            <w:r>
              <w:rPr>
                <w:color w:val="000000"/>
                <w:sz w:val="20"/>
                <w:szCs w:val="20"/>
              </w:rPr>
              <w:t>794,934</w:t>
            </w:r>
          </w:p>
        </w:tc>
        <w:tc>
          <w:tcPr>
            <w:tcW w:w="1011" w:type="dxa"/>
            <w:tcBorders>
              <w:top w:val="nil"/>
              <w:left w:val="nil"/>
              <w:bottom w:val="single" w:sz="8" w:space="0" w:color="000000"/>
              <w:right w:val="single" w:sz="8" w:space="0" w:color="000000"/>
            </w:tcBorders>
            <w:shd w:val="clear" w:color="auto" w:fill="auto"/>
            <w:vAlign w:val="center"/>
          </w:tcPr>
          <w:p w14:paraId="00000181" w14:textId="77777777" w:rsidR="002045CD" w:rsidRDefault="005C60F8">
            <w:pPr>
              <w:spacing w:after="0" w:line="240" w:lineRule="auto"/>
              <w:jc w:val="center"/>
              <w:rPr>
                <w:color w:val="000000"/>
                <w:sz w:val="20"/>
                <w:szCs w:val="20"/>
              </w:rPr>
            </w:pPr>
            <w:r>
              <w:rPr>
                <w:color w:val="000000"/>
                <w:sz w:val="20"/>
                <w:szCs w:val="20"/>
              </w:rPr>
              <w:t>141,931</w:t>
            </w:r>
          </w:p>
        </w:tc>
        <w:tc>
          <w:tcPr>
            <w:tcW w:w="714" w:type="dxa"/>
            <w:tcBorders>
              <w:top w:val="nil"/>
              <w:left w:val="nil"/>
              <w:bottom w:val="single" w:sz="8" w:space="0" w:color="000000"/>
              <w:right w:val="single" w:sz="8" w:space="0" w:color="000000"/>
            </w:tcBorders>
            <w:shd w:val="clear" w:color="auto" w:fill="auto"/>
            <w:vAlign w:val="center"/>
          </w:tcPr>
          <w:p w14:paraId="00000182" w14:textId="77777777" w:rsidR="002045CD" w:rsidRDefault="005C60F8">
            <w:pPr>
              <w:spacing w:after="0" w:line="240" w:lineRule="auto"/>
              <w:jc w:val="center"/>
              <w:rPr>
                <w:color w:val="000000"/>
                <w:sz w:val="20"/>
                <w:szCs w:val="20"/>
              </w:rPr>
            </w:pPr>
            <w:r>
              <w:rPr>
                <w:color w:val="000000"/>
                <w:sz w:val="20"/>
                <w:szCs w:val="20"/>
              </w:rPr>
              <w:t>17.9%</w:t>
            </w:r>
          </w:p>
        </w:tc>
        <w:tc>
          <w:tcPr>
            <w:tcW w:w="1074" w:type="dxa"/>
            <w:tcBorders>
              <w:top w:val="nil"/>
              <w:left w:val="nil"/>
              <w:bottom w:val="single" w:sz="8" w:space="0" w:color="000000"/>
              <w:right w:val="single" w:sz="8" w:space="0" w:color="000000"/>
            </w:tcBorders>
            <w:shd w:val="clear" w:color="auto" w:fill="auto"/>
            <w:vAlign w:val="center"/>
          </w:tcPr>
          <w:p w14:paraId="00000183" w14:textId="77777777" w:rsidR="002045CD" w:rsidRDefault="005C60F8">
            <w:pPr>
              <w:spacing w:after="0" w:line="240" w:lineRule="auto"/>
              <w:jc w:val="center"/>
              <w:rPr>
                <w:color w:val="000000"/>
                <w:sz w:val="20"/>
                <w:szCs w:val="20"/>
              </w:rPr>
            </w:pPr>
            <w:r>
              <w:rPr>
                <w:sz w:val="20"/>
                <w:szCs w:val="20"/>
              </w:rPr>
              <w:t>747,437</w:t>
            </w:r>
          </w:p>
        </w:tc>
        <w:tc>
          <w:tcPr>
            <w:tcW w:w="1024" w:type="dxa"/>
            <w:tcBorders>
              <w:top w:val="nil"/>
              <w:left w:val="nil"/>
              <w:bottom w:val="single" w:sz="8" w:space="0" w:color="000000"/>
              <w:right w:val="single" w:sz="8" w:space="0" w:color="000000"/>
            </w:tcBorders>
            <w:shd w:val="clear" w:color="auto" w:fill="auto"/>
            <w:vAlign w:val="center"/>
          </w:tcPr>
          <w:p w14:paraId="00000184" w14:textId="77777777" w:rsidR="002045CD" w:rsidRDefault="005C60F8">
            <w:pPr>
              <w:spacing w:after="0" w:line="240" w:lineRule="auto"/>
              <w:jc w:val="center"/>
              <w:rPr>
                <w:color w:val="000000"/>
                <w:sz w:val="20"/>
                <w:szCs w:val="20"/>
              </w:rPr>
            </w:pPr>
            <w:r>
              <w:rPr>
                <w:sz w:val="20"/>
                <w:szCs w:val="20"/>
              </w:rPr>
              <w:t>131,739</w:t>
            </w:r>
          </w:p>
        </w:tc>
        <w:tc>
          <w:tcPr>
            <w:tcW w:w="714" w:type="dxa"/>
            <w:tcBorders>
              <w:top w:val="nil"/>
              <w:left w:val="nil"/>
              <w:bottom w:val="single" w:sz="8" w:space="0" w:color="000000"/>
              <w:right w:val="single" w:sz="8" w:space="0" w:color="000000"/>
            </w:tcBorders>
            <w:shd w:val="clear" w:color="auto" w:fill="auto"/>
            <w:vAlign w:val="center"/>
          </w:tcPr>
          <w:p w14:paraId="00000185" w14:textId="77777777" w:rsidR="002045CD" w:rsidRDefault="005C60F8">
            <w:pPr>
              <w:spacing w:after="0" w:line="240" w:lineRule="auto"/>
              <w:jc w:val="center"/>
              <w:rPr>
                <w:color w:val="000000"/>
                <w:sz w:val="20"/>
                <w:szCs w:val="20"/>
              </w:rPr>
            </w:pPr>
            <w:r>
              <w:rPr>
                <w:sz w:val="20"/>
                <w:szCs w:val="20"/>
              </w:rPr>
              <w:t>17.6%</w:t>
            </w:r>
          </w:p>
        </w:tc>
        <w:tc>
          <w:tcPr>
            <w:tcW w:w="1309" w:type="dxa"/>
            <w:tcBorders>
              <w:top w:val="nil"/>
              <w:left w:val="nil"/>
              <w:bottom w:val="single" w:sz="8" w:space="0" w:color="000000"/>
              <w:right w:val="single" w:sz="8" w:space="0" w:color="000000"/>
            </w:tcBorders>
            <w:shd w:val="clear" w:color="auto" w:fill="auto"/>
            <w:vAlign w:val="center"/>
          </w:tcPr>
          <w:p w14:paraId="00000186" w14:textId="77777777" w:rsidR="002045CD" w:rsidRDefault="005C60F8">
            <w:pPr>
              <w:spacing w:after="0" w:line="240" w:lineRule="auto"/>
              <w:jc w:val="center"/>
              <w:rPr>
                <w:color w:val="000000"/>
                <w:sz w:val="20"/>
                <w:szCs w:val="20"/>
              </w:rPr>
            </w:pPr>
            <w:r>
              <w:rPr>
                <w:color w:val="000000"/>
                <w:sz w:val="20"/>
                <w:szCs w:val="20"/>
              </w:rPr>
              <w:t>-47,497</w:t>
            </w:r>
          </w:p>
        </w:tc>
        <w:tc>
          <w:tcPr>
            <w:tcW w:w="834" w:type="dxa"/>
            <w:tcBorders>
              <w:top w:val="nil"/>
              <w:left w:val="nil"/>
              <w:bottom w:val="single" w:sz="8" w:space="0" w:color="000000"/>
              <w:right w:val="single" w:sz="8" w:space="0" w:color="000000"/>
            </w:tcBorders>
            <w:shd w:val="clear" w:color="auto" w:fill="auto"/>
            <w:vAlign w:val="center"/>
          </w:tcPr>
          <w:p w14:paraId="00000187" w14:textId="77777777" w:rsidR="002045CD" w:rsidRDefault="005C60F8">
            <w:pPr>
              <w:spacing w:after="0" w:line="240" w:lineRule="auto"/>
              <w:jc w:val="center"/>
              <w:rPr>
                <w:color w:val="000000"/>
                <w:sz w:val="20"/>
                <w:szCs w:val="20"/>
              </w:rPr>
            </w:pPr>
            <w:r>
              <w:rPr>
                <w:color w:val="000000"/>
                <w:sz w:val="20"/>
                <w:szCs w:val="20"/>
              </w:rPr>
              <w:t>-10,192</w:t>
            </w:r>
          </w:p>
        </w:tc>
        <w:tc>
          <w:tcPr>
            <w:tcW w:w="860" w:type="dxa"/>
            <w:tcBorders>
              <w:top w:val="nil"/>
              <w:left w:val="nil"/>
              <w:bottom w:val="single" w:sz="8" w:space="0" w:color="000000"/>
              <w:right w:val="single" w:sz="8" w:space="0" w:color="000000"/>
            </w:tcBorders>
            <w:shd w:val="clear" w:color="auto" w:fill="auto"/>
            <w:vAlign w:val="center"/>
          </w:tcPr>
          <w:p w14:paraId="00000188" w14:textId="77777777" w:rsidR="002045CD" w:rsidRDefault="005C60F8">
            <w:pPr>
              <w:spacing w:after="0" w:line="240" w:lineRule="auto"/>
              <w:jc w:val="center"/>
              <w:rPr>
                <w:color w:val="000000"/>
                <w:sz w:val="20"/>
                <w:szCs w:val="20"/>
              </w:rPr>
            </w:pPr>
            <w:r>
              <w:rPr>
                <w:color w:val="000000"/>
                <w:sz w:val="20"/>
                <w:szCs w:val="20"/>
              </w:rPr>
              <w:t>-0.3%</w:t>
            </w:r>
          </w:p>
        </w:tc>
        <w:tc>
          <w:tcPr>
            <w:tcW w:w="895" w:type="dxa"/>
            <w:tcBorders>
              <w:top w:val="nil"/>
              <w:left w:val="nil"/>
              <w:bottom w:val="single" w:sz="8" w:space="0" w:color="000000"/>
              <w:right w:val="single" w:sz="8" w:space="0" w:color="000000"/>
            </w:tcBorders>
            <w:shd w:val="clear" w:color="auto" w:fill="auto"/>
            <w:vAlign w:val="center"/>
          </w:tcPr>
          <w:p w14:paraId="00000189" w14:textId="77777777" w:rsidR="002045CD" w:rsidRDefault="005C60F8">
            <w:pPr>
              <w:spacing w:after="0" w:line="240" w:lineRule="auto"/>
              <w:jc w:val="center"/>
              <w:rPr>
                <w:color w:val="000000"/>
                <w:sz w:val="20"/>
                <w:szCs w:val="20"/>
              </w:rPr>
            </w:pPr>
            <w:r>
              <w:rPr>
                <w:color w:val="000000"/>
                <w:sz w:val="20"/>
                <w:szCs w:val="20"/>
              </w:rPr>
              <w:t>-6.0%</w:t>
            </w:r>
          </w:p>
        </w:tc>
        <w:tc>
          <w:tcPr>
            <w:tcW w:w="674" w:type="dxa"/>
            <w:tcBorders>
              <w:top w:val="nil"/>
              <w:left w:val="nil"/>
              <w:bottom w:val="single" w:sz="8" w:space="0" w:color="000000"/>
              <w:right w:val="single" w:sz="8" w:space="0" w:color="000000"/>
            </w:tcBorders>
            <w:shd w:val="clear" w:color="auto" w:fill="auto"/>
            <w:vAlign w:val="center"/>
          </w:tcPr>
          <w:p w14:paraId="0000018A" w14:textId="77777777" w:rsidR="002045CD" w:rsidRDefault="005C60F8">
            <w:pPr>
              <w:spacing w:after="0" w:line="240" w:lineRule="auto"/>
              <w:jc w:val="center"/>
              <w:rPr>
                <w:color w:val="000000"/>
                <w:sz w:val="20"/>
                <w:szCs w:val="20"/>
              </w:rPr>
            </w:pPr>
            <w:r>
              <w:rPr>
                <w:color w:val="000000"/>
                <w:sz w:val="20"/>
                <w:szCs w:val="20"/>
              </w:rPr>
              <w:t>-7.2%</w:t>
            </w:r>
          </w:p>
        </w:tc>
        <w:tc>
          <w:tcPr>
            <w:tcW w:w="809" w:type="dxa"/>
            <w:tcBorders>
              <w:top w:val="nil"/>
              <w:left w:val="nil"/>
              <w:bottom w:val="single" w:sz="8" w:space="0" w:color="000000"/>
              <w:right w:val="single" w:sz="8" w:space="0" w:color="000000"/>
            </w:tcBorders>
            <w:shd w:val="clear" w:color="auto" w:fill="auto"/>
            <w:vAlign w:val="center"/>
          </w:tcPr>
          <w:p w14:paraId="0000018B" w14:textId="77777777" w:rsidR="002045CD" w:rsidRDefault="005C60F8">
            <w:pPr>
              <w:spacing w:after="0" w:line="240" w:lineRule="auto"/>
              <w:jc w:val="center"/>
              <w:rPr>
                <w:color w:val="000000"/>
                <w:sz w:val="20"/>
                <w:szCs w:val="20"/>
              </w:rPr>
            </w:pPr>
            <w:r>
              <w:rPr>
                <w:color w:val="000000"/>
                <w:sz w:val="20"/>
                <w:szCs w:val="20"/>
              </w:rPr>
              <w:t>-1.7%</w:t>
            </w:r>
          </w:p>
        </w:tc>
      </w:tr>
      <w:tr w:rsidR="002045CD" w14:paraId="4DF6A6E5" w14:textId="77777777">
        <w:trPr>
          <w:trHeight w:val="24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8C" w14:textId="77777777" w:rsidR="002045CD" w:rsidRDefault="005C60F8">
            <w:pPr>
              <w:spacing w:after="0" w:line="240" w:lineRule="auto"/>
              <w:jc w:val="center"/>
              <w:rPr>
                <w:b/>
                <w:color w:val="000000"/>
                <w:sz w:val="20"/>
                <w:szCs w:val="20"/>
              </w:rPr>
            </w:pPr>
            <w:r>
              <w:rPr>
                <w:b/>
                <w:color w:val="000000"/>
                <w:sz w:val="20"/>
                <w:szCs w:val="20"/>
              </w:rPr>
              <w:t>By living location (% of Total)</w:t>
            </w:r>
          </w:p>
        </w:tc>
        <w:tc>
          <w:tcPr>
            <w:tcW w:w="1229" w:type="dxa"/>
            <w:tcBorders>
              <w:top w:val="nil"/>
              <w:left w:val="nil"/>
              <w:bottom w:val="single" w:sz="8" w:space="0" w:color="000000"/>
              <w:right w:val="single" w:sz="8" w:space="0" w:color="000000"/>
            </w:tcBorders>
            <w:shd w:val="clear" w:color="auto" w:fill="auto"/>
            <w:vAlign w:val="center"/>
          </w:tcPr>
          <w:p w14:paraId="0000018D" w14:textId="77777777" w:rsidR="002045CD" w:rsidRDefault="005C60F8">
            <w:pPr>
              <w:spacing w:after="0" w:line="240" w:lineRule="auto"/>
              <w:jc w:val="center"/>
              <w:rPr>
                <w:b/>
                <w:color w:val="000000"/>
                <w:sz w:val="20"/>
                <w:szCs w:val="20"/>
              </w:rPr>
            </w:pPr>
            <w:r>
              <w:rPr>
                <w:b/>
                <w:color w:val="000000"/>
                <w:sz w:val="20"/>
                <w:szCs w:val="20"/>
              </w:rPr>
              <w:t>Rural</w:t>
            </w:r>
          </w:p>
        </w:tc>
        <w:tc>
          <w:tcPr>
            <w:tcW w:w="1387" w:type="dxa"/>
            <w:tcBorders>
              <w:top w:val="nil"/>
              <w:left w:val="nil"/>
              <w:bottom w:val="single" w:sz="8" w:space="0" w:color="000000"/>
              <w:right w:val="single" w:sz="8" w:space="0" w:color="000000"/>
            </w:tcBorders>
            <w:shd w:val="clear" w:color="auto" w:fill="auto"/>
            <w:vAlign w:val="center"/>
          </w:tcPr>
          <w:p w14:paraId="0000018E" w14:textId="77777777" w:rsidR="002045CD" w:rsidRDefault="005C60F8">
            <w:pPr>
              <w:spacing w:after="0" w:line="240" w:lineRule="auto"/>
              <w:jc w:val="center"/>
              <w:rPr>
                <w:color w:val="000000"/>
                <w:sz w:val="20"/>
                <w:szCs w:val="20"/>
              </w:rPr>
            </w:pPr>
            <w:r>
              <w:rPr>
                <w:color w:val="000000"/>
                <w:sz w:val="20"/>
                <w:szCs w:val="20"/>
              </w:rPr>
              <w:t>148,470 (19%)</w:t>
            </w:r>
          </w:p>
        </w:tc>
        <w:tc>
          <w:tcPr>
            <w:tcW w:w="1011" w:type="dxa"/>
            <w:tcBorders>
              <w:top w:val="nil"/>
              <w:left w:val="nil"/>
              <w:bottom w:val="single" w:sz="8" w:space="0" w:color="000000"/>
              <w:right w:val="single" w:sz="8" w:space="0" w:color="000000"/>
            </w:tcBorders>
            <w:shd w:val="clear" w:color="auto" w:fill="auto"/>
            <w:vAlign w:val="center"/>
          </w:tcPr>
          <w:p w14:paraId="0000018F" w14:textId="77777777" w:rsidR="002045CD" w:rsidRDefault="005C60F8">
            <w:pPr>
              <w:spacing w:after="0" w:line="240" w:lineRule="auto"/>
              <w:jc w:val="center"/>
              <w:rPr>
                <w:color w:val="000000"/>
                <w:sz w:val="20"/>
                <w:szCs w:val="20"/>
              </w:rPr>
            </w:pPr>
            <w:r>
              <w:rPr>
                <w:color w:val="000000"/>
                <w:sz w:val="20"/>
                <w:szCs w:val="20"/>
              </w:rPr>
              <w:t>14,466 (10%)</w:t>
            </w:r>
          </w:p>
        </w:tc>
        <w:tc>
          <w:tcPr>
            <w:tcW w:w="714" w:type="dxa"/>
            <w:tcBorders>
              <w:top w:val="nil"/>
              <w:left w:val="nil"/>
              <w:bottom w:val="single" w:sz="8" w:space="0" w:color="000000"/>
              <w:right w:val="single" w:sz="8" w:space="0" w:color="000000"/>
            </w:tcBorders>
            <w:shd w:val="clear" w:color="auto" w:fill="auto"/>
            <w:vAlign w:val="center"/>
          </w:tcPr>
          <w:p w14:paraId="00000190" w14:textId="77777777" w:rsidR="002045CD" w:rsidRDefault="005C60F8">
            <w:pPr>
              <w:spacing w:after="0" w:line="240" w:lineRule="auto"/>
              <w:jc w:val="center"/>
              <w:rPr>
                <w:color w:val="000000"/>
                <w:sz w:val="20"/>
                <w:szCs w:val="20"/>
              </w:rPr>
            </w:pPr>
            <w:r>
              <w:rPr>
                <w:color w:val="000000"/>
                <w:sz w:val="20"/>
                <w:szCs w:val="20"/>
              </w:rPr>
              <w:t>9.7%</w:t>
            </w:r>
          </w:p>
        </w:tc>
        <w:tc>
          <w:tcPr>
            <w:tcW w:w="1074" w:type="dxa"/>
            <w:tcBorders>
              <w:top w:val="nil"/>
              <w:left w:val="nil"/>
              <w:bottom w:val="single" w:sz="8" w:space="0" w:color="000000"/>
              <w:right w:val="single" w:sz="8" w:space="0" w:color="000000"/>
            </w:tcBorders>
            <w:shd w:val="clear" w:color="auto" w:fill="auto"/>
            <w:vAlign w:val="center"/>
          </w:tcPr>
          <w:p w14:paraId="00000191" w14:textId="77777777" w:rsidR="002045CD" w:rsidRDefault="005C60F8">
            <w:pPr>
              <w:spacing w:after="0" w:line="240" w:lineRule="auto"/>
              <w:jc w:val="center"/>
              <w:rPr>
                <w:color w:val="000000"/>
                <w:sz w:val="20"/>
                <w:szCs w:val="20"/>
              </w:rPr>
            </w:pPr>
            <w:r>
              <w:rPr>
                <w:sz w:val="20"/>
                <w:szCs w:val="20"/>
              </w:rPr>
              <w:t>140,799 (19%)</w:t>
            </w:r>
          </w:p>
        </w:tc>
        <w:tc>
          <w:tcPr>
            <w:tcW w:w="1024" w:type="dxa"/>
            <w:tcBorders>
              <w:top w:val="nil"/>
              <w:left w:val="nil"/>
              <w:bottom w:val="single" w:sz="8" w:space="0" w:color="000000"/>
              <w:right w:val="single" w:sz="8" w:space="0" w:color="000000"/>
            </w:tcBorders>
            <w:shd w:val="clear" w:color="auto" w:fill="auto"/>
            <w:vAlign w:val="center"/>
          </w:tcPr>
          <w:p w14:paraId="00000192" w14:textId="77777777" w:rsidR="002045CD" w:rsidRDefault="005C60F8">
            <w:pPr>
              <w:spacing w:after="0" w:line="240" w:lineRule="auto"/>
              <w:jc w:val="center"/>
              <w:rPr>
                <w:color w:val="000000"/>
                <w:sz w:val="20"/>
                <w:szCs w:val="20"/>
              </w:rPr>
            </w:pPr>
            <w:r>
              <w:rPr>
                <w:sz w:val="20"/>
                <w:szCs w:val="20"/>
              </w:rPr>
              <w:t>13,788 (10%)</w:t>
            </w:r>
          </w:p>
        </w:tc>
        <w:tc>
          <w:tcPr>
            <w:tcW w:w="714" w:type="dxa"/>
            <w:tcBorders>
              <w:top w:val="nil"/>
              <w:left w:val="nil"/>
              <w:bottom w:val="single" w:sz="8" w:space="0" w:color="000000"/>
              <w:right w:val="single" w:sz="8" w:space="0" w:color="000000"/>
            </w:tcBorders>
            <w:shd w:val="clear" w:color="auto" w:fill="auto"/>
            <w:vAlign w:val="center"/>
          </w:tcPr>
          <w:p w14:paraId="00000193" w14:textId="77777777" w:rsidR="002045CD" w:rsidRDefault="005C60F8">
            <w:pPr>
              <w:spacing w:after="0" w:line="240" w:lineRule="auto"/>
              <w:jc w:val="center"/>
              <w:rPr>
                <w:color w:val="000000"/>
                <w:sz w:val="20"/>
                <w:szCs w:val="20"/>
              </w:rPr>
            </w:pPr>
            <w:r>
              <w:rPr>
                <w:sz w:val="20"/>
                <w:szCs w:val="20"/>
              </w:rPr>
              <w:t>9.8%</w:t>
            </w:r>
          </w:p>
        </w:tc>
        <w:tc>
          <w:tcPr>
            <w:tcW w:w="1309" w:type="dxa"/>
            <w:tcBorders>
              <w:top w:val="nil"/>
              <w:left w:val="nil"/>
              <w:bottom w:val="single" w:sz="8" w:space="0" w:color="000000"/>
              <w:right w:val="single" w:sz="8" w:space="0" w:color="000000"/>
            </w:tcBorders>
            <w:shd w:val="clear" w:color="auto" w:fill="auto"/>
            <w:vAlign w:val="center"/>
          </w:tcPr>
          <w:p w14:paraId="00000194" w14:textId="77777777" w:rsidR="002045CD" w:rsidRDefault="005C60F8">
            <w:pPr>
              <w:spacing w:after="0" w:line="240" w:lineRule="auto"/>
              <w:jc w:val="center"/>
              <w:rPr>
                <w:color w:val="000000"/>
                <w:sz w:val="20"/>
                <w:szCs w:val="20"/>
              </w:rPr>
            </w:pPr>
            <w:r>
              <w:rPr>
                <w:color w:val="000000"/>
                <w:sz w:val="20"/>
                <w:szCs w:val="20"/>
              </w:rPr>
              <w:t>-7,671</w:t>
            </w:r>
          </w:p>
        </w:tc>
        <w:tc>
          <w:tcPr>
            <w:tcW w:w="834" w:type="dxa"/>
            <w:tcBorders>
              <w:top w:val="nil"/>
              <w:left w:val="nil"/>
              <w:bottom w:val="single" w:sz="8" w:space="0" w:color="000000"/>
              <w:right w:val="single" w:sz="8" w:space="0" w:color="000000"/>
            </w:tcBorders>
            <w:shd w:val="clear" w:color="auto" w:fill="auto"/>
            <w:vAlign w:val="center"/>
          </w:tcPr>
          <w:p w14:paraId="00000195" w14:textId="77777777" w:rsidR="002045CD" w:rsidRDefault="005C60F8">
            <w:pPr>
              <w:spacing w:after="0" w:line="240" w:lineRule="auto"/>
              <w:jc w:val="center"/>
              <w:rPr>
                <w:color w:val="000000"/>
                <w:sz w:val="20"/>
                <w:szCs w:val="20"/>
              </w:rPr>
            </w:pPr>
            <w:r>
              <w:rPr>
                <w:color w:val="000000"/>
                <w:sz w:val="20"/>
                <w:szCs w:val="20"/>
              </w:rPr>
              <w:t>-678</w:t>
            </w:r>
          </w:p>
        </w:tc>
        <w:tc>
          <w:tcPr>
            <w:tcW w:w="860" w:type="dxa"/>
            <w:tcBorders>
              <w:top w:val="nil"/>
              <w:left w:val="nil"/>
              <w:bottom w:val="single" w:sz="8" w:space="0" w:color="000000"/>
              <w:right w:val="single" w:sz="8" w:space="0" w:color="000000"/>
            </w:tcBorders>
            <w:shd w:val="clear" w:color="auto" w:fill="auto"/>
            <w:vAlign w:val="center"/>
          </w:tcPr>
          <w:p w14:paraId="00000196" w14:textId="77777777" w:rsidR="002045CD" w:rsidRDefault="005C60F8">
            <w:pPr>
              <w:spacing w:after="0" w:line="240" w:lineRule="auto"/>
              <w:jc w:val="center"/>
              <w:rPr>
                <w:color w:val="000000"/>
                <w:sz w:val="20"/>
                <w:szCs w:val="20"/>
              </w:rPr>
            </w:pPr>
            <w:r>
              <w:rPr>
                <w:color w:val="000000"/>
                <w:sz w:val="20"/>
                <w:szCs w:val="20"/>
              </w:rPr>
              <w:t>0.1%</w:t>
            </w:r>
          </w:p>
        </w:tc>
        <w:tc>
          <w:tcPr>
            <w:tcW w:w="895" w:type="dxa"/>
            <w:tcBorders>
              <w:top w:val="nil"/>
              <w:left w:val="nil"/>
              <w:bottom w:val="single" w:sz="8" w:space="0" w:color="000000"/>
              <w:right w:val="single" w:sz="8" w:space="0" w:color="000000"/>
            </w:tcBorders>
            <w:shd w:val="clear" w:color="auto" w:fill="auto"/>
            <w:vAlign w:val="center"/>
          </w:tcPr>
          <w:p w14:paraId="00000197" w14:textId="77777777" w:rsidR="002045CD" w:rsidRDefault="005C60F8">
            <w:pPr>
              <w:spacing w:after="0" w:line="240" w:lineRule="auto"/>
              <w:jc w:val="center"/>
              <w:rPr>
                <w:color w:val="000000"/>
                <w:sz w:val="20"/>
                <w:szCs w:val="20"/>
              </w:rPr>
            </w:pPr>
            <w:r>
              <w:rPr>
                <w:color w:val="000000"/>
                <w:sz w:val="20"/>
                <w:szCs w:val="20"/>
              </w:rPr>
              <w:t>-5.2%</w:t>
            </w:r>
          </w:p>
        </w:tc>
        <w:tc>
          <w:tcPr>
            <w:tcW w:w="674" w:type="dxa"/>
            <w:tcBorders>
              <w:top w:val="nil"/>
              <w:left w:val="nil"/>
              <w:bottom w:val="single" w:sz="8" w:space="0" w:color="000000"/>
              <w:right w:val="single" w:sz="8" w:space="0" w:color="000000"/>
            </w:tcBorders>
            <w:shd w:val="clear" w:color="auto" w:fill="auto"/>
            <w:vAlign w:val="center"/>
          </w:tcPr>
          <w:p w14:paraId="00000198" w14:textId="77777777" w:rsidR="002045CD" w:rsidRDefault="005C60F8">
            <w:pPr>
              <w:spacing w:after="0" w:line="240" w:lineRule="auto"/>
              <w:jc w:val="center"/>
              <w:rPr>
                <w:color w:val="000000"/>
                <w:sz w:val="20"/>
                <w:szCs w:val="20"/>
              </w:rPr>
            </w:pPr>
            <w:r>
              <w:rPr>
                <w:color w:val="000000"/>
                <w:sz w:val="20"/>
                <w:szCs w:val="20"/>
              </w:rPr>
              <w:t>-4.7%</w:t>
            </w:r>
          </w:p>
        </w:tc>
        <w:tc>
          <w:tcPr>
            <w:tcW w:w="809" w:type="dxa"/>
            <w:tcBorders>
              <w:top w:val="nil"/>
              <w:left w:val="nil"/>
              <w:bottom w:val="single" w:sz="8" w:space="0" w:color="000000"/>
              <w:right w:val="single" w:sz="8" w:space="0" w:color="000000"/>
            </w:tcBorders>
            <w:shd w:val="clear" w:color="auto" w:fill="auto"/>
            <w:vAlign w:val="center"/>
          </w:tcPr>
          <w:p w14:paraId="00000199" w14:textId="77777777" w:rsidR="002045CD" w:rsidRDefault="005C60F8">
            <w:pPr>
              <w:spacing w:after="0" w:line="240" w:lineRule="auto"/>
              <w:jc w:val="center"/>
              <w:rPr>
                <w:color w:val="000000"/>
                <w:sz w:val="20"/>
                <w:szCs w:val="20"/>
              </w:rPr>
            </w:pPr>
            <w:r>
              <w:rPr>
                <w:color w:val="000000"/>
                <w:sz w:val="20"/>
                <w:szCs w:val="20"/>
              </w:rPr>
              <w:t>1.0%</w:t>
            </w:r>
          </w:p>
        </w:tc>
      </w:tr>
      <w:tr w:rsidR="002045CD" w14:paraId="0A6D8300"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9A"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9B" w14:textId="77777777" w:rsidR="002045CD" w:rsidRDefault="005C60F8">
            <w:pPr>
              <w:spacing w:after="0" w:line="240" w:lineRule="auto"/>
              <w:jc w:val="center"/>
              <w:rPr>
                <w:b/>
                <w:color w:val="000000"/>
                <w:sz w:val="20"/>
                <w:szCs w:val="20"/>
              </w:rPr>
            </w:pPr>
            <w:r>
              <w:rPr>
                <w:b/>
                <w:color w:val="000000"/>
                <w:sz w:val="20"/>
                <w:szCs w:val="20"/>
              </w:rPr>
              <w:t>Urban cluster</w:t>
            </w:r>
          </w:p>
        </w:tc>
        <w:tc>
          <w:tcPr>
            <w:tcW w:w="1387" w:type="dxa"/>
            <w:tcBorders>
              <w:top w:val="nil"/>
              <w:left w:val="nil"/>
              <w:bottom w:val="single" w:sz="8" w:space="0" w:color="000000"/>
              <w:right w:val="single" w:sz="8" w:space="0" w:color="000000"/>
            </w:tcBorders>
            <w:shd w:val="clear" w:color="auto" w:fill="auto"/>
            <w:vAlign w:val="center"/>
          </w:tcPr>
          <w:p w14:paraId="0000019C" w14:textId="77777777" w:rsidR="002045CD" w:rsidRDefault="005C60F8">
            <w:pPr>
              <w:spacing w:after="0" w:line="240" w:lineRule="auto"/>
              <w:jc w:val="center"/>
              <w:rPr>
                <w:color w:val="000000"/>
                <w:sz w:val="20"/>
                <w:szCs w:val="20"/>
              </w:rPr>
            </w:pPr>
            <w:r>
              <w:rPr>
                <w:color w:val="000000"/>
                <w:sz w:val="20"/>
                <w:szCs w:val="20"/>
              </w:rPr>
              <w:t>75,453 (9%)</w:t>
            </w:r>
          </w:p>
        </w:tc>
        <w:tc>
          <w:tcPr>
            <w:tcW w:w="1011" w:type="dxa"/>
            <w:tcBorders>
              <w:top w:val="nil"/>
              <w:left w:val="nil"/>
              <w:bottom w:val="single" w:sz="8" w:space="0" w:color="000000"/>
              <w:right w:val="single" w:sz="8" w:space="0" w:color="000000"/>
            </w:tcBorders>
            <w:shd w:val="clear" w:color="auto" w:fill="auto"/>
            <w:vAlign w:val="center"/>
          </w:tcPr>
          <w:p w14:paraId="0000019D" w14:textId="77777777" w:rsidR="002045CD" w:rsidRDefault="005C60F8">
            <w:pPr>
              <w:spacing w:after="0" w:line="240" w:lineRule="auto"/>
              <w:jc w:val="center"/>
              <w:rPr>
                <w:color w:val="000000"/>
                <w:sz w:val="20"/>
                <w:szCs w:val="20"/>
              </w:rPr>
            </w:pPr>
            <w:r>
              <w:rPr>
                <w:color w:val="000000"/>
                <w:sz w:val="20"/>
                <w:szCs w:val="20"/>
              </w:rPr>
              <w:t>9,844 (7%)</w:t>
            </w:r>
          </w:p>
        </w:tc>
        <w:tc>
          <w:tcPr>
            <w:tcW w:w="714" w:type="dxa"/>
            <w:tcBorders>
              <w:top w:val="nil"/>
              <w:left w:val="nil"/>
              <w:bottom w:val="single" w:sz="8" w:space="0" w:color="000000"/>
              <w:right w:val="single" w:sz="8" w:space="0" w:color="000000"/>
            </w:tcBorders>
            <w:shd w:val="clear" w:color="auto" w:fill="auto"/>
            <w:vAlign w:val="center"/>
          </w:tcPr>
          <w:p w14:paraId="0000019E" w14:textId="77777777" w:rsidR="002045CD" w:rsidRDefault="005C60F8">
            <w:pPr>
              <w:spacing w:after="0" w:line="240" w:lineRule="auto"/>
              <w:jc w:val="center"/>
              <w:rPr>
                <w:color w:val="000000"/>
                <w:sz w:val="20"/>
                <w:szCs w:val="20"/>
              </w:rPr>
            </w:pPr>
            <w:r>
              <w:rPr>
                <w:color w:val="000000"/>
                <w:sz w:val="20"/>
                <w:szCs w:val="20"/>
              </w:rPr>
              <w:t>13.0%</w:t>
            </w:r>
          </w:p>
        </w:tc>
        <w:tc>
          <w:tcPr>
            <w:tcW w:w="1074" w:type="dxa"/>
            <w:tcBorders>
              <w:top w:val="nil"/>
              <w:left w:val="nil"/>
              <w:bottom w:val="single" w:sz="8" w:space="0" w:color="000000"/>
              <w:right w:val="single" w:sz="8" w:space="0" w:color="000000"/>
            </w:tcBorders>
            <w:shd w:val="clear" w:color="auto" w:fill="auto"/>
            <w:vAlign w:val="center"/>
          </w:tcPr>
          <w:p w14:paraId="0000019F" w14:textId="77777777" w:rsidR="002045CD" w:rsidRDefault="005C60F8">
            <w:pPr>
              <w:spacing w:after="0" w:line="240" w:lineRule="auto"/>
              <w:jc w:val="center"/>
              <w:rPr>
                <w:color w:val="000000"/>
                <w:sz w:val="20"/>
                <w:szCs w:val="20"/>
              </w:rPr>
            </w:pPr>
            <w:r>
              <w:rPr>
                <w:sz w:val="20"/>
                <w:szCs w:val="20"/>
              </w:rPr>
              <w:t>70,524 (9%)</w:t>
            </w:r>
          </w:p>
        </w:tc>
        <w:tc>
          <w:tcPr>
            <w:tcW w:w="1024" w:type="dxa"/>
            <w:tcBorders>
              <w:top w:val="nil"/>
              <w:left w:val="nil"/>
              <w:bottom w:val="single" w:sz="8" w:space="0" w:color="000000"/>
              <w:right w:val="single" w:sz="8" w:space="0" w:color="000000"/>
            </w:tcBorders>
            <w:shd w:val="clear" w:color="auto" w:fill="auto"/>
            <w:vAlign w:val="center"/>
          </w:tcPr>
          <w:p w14:paraId="000001A0" w14:textId="77777777" w:rsidR="002045CD" w:rsidRDefault="005C60F8">
            <w:pPr>
              <w:spacing w:after="0" w:line="240" w:lineRule="auto"/>
              <w:jc w:val="center"/>
              <w:rPr>
                <w:color w:val="000000"/>
                <w:sz w:val="20"/>
                <w:szCs w:val="20"/>
              </w:rPr>
            </w:pPr>
            <w:r>
              <w:rPr>
                <w:sz w:val="20"/>
                <w:szCs w:val="20"/>
              </w:rPr>
              <w:t>9,206 (7%)</w:t>
            </w:r>
          </w:p>
        </w:tc>
        <w:tc>
          <w:tcPr>
            <w:tcW w:w="714" w:type="dxa"/>
            <w:tcBorders>
              <w:top w:val="nil"/>
              <w:left w:val="nil"/>
              <w:bottom w:val="single" w:sz="8" w:space="0" w:color="000000"/>
              <w:right w:val="single" w:sz="8" w:space="0" w:color="000000"/>
            </w:tcBorders>
            <w:shd w:val="clear" w:color="auto" w:fill="auto"/>
            <w:vAlign w:val="center"/>
          </w:tcPr>
          <w:p w14:paraId="000001A1" w14:textId="77777777" w:rsidR="002045CD" w:rsidRDefault="005C60F8">
            <w:pPr>
              <w:spacing w:after="0" w:line="240" w:lineRule="auto"/>
              <w:jc w:val="center"/>
              <w:rPr>
                <w:color w:val="000000"/>
                <w:sz w:val="20"/>
                <w:szCs w:val="20"/>
              </w:rPr>
            </w:pPr>
            <w:r>
              <w:rPr>
                <w:sz w:val="20"/>
                <w:szCs w:val="20"/>
              </w:rPr>
              <w:t>13.1%</w:t>
            </w:r>
          </w:p>
        </w:tc>
        <w:tc>
          <w:tcPr>
            <w:tcW w:w="1309" w:type="dxa"/>
            <w:tcBorders>
              <w:top w:val="nil"/>
              <w:left w:val="nil"/>
              <w:bottom w:val="single" w:sz="8" w:space="0" w:color="000000"/>
              <w:right w:val="single" w:sz="8" w:space="0" w:color="000000"/>
            </w:tcBorders>
            <w:shd w:val="clear" w:color="auto" w:fill="auto"/>
            <w:vAlign w:val="center"/>
          </w:tcPr>
          <w:p w14:paraId="000001A2" w14:textId="77777777" w:rsidR="002045CD" w:rsidRDefault="005C60F8">
            <w:pPr>
              <w:spacing w:after="0" w:line="240" w:lineRule="auto"/>
              <w:jc w:val="center"/>
              <w:rPr>
                <w:color w:val="000000"/>
                <w:sz w:val="20"/>
                <w:szCs w:val="20"/>
              </w:rPr>
            </w:pPr>
            <w:r>
              <w:rPr>
                <w:color w:val="000000"/>
                <w:sz w:val="20"/>
                <w:szCs w:val="20"/>
              </w:rPr>
              <w:t>-4,929</w:t>
            </w:r>
          </w:p>
        </w:tc>
        <w:tc>
          <w:tcPr>
            <w:tcW w:w="834" w:type="dxa"/>
            <w:tcBorders>
              <w:top w:val="nil"/>
              <w:left w:val="nil"/>
              <w:bottom w:val="single" w:sz="8" w:space="0" w:color="000000"/>
              <w:right w:val="single" w:sz="8" w:space="0" w:color="000000"/>
            </w:tcBorders>
            <w:shd w:val="clear" w:color="auto" w:fill="auto"/>
            <w:vAlign w:val="center"/>
          </w:tcPr>
          <w:p w14:paraId="000001A3" w14:textId="77777777" w:rsidR="002045CD" w:rsidRDefault="005C60F8">
            <w:pPr>
              <w:spacing w:after="0" w:line="240" w:lineRule="auto"/>
              <w:jc w:val="center"/>
              <w:rPr>
                <w:color w:val="000000"/>
                <w:sz w:val="20"/>
                <w:szCs w:val="20"/>
              </w:rPr>
            </w:pPr>
            <w:r>
              <w:rPr>
                <w:color w:val="000000"/>
                <w:sz w:val="20"/>
                <w:szCs w:val="20"/>
              </w:rPr>
              <w:t>-638</w:t>
            </w:r>
          </w:p>
        </w:tc>
        <w:tc>
          <w:tcPr>
            <w:tcW w:w="860" w:type="dxa"/>
            <w:tcBorders>
              <w:top w:val="nil"/>
              <w:left w:val="nil"/>
              <w:bottom w:val="single" w:sz="8" w:space="0" w:color="000000"/>
              <w:right w:val="single" w:sz="8" w:space="0" w:color="000000"/>
            </w:tcBorders>
            <w:shd w:val="clear" w:color="auto" w:fill="auto"/>
            <w:vAlign w:val="center"/>
          </w:tcPr>
          <w:p w14:paraId="000001A4" w14:textId="77777777" w:rsidR="002045CD" w:rsidRDefault="005C60F8">
            <w:pPr>
              <w:spacing w:after="0" w:line="240" w:lineRule="auto"/>
              <w:jc w:val="center"/>
              <w:rPr>
                <w:color w:val="000000"/>
                <w:sz w:val="20"/>
                <w:szCs w:val="20"/>
              </w:rPr>
            </w:pPr>
            <w:r>
              <w:rPr>
                <w:color w:val="000000"/>
                <w:sz w:val="20"/>
                <w:szCs w:val="20"/>
              </w:rPr>
              <w:t>0.1%</w:t>
            </w:r>
          </w:p>
        </w:tc>
        <w:tc>
          <w:tcPr>
            <w:tcW w:w="895" w:type="dxa"/>
            <w:tcBorders>
              <w:top w:val="nil"/>
              <w:left w:val="nil"/>
              <w:bottom w:val="single" w:sz="8" w:space="0" w:color="000000"/>
              <w:right w:val="single" w:sz="8" w:space="0" w:color="000000"/>
            </w:tcBorders>
            <w:shd w:val="clear" w:color="auto" w:fill="auto"/>
            <w:vAlign w:val="center"/>
          </w:tcPr>
          <w:p w14:paraId="000001A5" w14:textId="77777777" w:rsidR="002045CD" w:rsidRDefault="005C60F8">
            <w:pPr>
              <w:spacing w:after="0" w:line="240" w:lineRule="auto"/>
              <w:jc w:val="center"/>
              <w:rPr>
                <w:color w:val="000000"/>
                <w:sz w:val="20"/>
                <w:szCs w:val="20"/>
              </w:rPr>
            </w:pPr>
            <w:r>
              <w:rPr>
                <w:color w:val="000000"/>
                <w:sz w:val="20"/>
                <w:szCs w:val="20"/>
              </w:rPr>
              <w:t>-6.5%</w:t>
            </w:r>
          </w:p>
        </w:tc>
        <w:tc>
          <w:tcPr>
            <w:tcW w:w="674" w:type="dxa"/>
            <w:tcBorders>
              <w:top w:val="nil"/>
              <w:left w:val="nil"/>
              <w:bottom w:val="single" w:sz="8" w:space="0" w:color="000000"/>
              <w:right w:val="single" w:sz="8" w:space="0" w:color="000000"/>
            </w:tcBorders>
            <w:shd w:val="clear" w:color="auto" w:fill="auto"/>
            <w:vAlign w:val="center"/>
          </w:tcPr>
          <w:p w14:paraId="000001A6" w14:textId="77777777" w:rsidR="002045CD" w:rsidRDefault="005C60F8">
            <w:pPr>
              <w:spacing w:after="0" w:line="240" w:lineRule="auto"/>
              <w:jc w:val="center"/>
              <w:rPr>
                <w:color w:val="000000"/>
                <w:sz w:val="20"/>
                <w:szCs w:val="20"/>
              </w:rPr>
            </w:pPr>
            <w:r>
              <w:rPr>
                <w:color w:val="000000"/>
                <w:sz w:val="20"/>
                <w:szCs w:val="20"/>
              </w:rPr>
              <w:t>-6.5%</w:t>
            </w:r>
          </w:p>
        </w:tc>
        <w:tc>
          <w:tcPr>
            <w:tcW w:w="809" w:type="dxa"/>
            <w:tcBorders>
              <w:top w:val="nil"/>
              <w:left w:val="nil"/>
              <w:bottom w:val="single" w:sz="8" w:space="0" w:color="000000"/>
              <w:right w:val="single" w:sz="8" w:space="0" w:color="000000"/>
            </w:tcBorders>
            <w:shd w:val="clear" w:color="auto" w:fill="auto"/>
            <w:vAlign w:val="center"/>
          </w:tcPr>
          <w:p w14:paraId="000001A7" w14:textId="77777777" w:rsidR="002045CD" w:rsidRDefault="005C60F8">
            <w:pPr>
              <w:spacing w:after="0" w:line="240" w:lineRule="auto"/>
              <w:jc w:val="center"/>
              <w:rPr>
                <w:color w:val="000000"/>
                <w:sz w:val="20"/>
                <w:szCs w:val="20"/>
              </w:rPr>
            </w:pPr>
            <w:r>
              <w:rPr>
                <w:color w:val="000000"/>
                <w:sz w:val="20"/>
                <w:szCs w:val="20"/>
              </w:rPr>
              <w:t>0.8%</w:t>
            </w:r>
          </w:p>
        </w:tc>
      </w:tr>
      <w:tr w:rsidR="002045CD" w14:paraId="26474861"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A8"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A9" w14:textId="77777777" w:rsidR="002045CD" w:rsidRDefault="005C60F8">
            <w:pPr>
              <w:spacing w:after="0" w:line="240" w:lineRule="auto"/>
              <w:jc w:val="center"/>
              <w:rPr>
                <w:b/>
                <w:color w:val="000000"/>
                <w:sz w:val="20"/>
                <w:szCs w:val="20"/>
              </w:rPr>
            </w:pPr>
            <w:r>
              <w:rPr>
                <w:b/>
                <w:color w:val="000000"/>
                <w:sz w:val="20"/>
                <w:szCs w:val="20"/>
              </w:rPr>
              <w:t>Urbanized area</w:t>
            </w:r>
          </w:p>
        </w:tc>
        <w:tc>
          <w:tcPr>
            <w:tcW w:w="1387" w:type="dxa"/>
            <w:tcBorders>
              <w:top w:val="nil"/>
              <w:left w:val="nil"/>
              <w:bottom w:val="single" w:sz="8" w:space="0" w:color="000000"/>
              <w:right w:val="single" w:sz="8" w:space="0" w:color="000000"/>
            </w:tcBorders>
            <w:shd w:val="clear" w:color="auto" w:fill="auto"/>
            <w:vAlign w:val="center"/>
          </w:tcPr>
          <w:p w14:paraId="000001AA" w14:textId="77777777" w:rsidR="002045CD" w:rsidRDefault="005C60F8">
            <w:pPr>
              <w:spacing w:after="0" w:line="240" w:lineRule="auto"/>
              <w:jc w:val="center"/>
              <w:rPr>
                <w:color w:val="000000"/>
                <w:sz w:val="20"/>
                <w:szCs w:val="20"/>
              </w:rPr>
            </w:pPr>
            <w:r>
              <w:rPr>
                <w:color w:val="000000"/>
                <w:sz w:val="20"/>
                <w:szCs w:val="20"/>
              </w:rPr>
              <w:t>571,011 (72%)</w:t>
            </w:r>
          </w:p>
        </w:tc>
        <w:tc>
          <w:tcPr>
            <w:tcW w:w="1011" w:type="dxa"/>
            <w:tcBorders>
              <w:top w:val="nil"/>
              <w:left w:val="nil"/>
              <w:bottom w:val="single" w:sz="8" w:space="0" w:color="000000"/>
              <w:right w:val="single" w:sz="8" w:space="0" w:color="000000"/>
            </w:tcBorders>
            <w:shd w:val="clear" w:color="auto" w:fill="auto"/>
            <w:vAlign w:val="center"/>
          </w:tcPr>
          <w:p w14:paraId="000001AB" w14:textId="77777777" w:rsidR="002045CD" w:rsidRDefault="005C60F8">
            <w:pPr>
              <w:spacing w:after="0" w:line="240" w:lineRule="auto"/>
              <w:jc w:val="center"/>
              <w:rPr>
                <w:color w:val="000000"/>
                <w:sz w:val="20"/>
                <w:szCs w:val="20"/>
              </w:rPr>
            </w:pPr>
            <w:r>
              <w:rPr>
                <w:color w:val="000000"/>
                <w:sz w:val="20"/>
                <w:szCs w:val="20"/>
              </w:rPr>
              <w:t>117,621 (83%)</w:t>
            </w:r>
          </w:p>
        </w:tc>
        <w:tc>
          <w:tcPr>
            <w:tcW w:w="714" w:type="dxa"/>
            <w:tcBorders>
              <w:top w:val="nil"/>
              <w:left w:val="nil"/>
              <w:bottom w:val="single" w:sz="8" w:space="0" w:color="000000"/>
              <w:right w:val="single" w:sz="8" w:space="0" w:color="000000"/>
            </w:tcBorders>
            <w:shd w:val="clear" w:color="auto" w:fill="auto"/>
            <w:vAlign w:val="center"/>
          </w:tcPr>
          <w:p w14:paraId="000001AC" w14:textId="77777777" w:rsidR="002045CD" w:rsidRDefault="005C60F8">
            <w:pPr>
              <w:spacing w:after="0" w:line="240" w:lineRule="auto"/>
              <w:jc w:val="center"/>
              <w:rPr>
                <w:color w:val="000000"/>
                <w:sz w:val="20"/>
                <w:szCs w:val="20"/>
              </w:rPr>
            </w:pPr>
            <w:r>
              <w:rPr>
                <w:color w:val="000000"/>
                <w:sz w:val="20"/>
                <w:szCs w:val="20"/>
              </w:rPr>
              <w:t>20.6%</w:t>
            </w:r>
          </w:p>
        </w:tc>
        <w:tc>
          <w:tcPr>
            <w:tcW w:w="1074" w:type="dxa"/>
            <w:tcBorders>
              <w:top w:val="nil"/>
              <w:left w:val="nil"/>
              <w:bottom w:val="single" w:sz="8" w:space="0" w:color="000000"/>
              <w:right w:val="single" w:sz="8" w:space="0" w:color="000000"/>
            </w:tcBorders>
            <w:shd w:val="clear" w:color="auto" w:fill="auto"/>
            <w:vAlign w:val="center"/>
          </w:tcPr>
          <w:p w14:paraId="000001AD" w14:textId="77777777" w:rsidR="002045CD" w:rsidRDefault="005C60F8">
            <w:pPr>
              <w:spacing w:after="0" w:line="240" w:lineRule="auto"/>
              <w:jc w:val="center"/>
              <w:rPr>
                <w:color w:val="000000"/>
                <w:sz w:val="20"/>
                <w:szCs w:val="20"/>
              </w:rPr>
            </w:pPr>
            <w:r>
              <w:rPr>
                <w:sz w:val="20"/>
                <w:szCs w:val="20"/>
              </w:rPr>
              <w:t>536,113 (72%)</w:t>
            </w:r>
          </w:p>
        </w:tc>
        <w:tc>
          <w:tcPr>
            <w:tcW w:w="1024" w:type="dxa"/>
            <w:tcBorders>
              <w:top w:val="nil"/>
              <w:left w:val="nil"/>
              <w:bottom w:val="single" w:sz="8" w:space="0" w:color="000000"/>
              <w:right w:val="single" w:sz="8" w:space="0" w:color="000000"/>
            </w:tcBorders>
            <w:shd w:val="clear" w:color="auto" w:fill="auto"/>
            <w:vAlign w:val="center"/>
          </w:tcPr>
          <w:p w14:paraId="000001AE" w14:textId="77777777" w:rsidR="002045CD" w:rsidRDefault="005C60F8">
            <w:pPr>
              <w:spacing w:after="0" w:line="240" w:lineRule="auto"/>
              <w:jc w:val="center"/>
              <w:rPr>
                <w:color w:val="000000"/>
                <w:sz w:val="20"/>
                <w:szCs w:val="20"/>
              </w:rPr>
            </w:pPr>
            <w:r>
              <w:rPr>
                <w:sz w:val="20"/>
                <w:szCs w:val="20"/>
              </w:rPr>
              <w:t>108,745 (83%)</w:t>
            </w:r>
          </w:p>
        </w:tc>
        <w:tc>
          <w:tcPr>
            <w:tcW w:w="714" w:type="dxa"/>
            <w:tcBorders>
              <w:top w:val="nil"/>
              <w:left w:val="nil"/>
              <w:bottom w:val="single" w:sz="8" w:space="0" w:color="000000"/>
              <w:right w:val="single" w:sz="8" w:space="0" w:color="000000"/>
            </w:tcBorders>
            <w:shd w:val="clear" w:color="auto" w:fill="auto"/>
            <w:vAlign w:val="center"/>
          </w:tcPr>
          <w:p w14:paraId="000001AF" w14:textId="77777777" w:rsidR="002045CD" w:rsidRDefault="005C60F8">
            <w:pPr>
              <w:spacing w:after="0" w:line="240" w:lineRule="auto"/>
              <w:jc w:val="center"/>
              <w:rPr>
                <w:color w:val="000000"/>
                <w:sz w:val="20"/>
                <w:szCs w:val="20"/>
              </w:rPr>
            </w:pPr>
            <w:r>
              <w:rPr>
                <w:sz w:val="20"/>
                <w:szCs w:val="20"/>
              </w:rPr>
              <w:t>20.3%</w:t>
            </w:r>
          </w:p>
        </w:tc>
        <w:tc>
          <w:tcPr>
            <w:tcW w:w="1309" w:type="dxa"/>
            <w:tcBorders>
              <w:top w:val="nil"/>
              <w:left w:val="nil"/>
              <w:bottom w:val="single" w:sz="8" w:space="0" w:color="000000"/>
              <w:right w:val="single" w:sz="8" w:space="0" w:color="000000"/>
            </w:tcBorders>
            <w:shd w:val="clear" w:color="auto" w:fill="auto"/>
            <w:vAlign w:val="center"/>
          </w:tcPr>
          <w:p w14:paraId="000001B0" w14:textId="77777777" w:rsidR="002045CD" w:rsidRDefault="005C60F8">
            <w:pPr>
              <w:spacing w:after="0" w:line="240" w:lineRule="auto"/>
              <w:jc w:val="center"/>
              <w:rPr>
                <w:color w:val="000000"/>
                <w:sz w:val="20"/>
                <w:szCs w:val="20"/>
              </w:rPr>
            </w:pPr>
            <w:r>
              <w:rPr>
                <w:color w:val="000000"/>
                <w:sz w:val="20"/>
                <w:szCs w:val="20"/>
              </w:rPr>
              <w:t>-34,898</w:t>
            </w:r>
          </w:p>
        </w:tc>
        <w:tc>
          <w:tcPr>
            <w:tcW w:w="834" w:type="dxa"/>
            <w:tcBorders>
              <w:top w:val="nil"/>
              <w:left w:val="nil"/>
              <w:bottom w:val="single" w:sz="8" w:space="0" w:color="000000"/>
              <w:right w:val="single" w:sz="8" w:space="0" w:color="000000"/>
            </w:tcBorders>
            <w:shd w:val="clear" w:color="auto" w:fill="auto"/>
            <w:vAlign w:val="center"/>
          </w:tcPr>
          <w:p w14:paraId="000001B1" w14:textId="77777777" w:rsidR="002045CD" w:rsidRDefault="005C60F8">
            <w:pPr>
              <w:spacing w:after="0" w:line="240" w:lineRule="auto"/>
              <w:jc w:val="center"/>
              <w:rPr>
                <w:color w:val="000000"/>
                <w:sz w:val="20"/>
                <w:szCs w:val="20"/>
              </w:rPr>
            </w:pPr>
            <w:r>
              <w:rPr>
                <w:color w:val="000000"/>
                <w:sz w:val="20"/>
                <w:szCs w:val="20"/>
              </w:rPr>
              <w:t>-8,876</w:t>
            </w:r>
          </w:p>
        </w:tc>
        <w:tc>
          <w:tcPr>
            <w:tcW w:w="860" w:type="dxa"/>
            <w:tcBorders>
              <w:top w:val="nil"/>
              <w:left w:val="nil"/>
              <w:bottom w:val="single" w:sz="8" w:space="0" w:color="000000"/>
              <w:right w:val="single" w:sz="8" w:space="0" w:color="000000"/>
            </w:tcBorders>
            <w:shd w:val="clear" w:color="auto" w:fill="auto"/>
            <w:vAlign w:val="center"/>
          </w:tcPr>
          <w:p w14:paraId="000001B2" w14:textId="77777777" w:rsidR="002045CD" w:rsidRDefault="005C60F8">
            <w:pPr>
              <w:spacing w:after="0" w:line="240" w:lineRule="auto"/>
              <w:jc w:val="center"/>
              <w:rPr>
                <w:color w:val="000000"/>
                <w:sz w:val="20"/>
                <w:szCs w:val="20"/>
              </w:rPr>
            </w:pPr>
            <w:r>
              <w:rPr>
                <w:color w:val="000000"/>
                <w:sz w:val="20"/>
                <w:szCs w:val="20"/>
              </w:rPr>
              <w:t>-0.3%</w:t>
            </w:r>
          </w:p>
        </w:tc>
        <w:tc>
          <w:tcPr>
            <w:tcW w:w="895" w:type="dxa"/>
            <w:tcBorders>
              <w:top w:val="nil"/>
              <w:left w:val="nil"/>
              <w:bottom w:val="single" w:sz="8" w:space="0" w:color="000000"/>
              <w:right w:val="single" w:sz="8" w:space="0" w:color="000000"/>
            </w:tcBorders>
            <w:shd w:val="clear" w:color="auto" w:fill="auto"/>
            <w:vAlign w:val="center"/>
          </w:tcPr>
          <w:p w14:paraId="000001B3" w14:textId="77777777" w:rsidR="002045CD" w:rsidRDefault="005C60F8">
            <w:pPr>
              <w:spacing w:after="0" w:line="240" w:lineRule="auto"/>
              <w:jc w:val="center"/>
              <w:rPr>
                <w:color w:val="000000"/>
                <w:sz w:val="20"/>
                <w:szCs w:val="20"/>
              </w:rPr>
            </w:pPr>
            <w:r>
              <w:rPr>
                <w:color w:val="000000"/>
                <w:sz w:val="20"/>
                <w:szCs w:val="20"/>
              </w:rPr>
              <w:t>-6.1%</w:t>
            </w:r>
          </w:p>
        </w:tc>
        <w:tc>
          <w:tcPr>
            <w:tcW w:w="674" w:type="dxa"/>
            <w:tcBorders>
              <w:top w:val="nil"/>
              <w:left w:val="nil"/>
              <w:bottom w:val="single" w:sz="8" w:space="0" w:color="000000"/>
              <w:right w:val="single" w:sz="8" w:space="0" w:color="000000"/>
            </w:tcBorders>
            <w:shd w:val="clear" w:color="auto" w:fill="auto"/>
            <w:vAlign w:val="center"/>
          </w:tcPr>
          <w:p w14:paraId="000001B4" w14:textId="77777777" w:rsidR="002045CD" w:rsidRDefault="005C60F8">
            <w:pPr>
              <w:spacing w:after="0" w:line="240" w:lineRule="auto"/>
              <w:jc w:val="center"/>
              <w:rPr>
                <w:color w:val="000000"/>
                <w:sz w:val="20"/>
                <w:szCs w:val="20"/>
              </w:rPr>
            </w:pPr>
            <w:r>
              <w:rPr>
                <w:color w:val="000000"/>
                <w:sz w:val="20"/>
                <w:szCs w:val="20"/>
              </w:rPr>
              <w:t>-7.5%</w:t>
            </w:r>
          </w:p>
        </w:tc>
        <w:tc>
          <w:tcPr>
            <w:tcW w:w="809" w:type="dxa"/>
            <w:tcBorders>
              <w:top w:val="nil"/>
              <w:left w:val="nil"/>
              <w:bottom w:val="single" w:sz="8" w:space="0" w:color="000000"/>
              <w:right w:val="single" w:sz="8" w:space="0" w:color="000000"/>
            </w:tcBorders>
            <w:shd w:val="clear" w:color="auto" w:fill="auto"/>
            <w:vAlign w:val="center"/>
          </w:tcPr>
          <w:p w14:paraId="000001B5" w14:textId="77777777" w:rsidR="002045CD" w:rsidRDefault="005C60F8">
            <w:pPr>
              <w:spacing w:after="0" w:line="240" w:lineRule="auto"/>
              <w:jc w:val="center"/>
              <w:rPr>
                <w:color w:val="000000"/>
                <w:sz w:val="20"/>
                <w:szCs w:val="20"/>
              </w:rPr>
            </w:pPr>
            <w:r>
              <w:rPr>
                <w:color w:val="000000"/>
                <w:sz w:val="20"/>
                <w:szCs w:val="20"/>
              </w:rPr>
              <w:t>-1.5%</w:t>
            </w:r>
          </w:p>
        </w:tc>
      </w:tr>
      <w:tr w:rsidR="002045CD" w14:paraId="17B07F9E" w14:textId="77777777">
        <w:trPr>
          <w:trHeight w:val="16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B6" w14:textId="77777777" w:rsidR="002045CD" w:rsidRDefault="005C60F8">
            <w:pPr>
              <w:spacing w:after="0" w:line="240" w:lineRule="auto"/>
              <w:jc w:val="center"/>
              <w:rPr>
                <w:b/>
                <w:color w:val="000000"/>
                <w:sz w:val="20"/>
                <w:szCs w:val="20"/>
              </w:rPr>
            </w:pPr>
            <w:r>
              <w:rPr>
                <w:b/>
                <w:color w:val="000000"/>
                <w:sz w:val="20"/>
                <w:szCs w:val="20"/>
              </w:rPr>
              <w:t>By median household income (% of Total)</w:t>
            </w:r>
          </w:p>
        </w:tc>
        <w:tc>
          <w:tcPr>
            <w:tcW w:w="1229" w:type="dxa"/>
            <w:tcBorders>
              <w:top w:val="nil"/>
              <w:left w:val="nil"/>
              <w:bottom w:val="single" w:sz="8" w:space="0" w:color="000000"/>
              <w:right w:val="single" w:sz="8" w:space="0" w:color="000000"/>
            </w:tcBorders>
            <w:shd w:val="clear" w:color="auto" w:fill="auto"/>
            <w:vAlign w:val="center"/>
          </w:tcPr>
          <w:p w14:paraId="000001B7" w14:textId="77777777" w:rsidR="002045CD" w:rsidRDefault="005C60F8">
            <w:pPr>
              <w:spacing w:after="0" w:line="240" w:lineRule="auto"/>
              <w:jc w:val="center"/>
              <w:rPr>
                <w:b/>
                <w:color w:val="000000"/>
                <w:sz w:val="20"/>
                <w:szCs w:val="20"/>
              </w:rPr>
            </w:pPr>
            <w:r>
              <w:rPr>
                <w:b/>
                <w:color w:val="000000"/>
                <w:sz w:val="20"/>
                <w:szCs w:val="20"/>
              </w:rPr>
              <w:t>&lt;$20,000</w:t>
            </w:r>
          </w:p>
        </w:tc>
        <w:tc>
          <w:tcPr>
            <w:tcW w:w="1387" w:type="dxa"/>
            <w:tcBorders>
              <w:top w:val="nil"/>
              <w:left w:val="nil"/>
              <w:bottom w:val="single" w:sz="8" w:space="0" w:color="000000"/>
              <w:right w:val="single" w:sz="8" w:space="0" w:color="000000"/>
            </w:tcBorders>
            <w:shd w:val="clear" w:color="auto" w:fill="auto"/>
            <w:vAlign w:val="center"/>
          </w:tcPr>
          <w:p w14:paraId="000001B8" w14:textId="77777777" w:rsidR="002045CD" w:rsidRDefault="005C60F8">
            <w:pPr>
              <w:spacing w:after="0" w:line="240" w:lineRule="auto"/>
              <w:jc w:val="center"/>
              <w:rPr>
                <w:color w:val="000000"/>
                <w:sz w:val="20"/>
                <w:szCs w:val="20"/>
              </w:rPr>
            </w:pPr>
            <w:r>
              <w:rPr>
                <w:color w:val="000000"/>
                <w:sz w:val="20"/>
                <w:szCs w:val="20"/>
              </w:rPr>
              <w:t>28,207 (4%)</w:t>
            </w:r>
          </w:p>
        </w:tc>
        <w:tc>
          <w:tcPr>
            <w:tcW w:w="1011" w:type="dxa"/>
            <w:tcBorders>
              <w:top w:val="nil"/>
              <w:left w:val="nil"/>
              <w:bottom w:val="single" w:sz="8" w:space="0" w:color="000000"/>
              <w:right w:val="single" w:sz="8" w:space="0" w:color="000000"/>
            </w:tcBorders>
            <w:shd w:val="clear" w:color="auto" w:fill="auto"/>
            <w:vAlign w:val="center"/>
          </w:tcPr>
          <w:p w14:paraId="000001B9" w14:textId="77777777" w:rsidR="002045CD" w:rsidRDefault="005C60F8">
            <w:pPr>
              <w:spacing w:after="0" w:line="240" w:lineRule="auto"/>
              <w:jc w:val="center"/>
              <w:rPr>
                <w:color w:val="000000"/>
                <w:sz w:val="20"/>
                <w:szCs w:val="20"/>
              </w:rPr>
            </w:pPr>
            <w:r>
              <w:rPr>
                <w:color w:val="000000"/>
                <w:sz w:val="20"/>
                <w:szCs w:val="20"/>
              </w:rPr>
              <w:t>5,892 (4%)</w:t>
            </w:r>
          </w:p>
        </w:tc>
        <w:tc>
          <w:tcPr>
            <w:tcW w:w="714" w:type="dxa"/>
            <w:tcBorders>
              <w:top w:val="nil"/>
              <w:left w:val="nil"/>
              <w:bottom w:val="single" w:sz="8" w:space="0" w:color="000000"/>
              <w:right w:val="single" w:sz="8" w:space="0" w:color="000000"/>
            </w:tcBorders>
            <w:shd w:val="clear" w:color="auto" w:fill="auto"/>
            <w:vAlign w:val="center"/>
          </w:tcPr>
          <w:p w14:paraId="000001BA" w14:textId="77777777" w:rsidR="002045CD" w:rsidRDefault="005C60F8">
            <w:pPr>
              <w:spacing w:after="0" w:line="240" w:lineRule="auto"/>
              <w:jc w:val="center"/>
              <w:rPr>
                <w:color w:val="000000"/>
                <w:sz w:val="20"/>
                <w:szCs w:val="20"/>
              </w:rPr>
            </w:pPr>
            <w:r>
              <w:rPr>
                <w:color w:val="000000"/>
                <w:sz w:val="20"/>
                <w:szCs w:val="20"/>
              </w:rPr>
              <w:t>20.9%</w:t>
            </w:r>
          </w:p>
        </w:tc>
        <w:tc>
          <w:tcPr>
            <w:tcW w:w="1074" w:type="dxa"/>
            <w:tcBorders>
              <w:top w:val="nil"/>
              <w:left w:val="nil"/>
              <w:bottom w:val="single" w:sz="8" w:space="0" w:color="000000"/>
              <w:right w:val="single" w:sz="8" w:space="0" w:color="000000"/>
            </w:tcBorders>
            <w:shd w:val="clear" w:color="auto" w:fill="auto"/>
            <w:vAlign w:val="center"/>
          </w:tcPr>
          <w:p w14:paraId="000001BB" w14:textId="77777777" w:rsidR="002045CD" w:rsidRDefault="005C60F8">
            <w:pPr>
              <w:spacing w:after="0" w:line="240" w:lineRule="auto"/>
              <w:jc w:val="center"/>
              <w:rPr>
                <w:color w:val="000000"/>
                <w:sz w:val="20"/>
                <w:szCs w:val="20"/>
              </w:rPr>
            </w:pPr>
            <w:r>
              <w:rPr>
                <w:sz w:val="20"/>
                <w:szCs w:val="20"/>
              </w:rPr>
              <w:t>27,770 (4%)</w:t>
            </w:r>
          </w:p>
        </w:tc>
        <w:tc>
          <w:tcPr>
            <w:tcW w:w="1024" w:type="dxa"/>
            <w:tcBorders>
              <w:top w:val="nil"/>
              <w:left w:val="nil"/>
              <w:bottom w:val="single" w:sz="8" w:space="0" w:color="000000"/>
              <w:right w:val="single" w:sz="8" w:space="0" w:color="000000"/>
            </w:tcBorders>
            <w:shd w:val="clear" w:color="auto" w:fill="auto"/>
            <w:vAlign w:val="center"/>
          </w:tcPr>
          <w:p w14:paraId="000001BC" w14:textId="77777777" w:rsidR="002045CD" w:rsidRDefault="005C60F8">
            <w:pPr>
              <w:spacing w:after="0" w:line="240" w:lineRule="auto"/>
              <w:jc w:val="center"/>
              <w:rPr>
                <w:color w:val="000000"/>
                <w:sz w:val="20"/>
                <w:szCs w:val="20"/>
              </w:rPr>
            </w:pPr>
            <w:r>
              <w:rPr>
                <w:sz w:val="20"/>
                <w:szCs w:val="20"/>
              </w:rPr>
              <w:t>5,786 (4%)</w:t>
            </w:r>
          </w:p>
        </w:tc>
        <w:tc>
          <w:tcPr>
            <w:tcW w:w="714" w:type="dxa"/>
            <w:tcBorders>
              <w:top w:val="nil"/>
              <w:left w:val="nil"/>
              <w:bottom w:val="single" w:sz="8" w:space="0" w:color="000000"/>
              <w:right w:val="single" w:sz="8" w:space="0" w:color="000000"/>
            </w:tcBorders>
            <w:shd w:val="clear" w:color="auto" w:fill="auto"/>
            <w:vAlign w:val="center"/>
          </w:tcPr>
          <w:p w14:paraId="000001BD" w14:textId="77777777" w:rsidR="002045CD" w:rsidRDefault="005C60F8">
            <w:pPr>
              <w:spacing w:after="0" w:line="240" w:lineRule="auto"/>
              <w:jc w:val="center"/>
              <w:rPr>
                <w:color w:val="000000"/>
                <w:sz w:val="20"/>
                <w:szCs w:val="20"/>
              </w:rPr>
            </w:pPr>
            <w:r>
              <w:rPr>
                <w:sz w:val="20"/>
                <w:szCs w:val="20"/>
              </w:rPr>
              <w:t>20.8%</w:t>
            </w:r>
          </w:p>
        </w:tc>
        <w:tc>
          <w:tcPr>
            <w:tcW w:w="1309" w:type="dxa"/>
            <w:tcBorders>
              <w:top w:val="nil"/>
              <w:left w:val="nil"/>
              <w:bottom w:val="single" w:sz="8" w:space="0" w:color="000000"/>
              <w:right w:val="single" w:sz="8" w:space="0" w:color="000000"/>
            </w:tcBorders>
            <w:shd w:val="clear" w:color="auto" w:fill="auto"/>
            <w:vAlign w:val="center"/>
          </w:tcPr>
          <w:p w14:paraId="000001BE" w14:textId="77777777" w:rsidR="002045CD" w:rsidRDefault="005C60F8">
            <w:pPr>
              <w:spacing w:after="0" w:line="240" w:lineRule="auto"/>
              <w:jc w:val="center"/>
              <w:rPr>
                <w:color w:val="000000"/>
                <w:sz w:val="20"/>
                <w:szCs w:val="20"/>
              </w:rPr>
            </w:pPr>
            <w:r>
              <w:rPr>
                <w:color w:val="000000"/>
                <w:sz w:val="20"/>
                <w:szCs w:val="20"/>
              </w:rPr>
              <w:t>-437</w:t>
            </w:r>
          </w:p>
        </w:tc>
        <w:tc>
          <w:tcPr>
            <w:tcW w:w="834" w:type="dxa"/>
            <w:tcBorders>
              <w:top w:val="nil"/>
              <w:left w:val="nil"/>
              <w:bottom w:val="single" w:sz="8" w:space="0" w:color="000000"/>
              <w:right w:val="single" w:sz="8" w:space="0" w:color="000000"/>
            </w:tcBorders>
            <w:shd w:val="clear" w:color="auto" w:fill="auto"/>
            <w:vAlign w:val="center"/>
          </w:tcPr>
          <w:p w14:paraId="000001BF" w14:textId="77777777" w:rsidR="002045CD" w:rsidRDefault="005C60F8">
            <w:pPr>
              <w:spacing w:after="0" w:line="240" w:lineRule="auto"/>
              <w:jc w:val="center"/>
              <w:rPr>
                <w:color w:val="000000"/>
                <w:sz w:val="20"/>
                <w:szCs w:val="20"/>
              </w:rPr>
            </w:pPr>
            <w:r>
              <w:rPr>
                <w:color w:val="000000"/>
                <w:sz w:val="20"/>
                <w:szCs w:val="20"/>
              </w:rPr>
              <w:t>-106</w:t>
            </w:r>
          </w:p>
        </w:tc>
        <w:tc>
          <w:tcPr>
            <w:tcW w:w="860" w:type="dxa"/>
            <w:tcBorders>
              <w:top w:val="nil"/>
              <w:left w:val="nil"/>
              <w:bottom w:val="single" w:sz="8" w:space="0" w:color="000000"/>
              <w:right w:val="single" w:sz="8" w:space="0" w:color="000000"/>
            </w:tcBorders>
            <w:shd w:val="clear" w:color="auto" w:fill="auto"/>
            <w:vAlign w:val="center"/>
          </w:tcPr>
          <w:p w14:paraId="000001C0" w14:textId="77777777" w:rsidR="002045CD" w:rsidRDefault="005C60F8">
            <w:pPr>
              <w:spacing w:after="0" w:line="240" w:lineRule="auto"/>
              <w:jc w:val="center"/>
              <w:rPr>
                <w:color w:val="000000"/>
                <w:sz w:val="20"/>
                <w:szCs w:val="20"/>
              </w:rPr>
            </w:pPr>
            <w:r>
              <w:rPr>
                <w:color w:val="000000"/>
                <w:sz w:val="20"/>
                <w:szCs w:val="20"/>
              </w:rPr>
              <w:t>-0.1%</w:t>
            </w:r>
          </w:p>
        </w:tc>
        <w:tc>
          <w:tcPr>
            <w:tcW w:w="895" w:type="dxa"/>
            <w:tcBorders>
              <w:top w:val="nil"/>
              <w:left w:val="nil"/>
              <w:bottom w:val="single" w:sz="8" w:space="0" w:color="000000"/>
              <w:right w:val="single" w:sz="8" w:space="0" w:color="000000"/>
            </w:tcBorders>
            <w:shd w:val="clear" w:color="auto" w:fill="auto"/>
            <w:vAlign w:val="center"/>
          </w:tcPr>
          <w:p w14:paraId="000001C1" w14:textId="77777777" w:rsidR="002045CD" w:rsidRDefault="005C60F8">
            <w:pPr>
              <w:spacing w:after="0" w:line="240" w:lineRule="auto"/>
              <w:jc w:val="center"/>
              <w:rPr>
                <w:color w:val="000000"/>
                <w:sz w:val="20"/>
                <w:szCs w:val="20"/>
              </w:rPr>
            </w:pPr>
            <w:r>
              <w:rPr>
                <w:color w:val="000000"/>
                <w:sz w:val="20"/>
                <w:szCs w:val="20"/>
              </w:rPr>
              <w:t>-1.5%</w:t>
            </w:r>
          </w:p>
        </w:tc>
        <w:tc>
          <w:tcPr>
            <w:tcW w:w="674" w:type="dxa"/>
            <w:tcBorders>
              <w:top w:val="nil"/>
              <w:left w:val="nil"/>
              <w:bottom w:val="single" w:sz="8" w:space="0" w:color="000000"/>
              <w:right w:val="single" w:sz="8" w:space="0" w:color="000000"/>
            </w:tcBorders>
            <w:shd w:val="clear" w:color="auto" w:fill="auto"/>
            <w:vAlign w:val="center"/>
          </w:tcPr>
          <w:p w14:paraId="000001C2" w14:textId="77777777" w:rsidR="002045CD" w:rsidRDefault="005C60F8">
            <w:pPr>
              <w:spacing w:after="0" w:line="240" w:lineRule="auto"/>
              <w:jc w:val="center"/>
              <w:rPr>
                <w:color w:val="000000"/>
                <w:sz w:val="20"/>
                <w:szCs w:val="20"/>
              </w:rPr>
            </w:pPr>
            <w:r>
              <w:rPr>
                <w:color w:val="000000"/>
                <w:sz w:val="20"/>
                <w:szCs w:val="20"/>
              </w:rPr>
              <w:t>-1.8%</w:t>
            </w:r>
          </w:p>
        </w:tc>
        <w:tc>
          <w:tcPr>
            <w:tcW w:w="809" w:type="dxa"/>
            <w:tcBorders>
              <w:top w:val="nil"/>
              <w:left w:val="nil"/>
              <w:bottom w:val="single" w:sz="8" w:space="0" w:color="000000"/>
              <w:right w:val="single" w:sz="8" w:space="0" w:color="000000"/>
            </w:tcBorders>
            <w:shd w:val="clear" w:color="auto" w:fill="auto"/>
            <w:vAlign w:val="center"/>
          </w:tcPr>
          <w:p w14:paraId="000001C3" w14:textId="77777777" w:rsidR="002045CD" w:rsidRDefault="005C60F8">
            <w:pPr>
              <w:spacing w:after="0" w:line="240" w:lineRule="auto"/>
              <w:jc w:val="center"/>
              <w:rPr>
                <w:color w:val="000000"/>
                <w:sz w:val="20"/>
                <w:szCs w:val="20"/>
              </w:rPr>
            </w:pPr>
            <w:r>
              <w:rPr>
                <w:color w:val="000000"/>
                <w:sz w:val="20"/>
                <w:szCs w:val="20"/>
              </w:rPr>
              <w:t>-0.5%</w:t>
            </w:r>
          </w:p>
        </w:tc>
      </w:tr>
      <w:tr w:rsidR="002045CD" w14:paraId="691C83B9"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C4"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C5" w14:textId="77777777" w:rsidR="002045CD" w:rsidRDefault="005C60F8">
            <w:pPr>
              <w:spacing w:after="0" w:line="240" w:lineRule="auto"/>
              <w:jc w:val="center"/>
              <w:rPr>
                <w:b/>
                <w:color w:val="000000"/>
                <w:sz w:val="20"/>
                <w:szCs w:val="20"/>
              </w:rPr>
            </w:pPr>
            <w:r>
              <w:rPr>
                <w:b/>
                <w:color w:val="000000"/>
                <w:sz w:val="20"/>
                <w:szCs w:val="20"/>
              </w:rPr>
              <w:t>$20,000 to &lt;$35,000</w:t>
            </w:r>
          </w:p>
        </w:tc>
        <w:tc>
          <w:tcPr>
            <w:tcW w:w="1387" w:type="dxa"/>
            <w:tcBorders>
              <w:top w:val="nil"/>
              <w:left w:val="nil"/>
              <w:bottom w:val="single" w:sz="8" w:space="0" w:color="000000"/>
              <w:right w:val="single" w:sz="8" w:space="0" w:color="000000"/>
            </w:tcBorders>
            <w:shd w:val="clear" w:color="auto" w:fill="auto"/>
            <w:vAlign w:val="center"/>
          </w:tcPr>
          <w:p w14:paraId="000001C6" w14:textId="77777777" w:rsidR="002045CD" w:rsidRDefault="005C60F8">
            <w:pPr>
              <w:spacing w:after="0" w:line="240" w:lineRule="auto"/>
              <w:jc w:val="center"/>
              <w:rPr>
                <w:color w:val="000000"/>
                <w:sz w:val="20"/>
                <w:szCs w:val="20"/>
              </w:rPr>
            </w:pPr>
            <w:r>
              <w:rPr>
                <w:color w:val="000000"/>
                <w:sz w:val="20"/>
                <w:szCs w:val="20"/>
              </w:rPr>
              <w:t>137,765 (17%)</w:t>
            </w:r>
          </w:p>
        </w:tc>
        <w:tc>
          <w:tcPr>
            <w:tcW w:w="1011" w:type="dxa"/>
            <w:tcBorders>
              <w:top w:val="nil"/>
              <w:left w:val="nil"/>
              <w:bottom w:val="single" w:sz="8" w:space="0" w:color="000000"/>
              <w:right w:val="single" w:sz="8" w:space="0" w:color="000000"/>
            </w:tcBorders>
            <w:shd w:val="clear" w:color="auto" w:fill="auto"/>
            <w:vAlign w:val="center"/>
          </w:tcPr>
          <w:p w14:paraId="000001C7" w14:textId="77777777" w:rsidR="002045CD" w:rsidRDefault="005C60F8">
            <w:pPr>
              <w:spacing w:after="0" w:line="240" w:lineRule="auto"/>
              <w:jc w:val="center"/>
              <w:rPr>
                <w:color w:val="000000"/>
                <w:sz w:val="20"/>
                <w:szCs w:val="20"/>
              </w:rPr>
            </w:pPr>
            <w:r>
              <w:rPr>
                <w:color w:val="000000"/>
                <w:sz w:val="20"/>
                <w:szCs w:val="20"/>
              </w:rPr>
              <w:t>25,794 (18%)</w:t>
            </w:r>
          </w:p>
        </w:tc>
        <w:tc>
          <w:tcPr>
            <w:tcW w:w="714" w:type="dxa"/>
            <w:tcBorders>
              <w:top w:val="nil"/>
              <w:left w:val="nil"/>
              <w:bottom w:val="single" w:sz="8" w:space="0" w:color="000000"/>
              <w:right w:val="single" w:sz="8" w:space="0" w:color="000000"/>
            </w:tcBorders>
            <w:shd w:val="clear" w:color="auto" w:fill="auto"/>
            <w:vAlign w:val="center"/>
          </w:tcPr>
          <w:p w14:paraId="000001C8" w14:textId="77777777" w:rsidR="002045CD" w:rsidRDefault="005C60F8">
            <w:pPr>
              <w:spacing w:after="0" w:line="240" w:lineRule="auto"/>
              <w:jc w:val="center"/>
              <w:rPr>
                <w:color w:val="000000"/>
                <w:sz w:val="20"/>
                <w:szCs w:val="20"/>
              </w:rPr>
            </w:pPr>
            <w:r>
              <w:rPr>
                <w:color w:val="000000"/>
                <w:sz w:val="20"/>
                <w:szCs w:val="20"/>
              </w:rPr>
              <w:t>18.7%</w:t>
            </w:r>
          </w:p>
        </w:tc>
        <w:tc>
          <w:tcPr>
            <w:tcW w:w="1074" w:type="dxa"/>
            <w:tcBorders>
              <w:top w:val="nil"/>
              <w:left w:val="nil"/>
              <w:bottom w:val="single" w:sz="8" w:space="0" w:color="000000"/>
              <w:right w:val="single" w:sz="8" w:space="0" w:color="000000"/>
            </w:tcBorders>
            <w:shd w:val="clear" w:color="auto" w:fill="auto"/>
            <w:vAlign w:val="center"/>
          </w:tcPr>
          <w:p w14:paraId="000001C9" w14:textId="77777777" w:rsidR="002045CD" w:rsidRDefault="005C60F8">
            <w:pPr>
              <w:spacing w:after="0" w:line="240" w:lineRule="auto"/>
              <w:jc w:val="center"/>
              <w:rPr>
                <w:color w:val="000000"/>
                <w:sz w:val="20"/>
                <w:szCs w:val="20"/>
              </w:rPr>
            </w:pPr>
            <w:r>
              <w:rPr>
                <w:sz w:val="20"/>
                <w:szCs w:val="20"/>
              </w:rPr>
              <w:t>132,843 (18%)</w:t>
            </w:r>
          </w:p>
        </w:tc>
        <w:tc>
          <w:tcPr>
            <w:tcW w:w="1024" w:type="dxa"/>
            <w:tcBorders>
              <w:top w:val="nil"/>
              <w:left w:val="nil"/>
              <w:bottom w:val="single" w:sz="8" w:space="0" w:color="000000"/>
              <w:right w:val="single" w:sz="8" w:space="0" w:color="000000"/>
            </w:tcBorders>
            <w:shd w:val="clear" w:color="auto" w:fill="auto"/>
            <w:vAlign w:val="center"/>
          </w:tcPr>
          <w:p w14:paraId="000001CA" w14:textId="77777777" w:rsidR="002045CD" w:rsidRDefault="005C60F8">
            <w:pPr>
              <w:spacing w:after="0" w:line="240" w:lineRule="auto"/>
              <w:jc w:val="center"/>
              <w:rPr>
                <w:color w:val="000000"/>
                <w:sz w:val="20"/>
                <w:szCs w:val="20"/>
              </w:rPr>
            </w:pPr>
            <w:r>
              <w:rPr>
                <w:sz w:val="20"/>
                <w:szCs w:val="20"/>
              </w:rPr>
              <w:t>24,699 (19%)</w:t>
            </w:r>
          </w:p>
        </w:tc>
        <w:tc>
          <w:tcPr>
            <w:tcW w:w="714" w:type="dxa"/>
            <w:tcBorders>
              <w:top w:val="nil"/>
              <w:left w:val="nil"/>
              <w:bottom w:val="single" w:sz="8" w:space="0" w:color="000000"/>
              <w:right w:val="single" w:sz="8" w:space="0" w:color="000000"/>
            </w:tcBorders>
            <w:shd w:val="clear" w:color="auto" w:fill="auto"/>
            <w:vAlign w:val="center"/>
          </w:tcPr>
          <w:p w14:paraId="000001CB" w14:textId="77777777" w:rsidR="002045CD" w:rsidRDefault="005C60F8">
            <w:pPr>
              <w:spacing w:after="0" w:line="240" w:lineRule="auto"/>
              <w:jc w:val="center"/>
              <w:rPr>
                <w:color w:val="000000"/>
                <w:sz w:val="20"/>
                <w:szCs w:val="20"/>
              </w:rPr>
            </w:pPr>
            <w:r>
              <w:rPr>
                <w:sz w:val="20"/>
                <w:szCs w:val="20"/>
              </w:rPr>
              <w:t>18.6%</w:t>
            </w:r>
          </w:p>
        </w:tc>
        <w:tc>
          <w:tcPr>
            <w:tcW w:w="1309" w:type="dxa"/>
            <w:tcBorders>
              <w:top w:val="nil"/>
              <w:left w:val="nil"/>
              <w:bottom w:val="single" w:sz="8" w:space="0" w:color="000000"/>
              <w:right w:val="single" w:sz="8" w:space="0" w:color="000000"/>
            </w:tcBorders>
            <w:shd w:val="clear" w:color="auto" w:fill="auto"/>
            <w:vAlign w:val="center"/>
          </w:tcPr>
          <w:p w14:paraId="000001CC" w14:textId="77777777" w:rsidR="002045CD" w:rsidRDefault="005C60F8">
            <w:pPr>
              <w:spacing w:after="0" w:line="240" w:lineRule="auto"/>
              <w:jc w:val="center"/>
              <w:rPr>
                <w:color w:val="000000"/>
                <w:sz w:val="20"/>
                <w:szCs w:val="20"/>
              </w:rPr>
            </w:pPr>
            <w:r>
              <w:rPr>
                <w:color w:val="000000"/>
                <w:sz w:val="20"/>
                <w:szCs w:val="20"/>
              </w:rPr>
              <w:t>-4,922</w:t>
            </w:r>
          </w:p>
        </w:tc>
        <w:tc>
          <w:tcPr>
            <w:tcW w:w="834" w:type="dxa"/>
            <w:tcBorders>
              <w:top w:val="nil"/>
              <w:left w:val="nil"/>
              <w:bottom w:val="single" w:sz="8" w:space="0" w:color="000000"/>
              <w:right w:val="single" w:sz="8" w:space="0" w:color="000000"/>
            </w:tcBorders>
            <w:shd w:val="clear" w:color="auto" w:fill="auto"/>
            <w:vAlign w:val="center"/>
          </w:tcPr>
          <w:p w14:paraId="000001CD" w14:textId="77777777" w:rsidR="002045CD" w:rsidRDefault="005C60F8">
            <w:pPr>
              <w:spacing w:after="0" w:line="240" w:lineRule="auto"/>
              <w:jc w:val="center"/>
              <w:rPr>
                <w:color w:val="000000"/>
                <w:sz w:val="20"/>
                <w:szCs w:val="20"/>
              </w:rPr>
            </w:pPr>
            <w:r>
              <w:rPr>
                <w:color w:val="000000"/>
                <w:sz w:val="20"/>
                <w:szCs w:val="20"/>
              </w:rPr>
              <w:t>-1,095</w:t>
            </w:r>
          </w:p>
        </w:tc>
        <w:tc>
          <w:tcPr>
            <w:tcW w:w="860" w:type="dxa"/>
            <w:tcBorders>
              <w:top w:val="nil"/>
              <w:left w:val="nil"/>
              <w:bottom w:val="single" w:sz="8" w:space="0" w:color="000000"/>
              <w:right w:val="single" w:sz="8" w:space="0" w:color="000000"/>
            </w:tcBorders>
            <w:shd w:val="clear" w:color="auto" w:fill="auto"/>
            <w:vAlign w:val="center"/>
          </w:tcPr>
          <w:p w14:paraId="000001CE" w14:textId="77777777" w:rsidR="002045CD" w:rsidRDefault="005C60F8">
            <w:pPr>
              <w:spacing w:after="0" w:line="240" w:lineRule="auto"/>
              <w:jc w:val="center"/>
              <w:rPr>
                <w:color w:val="000000"/>
                <w:sz w:val="20"/>
                <w:szCs w:val="20"/>
              </w:rPr>
            </w:pPr>
            <w:r>
              <w:rPr>
                <w:color w:val="000000"/>
                <w:sz w:val="20"/>
                <w:szCs w:val="20"/>
              </w:rPr>
              <w:t>-0.1%</w:t>
            </w:r>
          </w:p>
        </w:tc>
        <w:tc>
          <w:tcPr>
            <w:tcW w:w="895" w:type="dxa"/>
            <w:tcBorders>
              <w:top w:val="nil"/>
              <w:left w:val="nil"/>
              <w:bottom w:val="single" w:sz="8" w:space="0" w:color="000000"/>
              <w:right w:val="single" w:sz="8" w:space="0" w:color="000000"/>
            </w:tcBorders>
            <w:shd w:val="clear" w:color="auto" w:fill="auto"/>
            <w:vAlign w:val="center"/>
          </w:tcPr>
          <w:p w14:paraId="000001CF" w14:textId="77777777" w:rsidR="002045CD" w:rsidRDefault="005C60F8">
            <w:pPr>
              <w:spacing w:after="0" w:line="240" w:lineRule="auto"/>
              <w:jc w:val="center"/>
              <w:rPr>
                <w:color w:val="000000"/>
                <w:sz w:val="20"/>
                <w:szCs w:val="20"/>
              </w:rPr>
            </w:pPr>
            <w:r>
              <w:rPr>
                <w:color w:val="000000"/>
                <w:sz w:val="20"/>
                <w:szCs w:val="20"/>
              </w:rPr>
              <w:t>-3.6%</w:t>
            </w:r>
          </w:p>
        </w:tc>
        <w:tc>
          <w:tcPr>
            <w:tcW w:w="674" w:type="dxa"/>
            <w:tcBorders>
              <w:top w:val="nil"/>
              <w:left w:val="nil"/>
              <w:bottom w:val="single" w:sz="8" w:space="0" w:color="000000"/>
              <w:right w:val="single" w:sz="8" w:space="0" w:color="000000"/>
            </w:tcBorders>
            <w:shd w:val="clear" w:color="auto" w:fill="auto"/>
            <w:vAlign w:val="center"/>
          </w:tcPr>
          <w:p w14:paraId="000001D0" w14:textId="77777777" w:rsidR="002045CD" w:rsidRDefault="005C60F8">
            <w:pPr>
              <w:spacing w:after="0" w:line="240" w:lineRule="auto"/>
              <w:jc w:val="center"/>
              <w:rPr>
                <w:color w:val="000000"/>
                <w:sz w:val="20"/>
                <w:szCs w:val="20"/>
              </w:rPr>
            </w:pPr>
            <w:r>
              <w:rPr>
                <w:color w:val="000000"/>
                <w:sz w:val="20"/>
                <w:szCs w:val="20"/>
              </w:rPr>
              <w:t>-4.2%</w:t>
            </w:r>
          </w:p>
        </w:tc>
        <w:tc>
          <w:tcPr>
            <w:tcW w:w="809" w:type="dxa"/>
            <w:tcBorders>
              <w:top w:val="nil"/>
              <w:left w:val="nil"/>
              <w:bottom w:val="single" w:sz="8" w:space="0" w:color="000000"/>
              <w:right w:val="single" w:sz="8" w:space="0" w:color="000000"/>
            </w:tcBorders>
            <w:shd w:val="clear" w:color="auto" w:fill="auto"/>
            <w:vAlign w:val="center"/>
          </w:tcPr>
          <w:p w14:paraId="000001D1" w14:textId="77777777" w:rsidR="002045CD" w:rsidRDefault="005C60F8">
            <w:pPr>
              <w:spacing w:after="0" w:line="240" w:lineRule="auto"/>
              <w:jc w:val="center"/>
              <w:rPr>
                <w:color w:val="000000"/>
                <w:sz w:val="20"/>
                <w:szCs w:val="20"/>
              </w:rPr>
            </w:pPr>
            <w:r>
              <w:rPr>
                <w:color w:val="000000"/>
                <w:sz w:val="20"/>
                <w:szCs w:val="20"/>
              </w:rPr>
              <w:t>-0.5%</w:t>
            </w:r>
          </w:p>
        </w:tc>
      </w:tr>
      <w:tr w:rsidR="002045CD" w14:paraId="05F63A4F"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D2"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D3" w14:textId="77777777" w:rsidR="002045CD" w:rsidRDefault="005C60F8">
            <w:pPr>
              <w:spacing w:after="0" w:line="240" w:lineRule="auto"/>
              <w:jc w:val="center"/>
              <w:rPr>
                <w:b/>
                <w:color w:val="000000"/>
                <w:sz w:val="20"/>
                <w:szCs w:val="20"/>
              </w:rPr>
            </w:pPr>
            <w:r>
              <w:rPr>
                <w:b/>
                <w:color w:val="000000"/>
                <w:sz w:val="20"/>
                <w:szCs w:val="20"/>
              </w:rPr>
              <w:t>$35,000 to &lt;$50,000</w:t>
            </w:r>
          </w:p>
        </w:tc>
        <w:tc>
          <w:tcPr>
            <w:tcW w:w="1387" w:type="dxa"/>
            <w:tcBorders>
              <w:top w:val="nil"/>
              <w:left w:val="nil"/>
              <w:bottom w:val="single" w:sz="8" w:space="0" w:color="000000"/>
              <w:right w:val="single" w:sz="8" w:space="0" w:color="000000"/>
            </w:tcBorders>
            <w:shd w:val="clear" w:color="auto" w:fill="auto"/>
            <w:vAlign w:val="center"/>
          </w:tcPr>
          <w:p w14:paraId="000001D4" w14:textId="77777777" w:rsidR="002045CD" w:rsidRDefault="005C60F8">
            <w:pPr>
              <w:spacing w:after="0" w:line="240" w:lineRule="auto"/>
              <w:jc w:val="center"/>
              <w:rPr>
                <w:color w:val="000000"/>
                <w:sz w:val="20"/>
                <w:szCs w:val="20"/>
              </w:rPr>
            </w:pPr>
            <w:r>
              <w:rPr>
                <w:color w:val="000000"/>
                <w:sz w:val="20"/>
                <w:szCs w:val="20"/>
              </w:rPr>
              <w:t>200,367 (25%)</w:t>
            </w:r>
          </w:p>
        </w:tc>
        <w:tc>
          <w:tcPr>
            <w:tcW w:w="1011" w:type="dxa"/>
            <w:tcBorders>
              <w:top w:val="nil"/>
              <w:left w:val="nil"/>
              <w:bottom w:val="single" w:sz="8" w:space="0" w:color="000000"/>
              <w:right w:val="single" w:sz="8" w:space="0" w:color="000000"/>
            </w:tcBorders>
            <w:shd w:val="clear" w:color="auto" w:fill="auto"/>
            <w:vAlign w:val="center"/>
          </w:tcPr>
          <w:p w14:paraId="000001D5" w14:textId="77777777" w:rsidR="002045CD" w:rsidRDefault="005C60F8">
            <w:pPr>
              <w:spacing w:after="0" w:line="240" w:lineRule="auto"/>
              <w:jc w:val="center"/>
              <w:rPr>
                <w:color w:val="000000"/>
                <w:sz w:val="20"/>
                <w:szCs w:val="20"/>
              </w:rPr>
            </w:pPr>
            <w:r>
              <w:rPr>
                <w:color w:val="000000"/>
                <w:sz w:val="20"/>
                <w:szCs w:val="20"/>
              </w:rPr>
              <w:t>34,549 (24%)</w:t>
            </w:r>
          </w:p>
        </w:tc>
        <w:tc>
          <w:tcPr>
            <w:tcW w:w="714" w:type="dxa"/>
            <w:tcBorders>
              <w:top w:val="nil"/>
              <w:left w:val="nil"/>
              <w:bottom w:val="single" w:sz="8" w:space="0" w:color="000000"/>
              <w:right w:val="single" w:sz="8" w:space="0" w:color="000000"/>
            </w:tcBorders>
            <w:shd w:val="clear" w:color="auto" w:fill="auto"/>
            <w:vAlign w:val="center"/>
          </w:tcPr>
          <w:p w14:paraId="000001D6" w14:textId="77777777" w:rsidR="002045CD" w:rsidRDefault="005C60F8">
            <w:pPr>
              <w:spacing w:after="0" w:line="240" w:lineRule="auto"/>
              <w:jc w:val="center"/>
              <w:rPr>
                <w:color w:val="000000"/>
                <w:sz w:val="20"/>
                <w:szCs w:val="20"/>
              </w:rPr>
            </w:pPr>
            <w:r>
              <w:rPr>
                <w:color w:val="000000"/>
                <w:sz w:val="20"/>
                <w:szCs w:val="20"/>
              </w:rPr>
              <w:t>17.2%</w:t>
            </w:r>
          </w:p>
        </w:tc>
        <w:tc>
          <w:tcPr>
            <w:tcW w:w="1074" w:type="dxa"/>
            <w:tcBorders>
              <w:top w:val="nil"/>
              <w:left w:val="nil"/>
              <w:bottom w:val="single" w:sz="8" w:space="0" w:color="000000"/>
              <w:right w:val="single" w:sz="8" w:space="0" w:color="000000"/>
            </w:tcBorders>
            <w:shd w:val="clear" w:color="auto" w:fill="auto"/>
            <w:vAlign w:val="center"/>
          </w:tcPr>
          <w:p w14:paraId="000001D7" w14:textId="77777777" w:rsidR="002045CD" w:rsidRDefault="005C60F8">
            <w:pPr>
              <w:spacing w:after="0" w:line="240" w:lineRule="auto"/>
              <w:jc w:val="center"/>
              <w:rPr>
                <w:color w:val="000000"/>
                <w:sz w:val="20"/>
                <w:szCs w:val="20"/>
              </w:rPr>
            </w:pPr>
            <w:r>
              <w:rPr>
                <w:sz w:val="20"/>
                <w:szCs w:val="20"/>
              </w:rPr>
              <w:t>188,466 (25%)</w:t>
            </w:r>
          </w:p>
        </w:tc>
        <w:tc>
          <w:tcPr>
            <w:tcW w:w="1024" w:type="dxa"/>
            <w:tcBorders>
              <w:top w:val="nil"/>
              <w:left w:val="nil"/>
              <w:bottom w:val="single" w:sz="8" w:space="0" w:color="000000"/>
              <w:right w:val="single" w:sz="8" w:space="0" w:color="000000"/>
            </w:tcBorders>
            <w:shd w:val="clear" w:color="auto" w:fill="auto"/>
            <w:vAlign w:val="center"/>
          </w:tcPr>
          <w:p w14:paraId="000001D8" w14:textId="77777777" w:rsidR="002045CD" w:rsidRDefault="005C60F8">
            <w:pPr>
              <w:spacing w:after="0" w:line="240" w:lineRule="auto"/>
              <w:jc w:val="center"/>
              <w:rPr>
                <w:color w:val="000000"/>
                <w:sz w:val="20"/>
                <w:szCs w:val="20"/>
              </w:rPr>
            </w:pPr>
            <w:r>
              <w:rPr>
                <w:sz w:val="20"/>
                <w:szCs w:val="20"/>
              </w:rPr>
              <w:t>32,088 (24%)</w:t>
            </w:r>
          </w:p>
        </w:tc>
        <w:tc>
          <w:tcPr>
            <w:tcW w:w="714" w:type="dxa"/>
            <w:tcBorders>
              <w:top w:val="nil"/>
              <w:left w:val="nil"/>
              <w:bottom w:val="single" w:sz="8" w:space="0" w:color="000000"/>
              <w:right w:val="single" w:sz="8" w:space="0" w:color="000000"/>
            </w:tcBorders>
            <w:shd w:val="clear" w:color="auto" w:fill="auto"/>
            <w:vAlign w:val="center"/>
          </w:tcPr>
          <w:p w14:paraId="000001D9" w14:textId="77777777" w:rsidR="002045CD" w:rsidRDefault="005C60F8">
            <w:pPr>
              <w:spacing w:after="0" w:line="240" w:lineRule="auto"/>
              <w:jc w:val="center"/>
              <w:rPr>
                <w:color w:val="000000"/>
                <w:sz w:val="20"/>
                <w:szCs w:val="20"/>
              </w:rPr>
            </w:pPr>
            <w:r>
              <w:rPr>
                <w:sz w:val="20"/>
                <w:szCs w:val="20"/>
              </w:rPr>
              <w:t>17.0%</w:t>
            </w:r>
          </w:p>
        </w:tc>
        <w:tc>
          <w:tcPr>
            <w:tcW w:w="1309" w:type="dxa"/>
            <w:tcBorders>
              <w:top w:val="nil"/>
              <w:left w:val="nil"/>
              <w:bottom w:val="single" w:sz="8" w:space="0" w:color="000000"/>
              <w:right w:val="single" w:sz="8" w:space="0" w:color="000000"/>
            </w:tcBorders>
            <w:shd w:val="clear" w:color="auto" w:fill="auto"/>
            <w:vAlign w:val="center"/>
          </w:tcPr>
          <w:p w14:paraId="000001DA" w14:textId="77777777" w:rsidR="002045CD" w:rsidRDefault="005C60F8">
            <w:pPr>
              <w:spacing w:after="0" w:line="240" w:lineRule="auto"/>
              <w:jc w:val="center"/>
              <w:rPr>
                <w:color w:val="000000"/>
                <w:sz w:val="20"/>
                <w:szCs w:val="20"/>
              </w:rPr>
            </w:pPr>
            <w:r>
              <w:rPr>
                <w:color w:val="000000"/>
                <w:sz w:val="20"/>
                <w:szCs w:val="20"/>
              </w:rPr>
              <w:t>-11,901</w:t>
            </w:r>
          </w:p>
        </w:tc>
        <w:tc>
          <w:tcPr>
            <w:tcW w:w="834" w:type="dxa"/>
            <w:tcBorders>
              <w:top w:val="nil"/>
              <w:left w:val="nil"/>
              <w:bottom w:val="single" w:sz="8" w:space="0" w:color="000000"/>
              <w:right w:val="single" w:sz="8" w:space="0" w:color="000000"/>
            </w:tcBorders>
            <w:shd w:val="clear" w:color="auto" w:fill="auto"/>
            <w:vAlign w:val="center"/>
          </w:tcPr>
          <w:p w14:paraId="000001DB" w14:textId="77777777" w:rsidR="002045CD" w:rsidRDefault="005C60F8">
            <w:pPr>
              <w:spacing w:after="0" w:line="240" w:lineRule="auto"/>
              <w:jc w:val="center"/>
              <w:rPr>
                <w:color w:val="000000"/>
                <w:sz w:val="20"/>
                <w:szCs w:val="20"/>
              </w:rPr>
            </w:pPr>
            <w:r>
              <w:rPr>
                <w:color w:val="000000"/>
                <w:sz w:val="20"/>
                <w:szCs w:val="20"/>
              </w:rPr>
              <w:t>-2,461</w:t>
            </w:r>
          </w:p>
        </w:tc>
        <w:tc>
          <w:tcPr>
            <w:tcW w:w="860" w:type="dxa"/>
            <w:tcBorders>
              <w:top w:val="nil"/>
              <w:left w:val="nil"/>
              <w:bottom w:val="single" w:sz="8" w:space="0" w:color="000000"/>
              <w:right w:val="single" w:sz="8" w:space="0" w:color="000000"/>
            </w:tcBorders>
            <w:shd w:val="clear" w:color="auto" w:fill="auto"/>
            <w:vAlign w:val="center"/>
          </w:tcPr>
          <w:p w14:paraId="000001DC" w14:textId="77777777" w:rsidR="002045CD" w:rsidRDefault="005C60F8">
            <w:pPr>
              <w:spacing w:after="0" w:line="240" w:lineRule="auto"/>
              <w:jc w:val="center"/>
              <w:rPr>
                <w:color w:val="000000"/>
                <w:sz w:val="20"/>
                <w:szCs w:val="20"/>
              </w:rPr>
            </w:pPr>
            <w:r>
              <w:rPr>
                <w:color w:val="000000"/>
                <w:sz w:val="20"/>
                <w:szCs w:val="20"/>
              </w:rPr>
              <w:t>-0.2%</w:t>
            </w:r>
          </w:p>
        </w:tc>
        <w:tc>
          <w:tcPr>
            <w:tcW w:w="895" w:type="dxa"/>
            <w:tcBorders>
              <w:top w:val="nil"/>
              <w:left w:val="nil"/>
              <w:bottom w:val="single" w:sz="8" w:space="0" w:color="000000"/>
              <w:right w:val="single" w:sz="8" w:space="0" w:color="000000"/>
            </w:tcBorders>
            <w:shd w:val="clear" w:color="auto" w:fill="auto"/>
            <w:vAlign w:val="center"/>
          </w:tcPr>
          <w:p w14:paraId="000001DD" w14:textId="77777777" w:rsidR="002045CD" w:rsidRDefault="005C60F8">
            <w:pPr>
              <w:spacing w:after="0" w:line="240" w:lineRule="auto"/>
              <w:jc w:val="center"/>
              <w:rPr>
                <w:color w:val="000000"/>
                <w:sz w:val="20"/>
                <w:szCs w:val="20"/>
              </w:rPr>
            </w:pPr>
            <w:r>
              <w:rPr>
                <w:color w:val="000000"/>
                <w:sz w:val="20"/>
                <w:szCs w:val="20"/>
              </w:rPr>
              <w:t>-5.9%</w:t>
            </w:r>
          </w:p>
        </w:tc>
        <w:tc>
          <w:tcPr>
            <w:tcW w:w="674" w:type="dxa"/>
            <w:tcBorders>
              <w:top w:val="nil"/>
              <w:left w:val="nil"/>
              <w:bottom w:val="single" w:sz="8" w:space="0" w:color="000000"/>
              <w:right w:val="single" w:sz="8" w:space="0" w:color="000000"/>
            </w:tcBorders>
            <w:shd w:val="clear" w:color="auto" w:fill="auto"/>
            <w:vAlign w:val="center"/>
          </w:tcPr>
          <w:p w14:paraId="000001DE" w14:textId="77777777" w:rsidR="002045CD" w:rsidRDefault="005C60F8">
            <w:pPr>
              <w:spacing w:after="0" w:line="240" w:lineRule="auto"/>
              <w:jc w:val="center"/>
              <w:rPr>
                <w:color w:val="000000"/>
                <w:sz w:val="20"/>
                <w:szCs w:val="20"/>
              </w:rPr>
            </w:pPr>
            <w:r>
              <w:rPr>
                <w:color w:val="000000"/>
                <w:sz w:val="20"/>
                <w:szCs w:val="20"/>
              </w:rPr>
              <w:t>-7.1%</w:t>
            </w:r>
          </w:p>
        </w:tc>
        <w:tc>
          <w:tcPr>
            <w:tcW w:w="809" w:type="dxa"/>
            <w:tcBorders>
              <w:top w:val="nil"/>
              <w:left w:val="nil"/>
              <w:bottom w:val="single" w:sz="8" w:space="0" w:color="000000"/>
              <w:right w:val="single" w:sz="8" w:space="0" w:color="000000"/>
            </w:tcBorders>
            <w:shd w:val="clear" w:color="auto" w:fill="auto"/>
            <w:vAlign w:val="center"/>
          </w:tcPr>
          <w:p w14:paraId="000001DF" w14:textId="77777777" w:rsidR="002045CD" w:rsidRDefault="005C60F8">
            <w:pPr>
              <w:spacing w:after="0" w:line="240" w:lineRule="auto"/>
              <w:jc w:val="center"/>
              <w:rPr>
                <w:color w:val="000000"/>
                <w:sz w:val="20"/>
                <w:szCs w:val="20"/>
              </w:rPr>
            </w:pPr>
            <w:r>
              <w:rPr>
                <w:color w:val="000000"/>
                <w:sz w:val="20"/>
                <w:szCs w:val="20"/>
              </w:rPr>
              <w:t>-1.2%</w:t>
            </w:r>
          </w:p>
        </w:tc>
      </w:tr>
      <w:tr w:rsidR="002045CD" w14:paraId="5227A3F7"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E0"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E1" w14:textId="77777777" w:rsidR="002045CD" w:rsidRDefault="005C60F8">
            <w:pPr>
              <w:spacing w:after="0" w:line="240" w:lineRule="auto"/>
              <w:jc w:val="center"/>
              <w:rPr>
                <w:b/>
                <w:color w:val="000000"/>
                <w:sz w:val="20"/>
                <w:szCs w:val="20"/>
              </w:rPr>
            </w:pPr>
            <w:r>
              <w:rPr>
                <w:b/>
                <w:color w:val="000000"/>
                <w:sz w:val="20"/>
                <w:szCs w:val="20"/>
              </w:rPr>
              <w:t>$50,000 to &lt;$75,000</w:t>
            </w:r>
          </w:p>
        </w:tc>
        <w:tc>
          <w:tcPr>
            <w:tcW w:w="1387" w:type="dxa"/>
            <w:tcBorders>
              <w:top w:val="nil"/>
              <w:left w:val="nil"/>
              <w:bottom w:val="single" w:sz="8" w:space="0" w:color="000000"/>
              <w:right w:val="single" w:sz="8" w:space="0" w:color="000000"/>
            </w:tcBorders>
            <w:shd w:val="clear" w:color="auto" w:fill="auto"/>
            <w:vAlign w:val="center"/>
          </w:tcPr>
          <w:p w14:paraId="000001E2" w14:textId="77777777" w:rsidR="002045CD" w:rsidRDefault="005C60F8">
            <w:pPr>
              <w:spacing w:after="0" w:line="240" w:lineRule="auto"/>
              <w:jc w:val="center"/>
              <w:rPr>
                <w:color w:val="000000"/>
                <w:sz w:val="20"/>
                <w:szCs w:val="20"/>
              </w:rPr>
            </w:pPr>
            <w:r>
              <w:rPr>
                <w:color w:val="000000"/>
                <w:sz w:val="20"/>
                <w:szCs w:val="20"/>
              </w:rPr>
              <w:t>236,827 (30%)</w:t>
            </w:r>
          </w:p>
        </w:tc>
        <w:tc>
          <w:tcPr>
            <w:tcW w:w="1011" w:type="dxa"/>
            <w:tcBorders>
              <w:top w:val="nil"/>
              <w:left w:val="nil"/>
              <w:bottom w:val="single" w:sz="8" w:space="0" w:color="000000"/>
              <w:right w:val="single" w:sz="8" w:space="0" w:color="000000"/>
            </w:tcBorders>
            <w:shd w:val="clear" w:color="auto" w:fill="auto"/>
            <w:vAlign w:val="center"/>
          </w:tcPr>
          <w:p w14:paraId="000001E3" w14:textId="77777777" w:rsidR="002045CD" w:rsidRDefault="005C60F8">
            <w:pPr>
              <w:spacing w:after="0" w:line="240" w:lineRule="auto"/>
              <w:jc w:val="center"/>
              <w:rPr>
                <w:color w:val="000000"/>
                <w:sz w:val="20"/>
                <w:szCs w:val="20"/>
              </w:rPr>
            </w:pPr>
            <w:r>
              <w:rPr>
                <w:color w:val="000000"/>
                <w:sz w:val="20"/>
                <w:szCs w:val="20"/>
              </w:rPr>
              <w:t>40,540 (29%)</w:t>
            </w:r>
          </w:p>
        </w:tc>
        <w:tc>
          <w:tcPr>
            <w:tcW w:w="714" w:type="dxa"/>
            <w:tcBorders>
              <w:top w:val="nil"/>
              <w:left w:val="nil"/>
              <w:bottom w:val="single" w:sz="8" w:space="0" w:color="000000"/>
              <w:right w:val="single" w:sz="8" w:space="0" w:color="000000"/>
            </w:tcBorders>
            <w:shd w:val="clear" w:color="auto" w:fill="auto"/>
            <w:vAlign w:val="center"/>
          </w:tcPr>
          <w:p w14:paraId="000001E4" w14:textId="77777777" w:rsidR="002045CD" w:rsidRDefault="005C60F8">
            <w:pPr>
              <w:spacing w:after="0" w:line="240" w:lineRule="auto"/>
              <w:jc w:val="center"/>
              <w:rPr>
                <w:color w:val="000000"/>
                <w:sz w:val="20"/>
                <w:szCs w:val="20"/>
              </w:rPr>
            </w:pPr>
            <w:r>
              <w:rPr>
                <w:color w:val="000000"/>
                <w:sz w:val="20"/>
                <w:szCs w:val="20"/>
              </w:rPr>
              <w:t>17.1%</w:t>
            </w:r>
          </w:p>
        </w:tc>
        <w:tc>
          <w:tcPr>
            <w:tcW w:w="1074" w:type="dxa"/>
            <w:tcBorders>
              <w:top w:val="nil"/>
              <w:left w:val="nil"/>
              <w:bottom w:val="single" w:sz="8" w:space="0" w:color="000000"/>
              <w:right w:val="single" w:sz="8" w:space="0" w:color="000000"/>
            </w:tcBorders>
            <w:shd w:val="clear" w:color="auto" w:fill="auto"/>
            <w:vAlign w:val="center"/>
          </w:tcPr>
          <w:p w14:paraId="000001E5" w14:textId="77777777" w:rsidR="002045CD" w:rsidRDefault="005C60F8">
            <w:pPr>
              <w:spacing w:after="0" w:line="240" w:lineRule="auto"/>
              <w:jc w:val="center"/>
              <w:rPr>
                <w:color w:val="000000"/>
                <w:sz w:val="20"/>
                <w:szCs w:val="20"/>
              </w:rPr>
            </w:pPr>
            <w:r>
              <w:rPr>
                <w:sz w:val="20"/>
                <w:szCs w:val="20"/>
              </w:rPr>
              <w:t>221,334 (30%)</w:t>
            </w:r>
          </w:p>
        </w:tc>
        <w:tc>
          <w:tcPr>
            <w:tcW w:w="1024" w:type="dxa"/>
            <w:tcBorders>
              <w:top w:val="nil"/>
              <w:left w:val="nil"/>
              <w:bottom w:val="single" w:sz="8" w:space="0" w:color="000000"/>
              <w:right w:val="single" w:sz="8" w:space="0" w:color="000000"/>
            </w:tcBorders>
            <w:shd w:val="clear" w:color="auto" w:fill="auto"/>
            <w:vAlign w:val="center"/>
          </w:tcPr>
          <w:p w14:paraId="000001E6" w14:textId="77777777" w:rsidR="002045CD" w:rsidRDefault="005C60F8">
            <w:pPr>
              <w:spacing w:after="0" w:line="240" w:lineRule="auto"/>
              <w:jc w:val="center"/>
              <w:rPr>
                <w:color w:val="000000"/>
                <w:sz w:val="20"/>
                <w:szCs w:val="20"/>
              </w:rPr>
            </w:pPr>
            <w:r>
              <w:rPr>
                <w:sz w:val="20"/>
                <w:szCs w:val="20"/>
              </w:rPr>
              <w:t>37,253 (28%)</w:t>
            </w:r>
          </w:p>
        </w:tc>
        <w:tc>
          <w:tcPr>
            <w:tcW w:w="714" w:type="dxa"/>
            <w:tcBorders>
              <w:top w:val="nil"/>
              <w:left w:val="nil"/>
              <w:bottom w:val="single" w:sz="8" w:space="0" w:color="000000"/>
              <w:right w:val="single" w:sz="8" w:space="0" w:color="000000"/>
            </w:tcBorders>
            <w:shd w:val="clear" w:color="auto" w:fill="auto"/>
            <w:vAlign w:val="center"/>
          </w:tcPr>
          <w:p w14:paraId="000001E7" w14:textId="77777777" w:rsidR="002045CD" w:rsidRDefault="005C60F8">
            <w:pPr>
              <w:spacing w:after="0" w:line="240" w:lineRule="auto"/>
              <w:jc w:val="center"/>
              <w:rPr>
                <w:color w:val="000000"/>
                <w:sz w:val="20"/>
                <w:szCs w:val="20"/>
              </w:rPr>
            </w:pPr>
            <w:r>
              <w:rPr>
                <w:sz w:val="20"/>
                <w:szCs w:val="20"/>
              </w:rPr>
              <w:t>16.8%</w:t>
            </w:r>
          </w:p>
        </w:tc>
        <w:tc>
          <w:tcPr>
            <w:tcW w:w="1309" w:type="dxa"/>
            <w:tcBorders>
              <w:top w:val="nil"/>
              <w:left w:val="nil"/>
              <w:bottom w:val="single" w:sz="8" w:space="0" w:color="000000"/>
              <w:right w:val="single" w:sz="8" w:space="0" w:color="000000"/>
            </w:tcBorders>
            <w:shd w:val="clear" w:color="auto" w:fill="auto"/>
            <w:vAlign w:val="center"/>
          </w:tcPr>
          <w:p w14:paraId="000001E8" w14:textId="77777777" w:rsidR="002045CD" w:rsidRDefault="005C60F8">
            <w:pPr>
              <w:spacing w:after="0" w:line="240" w:lineRule="auto"/>
              <w:jc w:val="center"/>
              <w:rPr>
                <w:color w:val="000000"/>
                <w:sz w:val="20"/>
                <w:szCs w:val="20"/>
              </w:rPr>
            </w:pPr>
            <w:r>
              <w:rPr>
                <w:color w:val="000000"/>
                <w:sz w:val="20"/>
                <w:szCs w:val="20"/>
              </w:rPr>
              <w:t>-15,493</w:t>
            </w:r>
          </w:p>
        </w:tc>
        <w:tc>
          <w:tcPr>
            <w:tcW w:w="834" w:type="dxa"/>
            <w:tcBorders>
              <w:top w:val="nil"/>
              <w:left w:val="nil"/>
              <w:bottom w:val="single" w:sz="8" w:space="0" w:color="000000"/>
              <w:right w:val="single" w:sz="8" w:space="0" w:color="000000"/>
            </w:tcBorders>
            <w:shd w:val="clear" w:color="auto" w:fill="auto"/>
            <w:vAlign w:val="center"/>
          </w:tcPr>
          <w:p w14:paraId="000001E9" w14:textId="77777777" w:rsidR="002045CD" w:rsidRDefault="005C60F8">
            <w:pPr>
              <w:spacing w:after="0" w:line="240" w:lineRule="auto"/>
              <w:jc w:val="center"/>
              <w:rPr>
                <w:color w:val="000000"/>
                <w:sz w:val="20"/>
                <w:szCs w:val="20"/>
              </w:rPr>
            </w:pPr>
            <w:r>
              <w:rPr>
                <w:color w:val="000000"/>
                <w:sz w:val="20"/>
                <w:szCs w:val="20"/>
              </w:rPr>
              <w:t>-3,287</w:t>
            </w:r>
          </w:p>
        </w:tc>
        <w:tc>
          <w:tcPr>
            <w:tcW w:w="860" w:type="dxa"/>
            <w:tcBorders>
              <w:top w:val="nil"/>
              <w:left w:val="nil"/>
              <w:bottom w:val="single" w:sz="8" w:space="0" w:color="000000"/>
              <w:right w:val="single" w:sz="8" w:space="0" w:color="000000"/>
            </w:tcBorders>
            <w:shd w:val="clear" w:color="auto" w:fill="auto"/>
            <w:vAlign w:val="center"/>
          </w:tcPr>
          <w:p w14:paraId="000001EA" w14:textId="77777777" w:rsidR="002045CD" w:rsidRDefault="005C60F8">
            <w:pPr>
              <w:spacing w:after="0" w:line="240" w:lineRule="auto"/>
              <w:jc w:val="center"/>
              <w:rPr>
                <w:color w:val="000000"/>
                <w:sz w:val="20"/>
                <w:szCs w:val="20"/>
              </w:rPr>
            </w:pPr>
            <w:r>
              <w:rPr>
                <w:color w:val="000000"/>
                <w:sz w:val="20"/>
                <w:szCs w:val="20"/>
              </w:rPr>
              <w:t>-0.3%</w:t>
            </w:r>
          </w:p>
        </w:tc>
        <w:tc>
          <w:tcPr>
            <w:tcW w:w="895" w:type="dxa"/>
            <w:tcBorders>
              <w:top w:val="nil"/>
              <w:left w:val="nil"/>
              <w:bottom w:val="single" w:sz="8" w:space="0" w:color="000000"/>
              <w:right w:val="single" w:sz="8" w:space="0" w:color="000000"/>
            </w:tcBorders>
            <w:shd w:val="clear" w:color="auto" w:fill="auto"/>
            <w:vAlign w:val="center"/>
          </w:tcPr>
          <w:p w14:paraId="000001EB" w14:textId="77777777" w:rsidR="002045CD" w:rsidRDefault="005C60F8">
            <w:pPr>
              <w:spacing w:after="0" w:line="240" w:lineRule="auto"/>
              <w:jc w:val="center"/>
              <w:rPr>
                <w:color w:val="000000"/>
                <w:sz w:val="20"/>
                <w:szCs w:val="20"/>
              </w:rPr>
            </w:pPr>
            <w:r>
              <w:rPr>
                <w:color w:val="000000"/>
                <w:sz w:val="20"/>
                <w:szCs w:val="20"/>
              </w:rPr>
              <w:t>-6.5%</w:t>
            </w:r>
          </w:p>
        </w:tc>
        <w:tc>
          <w:tcPr>
            <w:tcW w:w="674" w:type="dxa"/>
            <w:tcBorders>
              <w:top w:val="nil"/>
              <w:left w:val="nil"/>
              <w:bottom w:val="single" w:sz="8" w:space="0" w:color="000000"/>
              <w:right w:val="single" w:sz="8" w:space="0" w:color="000000"/>
            </w:tcBorders>
            <w:shd w:val="clear" w:color="auto" w:fill="auto"/>
            <w:vAlign w:val="center"/>
          </w:tcPr>
          <w:p w14:paraId="000001EC" w14:textId="77777777" w:rsidR="002045CD" w:rsidRDefault="005C60F8">
            <w:pPr>
              <w:spacing w:after="0" w:line="240" w:lineRule="auto"/>
              <w:jc w:val="center"/>
              <w:rPr>
                <w:color w:val="000000"/>
                <w:sz w:val="20"/>
                <w:szCs w:val="20"/>
              </w:rPr>
            </w:pPr>
            <w:r>
              <w:rPr>
                <w:color w:val="000000"/>
                <w:sz w:val="20"/>
                <w:szCs w:val="20"/>
              </w:rPr>
              <w:t>-8.1%</w:t>
            </w:r>
          </w:p>
        </w:tc>
        <w:tc>
          <w:tcPr>
            <w:tcW w:w="809" w:type="dxa"/>
            <w:tcBorders>
              <w:top w:val="nil"/>
              <w:left w:val="nil"/>
              <w:bottom w:val="single" w:sz="8" w:space="0" w:color="000000"/>
              <w:right w:val="single" w:sz="8" w:space="0" w:color="000000"/>
            </w:tcBorders>
            <w:shd w:val="clear" w:color="auto" w:fill="auto"/>
            <w:vAlign w:val="center"/>
          </w:tcPr>
          <w:p w14:paraId="000001ED" w14:textId="77777777" w:rsidR="002045CD" w:rsidRDefault="005C60F8">
            <w:pPr>
              <w:spacing w:after="0" w:line="240" w:lineRule="auto"/>
              <w:jc w:val="center"/>
              <w:rPr>
                <w:color w:val="000000"/>
                <w:sz w:val="20"/>
                <w:szCs w:val="20"/>
              </w:rPr>
            </w:pPr>
            <w:r>
              <w:rPr>
                <w:color w:val="000000"/>
                <w:sz w:val="20"/>
                <w:szCs w:val="20"/>
              </w:rPr>
              <w:t>-1.8%</w:t>
            </w:r>
          </w:p>
        </w:tc>
      </w:tr>
      <w:tr w:rsidR="002045CD" w14:paraId="55CA2E92" w14:textId="77777777">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EE" w14:textId="77777777" w:rsidR="002045CD" w:rsidRDefault="002045CD">
            <w:pPr>
              <w:widowControl w:val="0"/>
              <w:pBdr>
                <w:top w:val="nil"/>
                <w:left w:val="nil"/>
                <w:bottom w:val="nil"/>
                <w:right w:val="nil"/>
                <w:between w:val="nil"/>
              </w:pBdr>
              <w:spacing w:after="0" w:line="276" w:lineRule="auto"/>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EF" w14:textId="77777777" w:rsidR="002045CD" w:rsidRDefault="005C60F8">
            <w:pPr>
              <w:spacing w:after="0" w:line="240" w:lineRule="auto"/>
              <w:jc w:val="center"/>
              <w:rPr>
                <w:b/>
                <w:color w:val="000000"/>
                <w:sz w:val="20"/>
                <w:szCs w:val="20"/>
              </w:rPr>
            </w:pPr>
            <w:r>
              <w:rPr>
                <w:b/>
                <w:color w:val="000000"/>
                <w:sz w:val="20"/>
                <w:szCs w:val="20"/>
              </w:rPr>
              <w:t>≥$75,000</w:t>
            </w:r>
          </w:p>
        </w:tc>
        <w:tc>
          <w:tcPr>
            <w:tcW w:w="1387" w:type="dxa"/>
            <w:tcBorders>
              <w:top w:val="nil"/>
              <w:left w:val="nil"/>
              <w:bottom w:val="single" w:sz="8" w:space="0" w:color="000000"/>
              <w:right w:val="single" w:sz="8" w:space="0" w:color="000000"/>
            </w:tcBorders>
            <w:shd w:val="clear" w:color="auto" w:fill="auto"/>
            <w:vAlign w:val="center"/>
          </w:tcPr>
          <w:p w14:paraId="000001F0" w14:textId="77777777" w:rsidR="002045CD" w:rsidRDefault="005C60F8">
            <w:pPr>
              <w:spacing w:after="0" w:line="240" w:lineRule="auto"/>
              <w:jc w:val="center"/>
              <w:rPr>
                <w:color w:val="000000"/>
                <w:sz w:val="20"/>
                <w:szCs w:val="20"/>
              </w:rPr>
            </w:pPr>
            <w:r>
              <w:rPr>
                <w:color w:val="000000"/>
                <w:sz w:val="20"/>
                <w:szCs w:val="20"/>
              </w:rPr>
              <w:t>191,621 (24%)</w:t>
            </w:r>
          </w:p>
        </w:tc>
        <w:tc>
          <w:tcPr>
            <w:tcW w:w="1011" w:type="dxa"/>
            <w:tcBorders>
              <w:top w:val="nil"/>
              <w:left w:val="nil"/>
              <w:bottom w:val="single" w:sz="8" w:space="0" w:color="000000"/>
              <w:right w:val="single" w:sz="8" w:space="0" w:color="000000"/>
            </w:tcBorders>
            <w:shd w:val="clear" w:color="auto" w:fill="auto"/>
            <w:vAlign w:val="center"/>
          </w:tcPr>
          <w:p w14:paraId="000001F1" w14:textId="77777777" w:rsidR="002045CD" w:rsidRDefault="005C60F8">
            <w:pPr>
              <w:spacing w:after="0" w:line="240" w:lineRule="auto"/>
              <w:jc w:val="center"/>
              <w:rPr>
                <w:color w:val="000000"/>
                <w:sz w:val="20"/>
                <w:szCs w:val="20"/>
              </w:rPr>
            </w:pPr>
            <w:r>
              <w:rPr>
                <w:color w:val="000000"/>
                <w:sz w:val="20"/>
                <w:szCs w:val="20"/>
              </w:rPr>
              <w:t>35,128 (25%)</w:t>
            </w:r>
          </w:p>
        </w:tc>
        <w:tc>
          <w:tcPr>
            <w:tcW w:w="714" w:type="dxa"/>
            <w:tcBorders>
              <w:top w:val="nil"/>
              <w:left w:val="nil"/>
              <w:bottom w:val="single" w:sz="8" w:space="0" w:color="000000"/>
              <w:right w:val="single" w:sz="8" w:space="0" w:color="000000"/>
            </w:tcBorders>
            <w:shd w:val="clear" w:color="auto" w:fill="auto"/>
            <w:vAlign w:val="center"/>
          </w:tcPr>
          <w:p w14:paraId="000001F2" w14:textId="77777777" w:rsidR="002045CD" w:rsidRDefault="005C60F8">
            <w:pPr>
              <w:spacing w:after="0" w:line="240" w:lineRule="auto"/>
              <w:jc w:val="center"/>
              <w:rPr>
                <w:color w:val="000000"/>
                <w:sz w:val="20"/>
                <w:szCs w:val="20"/>
              </w:rPr>
            </w:pPr>
            <w:r>
              <w:rPr>
                <w:color w:val="000000"/>
                <w:sz w:val="20"/>
                <w:szCs w:val="20"/>
              </w:rPr>
              <w:t>18.3%</w:t>
            </w:r>
          </w:p>
        </w:tc>
        <w:tc>
          <w:tcPr>
            <w:tcW w:w="1074" w:type="dxa"/>
            <w:tcBorders>
              <w:top w:val="nil"/>
              <w:left w:val="nil"/>
              <w:bottom w:val="single" w:sz="8" w:space="0" w:color="000000"/>
              <w:right w:val="single" w:sz="8" w:space="0" w:color="000000"/>
            </w:tcBorders>
            <w:shd w:val="clear" w:color="auto" w:fill="auto"/>
            <w:vAlign w:val="center"/>
          </w:tcPr>
          <w:p w14:paraId="000001F3" w14:textId="77777777" w:rsidR="002045CD" w:rsidRDefault="005C60F8">
            <w:pPr>
              <w:spacing w:after="0" w:line="240" w:lineRule="auto"/>
              <w:jc w:val="center"/>
              <w:rPr>
                <w:color w:val="000000"/>
                <w:sz w:val="20"/>
                <w:szCs w:val="20"/>
              </w:rPr>
            </w:pPr>
            <w:r>
              <w:rPr>
                <w:sz w:val="20"/>
                <w:szCs w:val="20"/>
              </w:rPr>
              <w:t>176,880 (24%)</w:t>
            </w:r>
          </w:p>
        </w:tc>
        <w:tc>
          <w:tcPr>
            <w:tcW w:w="1024" w:type="dxa"/>
            <w:tcBorders>
              <w:top w:val="nil"/>
              <w:left w:val="nil"/>
              <w:bottom w:val="single" w:sz="8" w:space="0" w:color="000000"/>
              <w:right w:val="single" w:sz="8" w:space="0" w:color="000000"/>
            </w:tcBorders>
            <w:shd w:val="clear" w:color="auto" w:fill="auto"/>
            <w:vAlign w:val="center"/>
          </w:tcPr>
          <w:p w14:paraId="000001F4" w14:textId="77777777" w:rsidR="002045CD" w:rsidRDefault="005C60F8">
            <w:pPr>
              <w:spacing w:after="0" w:line="240" w:lineRule="auto"/>
              <w:jc w:val="center"/>
              <w:rPr>
                <w:color w:val="000000"/>
                <w:sz w:val="20"/>
                <w:szCs w:val="20"/>
              </w:rPr>
            </w:pPr>
            <w:r>
              <w:rPr>
                <w:sz w:val="20"/>
                <w:szCs w:val="20"/>
              </w:rPr>
              <w:t>31,885 (24%)</w:t>
            </w:r>
          </w:p>
        </w:tc>
        <w:tc>
          <w:tcPr>
            <w:tcW w:w="714" w:type="dxa"/>
            <w:tcBorders>
              <w:top w:val="nil"/>
              <w:left w:val="nil"/>
              <w:bottom w:val="single" w:sz="8" w:space="0" w:color="000000"/>
              <w:right w:val="single" w:sz="8" w:space="0" w:color="000000"/>
            </w:tcBorders>
            <w:shd w:val="clear" w:color="auto" w:fill="auto"/>
            <w:vAlign w:val="center"/>
          </w:tcPr>
          <w:p w14:paraId="000001F5" w14:textId="77777777" w:rsidR="002045CD" w:rsidRDefault="005C60F8">
            <w:pPr>
              <w:spacing w:after="0" w:line="240" w:lineRule="auto"/>
              <w:jc w:val="center"/>
              <w:rPr>
                <w:color w:val="000000"/>
                <w:sz w:val="20"/>
                <w:szCs w:val="20"/>
              </w:rPr>
            </w:pPr>
            <w:r>
              <w:rPr>
                <w:sz w:val="20"/>
                <w:szCs w:val="20"/>
              </w:rPr>
              <w:t>18.0%</w:t>
            </w:r>
          </w:p>
        </w:tc>
        <w:tc>
          <w:tcPr>
            <w:tcW w:w="1309" w:type="dxa"/>
            <w:tcBorders>
              <w:top w:val="nil"/>
              <w:left w:val="nil"/>
              <w:bottom w:val="single" w:sz="8" w:space="0" w:color="000000"/>
              <w:right w:val="single" w:sz="8" w:space="0" w:color="000000"/>
            </w:tcBorders>
            <w:shd w:val="clear" w:color="auto" w:fill="auto"/>
            <w:vAlign w:val="center"/>
          </w:tcPr>
          <w:p w14:paraId="000001F6" w14:textId="77777777" w:rsidR="002045CD" w:rsidRDefault="005C60F8">
            <w:pPr>
              <w:spacing w:after="0" w:line="240" w:lineRule="auto"/>
              <w:jc w:val="center"/>
              <w:rPr>
                <w:color w:val="000000"/>
                <w:sz w:val="20"/>
                <w:szCs w:val="20"/>
              </w:rPr>
            </w:pPr>
            <w:r>
              <w:rPr>
                <w:color w:val="000000"/>
                <w:sz w:val="20"/>
                <w:szCs w:val="20"/>
              </w:rPr>
              <w:t>-14,741</w:t>
            </w:r>
          </w:p>
        </w:tc>
        <w:tc>
          <w:tcPr>
            <w:tcW w:w="834" w:type="dxa"/>
            <w:tcBorders>
              <w:top w:val="nil"/>
              <w:left w:val="nil"/>
              <w:bottom w:val="single" w:sz="8" w:space="0" w:color="000000"/>
              <w:right w:val="single" w:sz="8" w:space="0" w:color="000000"/>
            </w:tcBorders>
            <w:shd w:val="clear" w:color="auto" w:fill="auto"/>
            <w:vAlign w:val="center"/>
          </w:tcPr>
          <w:p w14:paraId="000001F7" w14:textId="77777777" w:rsidR="002045CD" w:rsidRDefault="005C60F8">
            <w:pPr>
              <w:spacing w:after="0" w:line="240" w:lineRule="auto"/>
              <w:jc w:val="center"/>
              <w:rPr>
                <w:color w:val="000000"/>
                <w:sz w:val="20"/>
                <w:szCs w:val="20"/>
              </w:rPr>
            </w:pPr>
            <w:r>
              <w:rPr>
                <w:color w:val="000000"/>
                <w:sz w:val="20"/>
                <w:szCs w:val="20"/>
              </w:rPr>
              <w:t>-3,243</w:t>
            </w:r>
          </w:p>
        </w:tc>
        <w:tc>
          <w:tcPr>
            <w:tcW w:w="860" w:type="dxa"/>
            <w:tcBorders>
              <w:top w:val="nil"/>
              <w:left w:val="nil"/>
              <w:bottom w:val="single" w:sz="8" w:space="0" w:color="000000"/>
              <w:right w:val="single" w:sz="8" w:space="0" w:color="000000"/>
            </w:tcBorders>
            <w:shd w:val="clear" w:color="auto" w:fill="auto"/>
            <w:vAlign w:val="center"/>
          </w:tcPr>
          <w:p w14:paraId="000001F8" w14:textId="77777777" w:rsidR="002045CD" w:rsidRDefault="005C60F8">
            <w:pPr>
              <w:spacing w:after="0" w:line="240" w:lineRule="auto"/>
              <w:jc w:val="center"/>
              <w:rPr>
                <w:color w:val="000000"/>
                <w:sz w:val="20"/>
                <w:szCs w:val="20"/>
              </w:rPr>
            </w:pPr>
            <w:r>
              <w:rPr>
                <w:color w:val="000000"/>
                <w:sz w:val="20"/>
                <w:szCs w:val="20"/>
              </w:rPr>
              <w:t>-0.3%</w:t>
            </w:r>
          </w:p>
        </w:tc>
        <w:tc>
          <w:tcPr>
            <w:tcW w:w="895" w:type="dxa"/>
            <w:tcBorders>
              <w:top w:val="nil"/>
              <w:left w:val="nil"/>
              <w:bottom w:val="single" w:sz="8" w:space="0" w:color="000000"/>
              <w:right w:val="single" w:sz="8" w:space="0" w:color="000000"/>
            </w:tcBorders>
            <w:shd w:val="clear" w:color="auto" w:fill="auto"/>
            <w:vAlign w:val="center"/>
          </w:tcPr>
          <w:p w14:paraId="000001F9" w14:textId="77777777" w:rsidR="002045CD" w:rsidRDefault="005C60F8">
            <w:pPr>
              <w:spacing w:after="0" w:line="240" w:lineRule="auto"/>
              <w:jc w:val="center"/>
              <w:rPr>
                <w:color w:val="000000"/>
                <w:sz w:val="20"/>
                <w:szCs w:val="20"/>
              </w:rPr>
            </w:pPr>
            <w:r>
              <w:rPr>
                <w:color w:val="000000"/>
                <w:sz w:val="20"/>
                <w:szCs w:val="20"/>
              </w:rPr>
              <w:t>-7.7%</w:t>
            </w:r>
          </w:p>
        </w:tc>
        <w:tc>
          <w:tcPr>
            <w:tcW w:w="674" w:type="dxa"/>
            <w:tcBorders>
              <w:top w:val="nil"/>
              <w:left w:val="nil"/>
              <w:bottom w:val="single" w:sz="8" w:space="0" w:color="000000"/>
              <w:right w:val="single" w:sz="8" w:space="0" w:color="000000"/>
            </w:tcBorders>
            <w:shd w:val="clear" w:color="auto" w:fill="auto"/>
            <w:vAlign w:val="center"/>
          </w:tcPr>
          <w:p w14:paraId="000001FA" w14:textId="77777777" w:rsidR="002045CD" w:rsidRDefault="005C60F8">
            <w:pPr>
              <w:spacing w:after="0" w:line="240" w:lineRule="auto"/>
              <w:jc w:val="center"/>
              <w:rPr>
                <w:color w:val="000000"/>
                <w:sz w:val="20"/>
                <w:szCs w:val="20"/>
              </w:rPr>
            </w:pPr>
            <w:r>
              <w:rPr>
                <w:color w:val="000000"/>
                <w:sz w:val="20"/>
                <w:szCs w:val="20"/>
              </w:rPr>
              <w:t>-9.2%</w:t>
            </w:r>
          </w:p>
        </w:tc>
        <w:tc>
          <w:tcPr>
            <w:tcW w:w="809" w:type="dxa"/>
            <w:tcBorders>
              <w:top w:val="nil"/>
              <w:left w:val="nil"/>
              <w:bottom w:val="single" w:sz="8" w:space="0" w:color="000000"/>
              <w:right w:val="single" w:sz="8" w:space="0" w:color="000000"/>
            </w:tcBorders>
            <w:shd w:val="clear" w:color="auto" w:fill="auto"/>
            <w:vAlign w:val="center"/>
          </w:tcPr>
          <w:p w14:paraId="000001FB" w14:textId="77777777" w:rsidR="002045CD" w:rsidRDefault="005C60F8">
            <w:pPr>
              <w:spacing w:after="0" w:line="240" w:lineRule="auto"/>
              <w:jc w:val="center"/>
              <w:rPr>
                <w:color w:val="000000"/>
                <w:sz w:val="20"/>
                <w:szCs w:val="20"/>
              </w:rPr>
            </w:pPr>
            <w:r>
              <w:rPr>
                <w:color w:val="000000"/>
                <w:sz w:val="20"/>
                <w:szCs w:val="20"/>
              </w:rPr>
              <w:t>-1.6%</w:t>
            </w:r>
          </w:p>
        </w:tc>
      </w:tr>
    </w:tbl>
    <w:p w14:paraId="000001FC" w14:textId="77777777" w:rsidR="002045CD" w:rsidRDefault="002045CD">
      <w:pPr>
        <w:spacing w:line="360" w:lineRule="auto"/>
        <w:rPr>
          <w:b/>
          <w:sz w:val="24"/>
          <w:szCs w:val="24"/>
        </w:rPr>
      </w:pPr>
    </w:p>
    <w:p w14:paraId="000001FD" w14:textId="77777777" w:rsidR="002045CD" w:rsidRDefault="002045CD">
      <w:pPr>
        <w:spacing w:line="360" w:lineRule="auto"/>
        <w:rPr>
          <w:b/>
          <w:sz w:val="24"/>
          <w:szCs w:val="24"/>
        </w:rPr>
        <w:sectPr w:rsidR="002045CD">
          <w:pgSz w:w="11906" w:h="16838"/>
          <w:pgMar w:top="1440" w:right="1440" w:bottom="1440" w:left="1440" w:header="720" w:footer="720" w:gutter="0"/>
          <w:cols w:space="720" w:equalWidth="0">
            <w:col w:w="9360"/>
          </w:cols>
        </w:sectPr>
      </w:pPr>
    </w:p>
    <w:p w14:paraId="000001FE" w14:textId="77777777" w:rsidR="002045CD" w:rsidRDefault="005C60F8">
      <w:pPr>
        <w:keepNext/>
        <w:pBdr>
          <w:top w:val="nil"/>
          <w:left w:val="nil"/>
          <w:bottom w:val="nil"/>
          <w:right w:val="nil"/>
          <w:between w:val="nil"/>
        </w:pBdr>
        <w:spacing w:after="200" w:line="360" w:lineRule="auto"/>
        <w:rPr>
          <w:i/>
          <w:color w:val="44546A"/>
          <w:sz w:val="24"/>
          <w:szCs w:val="24"/>
        </w:rPr>
      </w:pPr>
      <w:bookmarkStart w:id="20" w:name="_heading=h.1t3h5sf" w:colFirst="0" w:colLast="0"/>
      <w:bookmarkEnd w:id="20"/>
      <w:r>
        <w:rPr>
          <w:i/>
          <w:color w:val="44546A"/>
          <w:sz w:val="24"/>
          <w:szCs w:val="24"/>
        </w:rPr>
        <w:lastRenderedPageBreak/>
        <w:t>Figure 2: Attributable fraction by median household income group stratified into living location</w:t>
      </w:r>
      <w:r>
        <w:rPr>
          <w:i/>
          <w:noProof/>
          <w:color w:val="44546A"/>
          <w:sz w:val="24"/>
          <w:szCs w:val="24"/>
        </w:rPr>
        <w:drawing>
          <wp:inline distT="0" distB="0" distL="0" distR="0" wp14:anchorId="245E1085" wp14:editId="47AC7863">
            <wp:extent cx="5731510" cy="3619901"/>
            <wp:effectExtent l="0" t="0" r="0" b="0"/>
            <wp:docPr id="17"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5"/>
                    <a:srcRect/>
                    <a:stretch>
                      <a:fillRect/>
                    </a:stretch>
                  </pic:blipFill>
                  <pic:spPr>
                    <a:xfrm>
                      <a:off x="0" y="0"/>
                      <a:ext cx="5731510" cy="3619901"/>
                    </a:xfrm>
                    <a:prstGeom prst="rect">
                      <a:avLst/>
                    </a:prstGeom>
                    <a:ln/>
                  </pic:spPr>
                </pic:pic>
              </a:graphicData>
            </a:graphic>
          </wp:inline>
        </w:drawing>
      </w:r>
    </w:p>
    <w:p w14:paraId="000001FF" w14:textId="77777777" w:rsidR="002045CD" w:rsidRDefault="005C60F8">
      <w:pPr>
        <w:spacing w:line="360" w:lineRule="auto"/>
        <w:rPr>
          <w:i/>
          <w:color w:val="44546A"/>
          <w:sz w:val="24"/>
          <w:szCs w:val="24"/>
        </w:rPr>
      </w:pPr>
      <w:r>
        <w:rPr>
          <w:i/>
          <w:sz w:val="24"/>
          <w:szCs w:val="24"/>
        </w:rPr>
        <w:t>*Red dot represents the mean value while the midline represents the median value</w:t>
      </w:r>
    </w:p>
    <w:p w14:paraId="00000200" w14:textId="77777777" w:rsidR="002045CD" w:rsidRDefault="005C60F8">
      <w:pPr>
        <w:keepNext/>
        <w:pBdr>
          <w:top w:val="nil"/>
          <w:left w:val="nil"/>
          <w:bottom w:val="nil"/>
          <w:right w:val="nil"/>
          <w:between w:val="nil"/>
        </w:pBdr>
        <w:spacing w:after="200" w:line="360" w:lineRule="auto"/>
        <w:rPr>
          <w:i/>
          <w:color w:val="44546A"/>
          <w:sz w:val="24"/>
          <w:szCs w:val="24"/>
        </w:rPr>
      </w:pPr>
      <w:bookmarkStart w:id="21" w:name="_heading=h.4d34og8" w:colFirst="0" w:colLast="0"/>
      <w:bookmarkEnd w:id="21"/>
      <w:r>
        <w:rPr>
          <w:i/>
          <w:color w:val="44546A"/>
          <w:sz w:val="24"/>
          <w:szCs w:val="24"/>
        </w:rPr>
        <w:lastRenderedPageBreak/>
        <w:t xml:space="preserve">Figure 3: Attributable fraction by </w:t>
      </w:r>
      <w:sdt>
        <w:sdtPr>
          <w:tag w:val="goog_rdk_8"/>
          <w:id w:val="-1865277925"/>
        </w:sdtPr>
        <w:sdtContent>
          <w:commentRangeStart w:id="22"/>
          <w:commentRangeStart w:id="23"/>
        </w:sdtContent>
      </w:sdt>
      <w:r>
        <w:rPr>
          <w:i/>
          <w:color w:val="44546A"/>
          <w:sz w:val="24"/>
          <w:szCs w:val="24"/>
        </w:rPr>
        <w:t>state</w:t>
      </w:r>
      <w:commentRangeEnd w:id="22"/>
      <w:r>
        <w:commentReference w:id="22"/>
      </w:r>
      <w:commentRangeEnd w:id="23"/>
      <w:r w:rsidR="000D03B5">
        <w:rPr>
          <w:rStyle w:val="CommentReference"/>
        </w:rPr>
        <w:commentReference w:id="23"/>
      </w:r>
      <w:r>
        <w:rPr>
          <w:i/>
          <w:noProof/>
          <w:color w:val="44546A"/>
          <w:sz w:val="24"/>
          <w:szCs w:val="24"/>
        </w:rPr>
        <w:drawing>
          <wp:inline distT="0" distB="0" distL="0" distR="0" wp14:anchorId="3E933F0A" wp14:editId="31E62AA4">
            <wp:extent cx="5731510" cy="3619901"/>
            <wp:effectExtent l="0" t="0" r="0" b="0"/>
            <wp:docPr id="16" name="image12.png" descr="C:\Users\R-Alotaibi\Documents\R Projects\TTI-AsthmaIR\Results\Plots\p12.png"/>
            <wp:cNvGraphicFramePr/>
            <a:graphic xmlns:a="http://schemas.openxmlformats.org/drawingml/2006/main">
              <a:graphicData uri="http://schemas.openxmlformats.org/drawingml/2006/picture">
                <pic:pic xmlns:pic="http://schemas.openxmlformats.org/drawingml/2006/picture">
                  <pic:nvPicPr>
                    <pic:cNvPr id="0" name="image12.png" descr="C:\Users\R-Alotaibi\Documents\R Projects\TTI-AsthmaIR\Results\Plots\p12.png"/>
                    <pic:cNvPicPr preferRelativeResize="0"/>
                  </pic:nvPicPr>
                  <pic:blipFill>
                    <a:blip r:embed="rId16"/>
                    <a:srcRect/>
                    <a:stretch>
                      <a:fillRect/>
                    </a:stretch>
                  </pic:blipFill>
                  <pic:spPr>
                    <a:xfrm>
                      <a:off x="0" y="0"/>
                      <a:ext cx="5731510" cy="3619901"/>
                    </a:xfrm>
                    <a:prstGeom prst="rect">
                      <a:avLst/>
                    </a:prstGeom>
                    <a:ln/>
                  </pic:spPr>
                </pic:pic>
              </a:graphicData>
            </a:graphic>
          </wp:inline>
        </w:drawing>
      </w:r>
    </w:p>
    <w:p w14:paraId="00000201" w14:textId="77777777" w:rsidR="002045CD" w:rsidRDefault="005C60F8">
      <w:pPr>
        <w:spacing w:line="360" w:lineRule="auto"/>
        <w:rPr>
          <w:sz w:val="24"/>
          <w:szCs w:val="24"/>
        </w:rPr>
      </w:pPr>
      <w:bookmarkStart w:id="25" w:name="_heading=h.2s8eyo1" w:colFirst="0" w:colLast="0"/>
      <w:bookmarkEnd w:id="25"/>
      <w:r>
        <w:rPr>
          <w:sz w:val="24"/>
          <w:szCs w:val="24"/>
        </w:rPr>
        <w:t>Figure 4 and Figure 5 present the distribution of attributable fraction by living location and median household income group for each state. The majority of states broadly follow a distribution similar to the national level as shown in Figure S8 and Figure S9, with a few exceptions (By living location see; Delaware, Maryland, Mississippi, Vermont. By median household income see; Arizona, Connecticut, D.C., Florida, Maine, Massachusetts, Montana, Nevada, New Hampshire, New Jersey, New Mexico, Vermont, West Virginia, Rhode Island and Wyoming).</w:t>
      </w:r>
    </w:p>
    <w:p w14:paraId="00000202" w14:textId="77777777" w:rsidR="002045CD" w:rsidRDefault="005C60F8">
      <w:pPr>
        <w:keepNext/>
        <w:pBdr>
          <w:top w:val="nil"/>
          <w:left w:val="nil"/>
          <w:bottom w:val="nil"/>
          <w:right w:val="nil"/>
          <w:between w:val="nil"/>
        </w:pBdr>
        <w:spacing w:after="200" w:line="360" w:lineRule="auto"/>
        <w:rPr>
          <w:i/>
          <w:color w:val="44546A"/>
          <w:sz w:val="24"/>
          <w:szCs w:val="24"/>
        </w:rPr>
      </w:pPr>
      <w:r>
        <w:rPr>
          <w:i/>
          <w:color w:val="44546A"/>
          <w:sz w:val="24"/>
          <w:szCs w:val="24"/>
        </w:rPr>
        <w:lastRenderedPageBreak/>
        <w:t>Figure 4: Attributable fraction by state and living location</w:t>
      </w:r>
    </w:p>
    <w:p w14:paraId="00000203" w14:textId="77777777" w:rsidR="002045CD" w:rsidRDefault="005C60F8">
      <w:pPr>
        <w:spacing w:line="360" w:lineRule="auto"/>
        <w:rPr>
          <w:b/>
          <w:sz w:val="24"/>
          <w:szCs w:val="24"/>
        </w:rPr>
      </w:pPr>
      <w:r>
        <w:rPr>
          <w:b/>
          <w:noProof/>
          <w:sz w:val="24"/>
          <w:szCs w:val="24"/>
        </w:rPr>
        <w:drawing>
          <wp:inline distT="0" distB="0" distL="0" distR="0" wp14:anchorId="65FE9E68" wp14:editId="740FEAE6">
            <wp:extent cx="5731510" cy="7239802"/>
            <wp:effectExtent l="0" t="0" r="0" b="0"/>
            <wp:docPr id="19" name="image13.png" descr="C:\Users\R-Alotaibi\Documents\R Projects\TTI-AsthmaIR\Results\Plots\p14.png"/>
            <wp:cNvGraphicFramePr/>
            <a:graphic xmlns:a="http://schemas.openxmlformats.org/drawingml/2006/main">
              <a:graphicData uri="http://schemas.openxmlformats.org/drawingml/2006/picture">
                <pic:pic xmlns:pic="http://schemas.openxmlformats.org/drawingml/2006/picture">
                  <pic:nvPicPr>
                    <pic:cNvPr id="0" name="image13.png" descr="C:\Users\R-Alotaibi\Documents\R Projects\TTI-AsthmaIR\Results\Plots\p14.png"/>
                    <pic:cNvPicPr preferRelativeResize="0"/>
                  </pic:nvPicPr>
                  <pic:blipFill>
                    <a:blip r:embed="rId17"/>
                    <a:srcRect/>
                    <a:stretch>
                      <a:fillRect/>
                    </a:stretch>
                  </pic:blipFill>
                  <pic:spPr>
                    <a:xfrm>
                      <a:off x="0" y="0"/>
                      <a:ext cx="5731510" cy="7239802"/>
                    </a:xfrm>
                    <a:prstGeom prst="rect">
                      <a:avLst/>
                    </a:prstGeom>
                    <a:ln/>
                  </pic:spPr>
                </pic:pic>
              </a:graphicData>
            </a:graphic>
          </wp:inline>
        </w:drawing>
      </w:r>
    </w:p>
    <w:p w14:paraId="00000204" w14:textId="77777777" w:rsidR="002045CD" w:rsidRDefault="005C60F8">
      <w:pPr>
        <w:keepNext/>
        <w:pBdr>
          <w:top w:val="nil"/>
          <w:left w:val="nil"/>
          <w:bottom w:val="nil"/>
          <w:right w:val="nil"/>
          <w:between w:val="nil"/>
        </w:pBdr>
        <w:spacing w:after="200" w:line="360" w:lineRule="auto"/>
        <w:rPr>
          <w:i/>
          <w:color w:val="44546A"/>
          <w:sz w:val="24"/>
          <w:szCs w:val="24"/>
        </w:rPr>
      </w:pPr>
      <w:bookmarkStart w:id="26" w:name="_heading=h.17dp8vu" w:colFirst="0" w:colLast="0"/>
      <w:bookmarkEnd w:id="26"/>
      <w:r>
        <w:rPr>
          <w:i/>
          <w:color w:val="44546A"/>
          <w:sz w:val="24"/>
          <w:szCs w:val="24"/>
        </w:rPr>
        <w:lastRenderedPageBreak/>
        <w:t>Figure 5: Attributable fraction by state and median household income group</w:t>
      </w:r>
    </w:p>
    <w:p w14:paraId="00000205" w14:textId="77777777" w:rsidR="002045CD" w:rsidRDefault="005C60F8">
      <w:pPr>
        <w:spacing w:line="360" w:lineRule="auto"/>
        <w:rPr>
          <w:b/>
          <w:sz w:val="24"/>
          <w:szCs w:val="24"/>
        </w:rPr>
      </w:pPr>
      <w:r>
        <w:rPr>
          <w:b/>
          <w:noProof/>
          <w:sz w:val="24"/>
          <w:szCs w:val="24"/>
        </w:rPr>
        <w:drawing>
          <wp:inline distT="0" distB="0" distL="0" distR="0" wp14:anchorId="21B361B5" wp14:editId="79B822CF">
            <wp:extent cx="5731510" cy="7239802"/>
            <wp:effectExtent l="0" t="0" r="0" b="0"/>
            <wp:docPr id="18" name="image14.png" descr="C:\Users\R-Alotaibi\Documents\R Projects\TTI-AsthmaIR\Results\Plots\p13.png"/>
            <wp:cNvGraphicFramePr/>
            <a:graphic xmlns:a="http://schemas.openxmlformats.org/drawingml/2006/main">
              <a:graphicData uri="http://schemas.openxmlformats.org/drawingml/2006/picture">
                <pic:pic xmlns:pic="http://schemas.openxmlformats.org/drawingml/2006/picture">
                  <pic:nvPicPr>
                    <pic:cNvPr id="0" name="image14.png" descr="C:\Users\R-Alotaibi\Documents\R Projects\TTI-AsthmaIR\Results\Plots\p13.png"/>
                    <pic:cNvPicPr preferRelativeResize="0"/>
                  </pic:nvPicPr>
                  <pic:blipFill>
                    <a:blip r:embed="rId18"/>
                    <a:srcRect/>
                    <a:stretch>
                      <a:fillRect/>
                    </a:stretch>
                  </pic:blipFill>
                  <pic:spPr>
                    <a:xfrm>
                      <a:off x="0" y="0"/>
                      <a:ext cx="5731510" cy="7239802"/>
                    </a:xfrm>
                    <a:prstGeom prst="rect">
                      <a:avLst/>
                    </a:prstGeom>
                    <a:ln/>
                  </pic:spPr>
                </pic:pic>
              </a:graphicData>
            </a:graphic>
          </wp:inline>
        </w:drawing>
      </w:r>
    </w:p>
    <w:p w14:paraId="00000206" w14:textId="77777777" w:rsidR="002045CD" w:rsidRDefault="002045CD">
      <w:pPr>
        <w:spacing w:line="360" w:lineRule="auto"/>
        <w:rPr>
          <w:i/>
          <w:sz w:val="24"/>
          <w:szCs w:val="24"/>
        </w:rPr>
        <w:sectPr w:rsidR="002045CD">
          <w:pgSz w:w="11906" w:h="16838"/>
          <w:pgMar w:top="1440" w:right="1440" w:bottom="1440" w:left="1440" w:header="720" w:footer="720" w:gutter="0"/>
          <w:cols w:space="720" w:equalWidth="0">
            <w:col w:w="9360"/>
          </w:cols>
        </w:sectPr>
      </w:pPr>
    </w:p>
    <w:p w14:paraId="00000207" w14:textId="77777777" w:rsidR="002045CD" w:rsidRDefault="005C60F8">
      <w:pPr>
        <w:spacing w:line="360" w:lineRule="auto"/>
        <w:rPr>
          <w:i/>
          <w:sz w:val="24"/>
          <w:szCs w:val="24"/>
        </w:rPr>
      </w:pPr>
      <w:r>
        <w:rPr>
          <w:i/>
          <w:sz w:val="24"/>
          <w:szCs w:val="24"/>
        </w:rPr>
        <w:lastRenderedPageBreak/>
        <w:t xml:space="preserve">Comparing total asthma incident cases using state-specific versus a flat national-level incidence rate </w:t>
      </w:r>
    </w:p>
    <w:p w14:paraId="00000208" w14:textId="77777777" w:rsidR="002045CD" w:rsidRDefault="005C60F8">
      <w:pPr>
        <w:spacing w:line="360" w:lineRule="auto"/>
        <w:rPr>
          <w:sz w:val="24"/>
          <w:szCs w:val="24"/>
        </w:rPr>
      </w:pPr>
      <w:r>
        <w:rPr>
          <w:sz w:val="24"/>
          <w:szCs w:val="24"/>
        </w:rPr>
        <w:t>Using state-specific asthma incidence rates, the overall number of incident asthma cases was reduced by 47,497 (6%) cases compared to estimates presented in the original paper which used a flat national-level asthma incidence rate of 12.5 per 1,000 at-risk children (Table 4) (Alotaibi et al., 2019). By living location, the largest relative change was among urban clusters with a decrease of 4,929 (6.5%) cases followed by urbanized areas which reduced by 34,898 (6.1%) cases. By income group, the largest relative change in the number of cases was among the highest income groups with a decrease of 14,741 (7.7%) cases, while the least relative change was among the lowest income group with a decrease of 437 (1.5%) cases (Table 4). The state of California had the largest decrease in numbers of total childhood asthma incident cases by 24,500 cases while the state of Texas had the largest increase in numbers of total childhood asthma incident cases by 25,000 cases (Table S5). The state of Montana had the largest relative reduction in total childhood asthma incident cases by 62.5% while the state of Texas had the largest relative increase by 33.7% (Table S5).</w:t>
      </w:r>
    </w:p>
    <w:p w14:paraId="00000209" w14:textId="77777777" w:rsidR="002045CD" w:rsidRDefault="005C60F8">
      <w:pPr>
        <w:spacing w:line="360" w:lineRule="auto"/>
        <w:rPr>
          <w:i/>
          <w:sz w:val="24"/>
          <w:szCs w:val="24"/>
        </w:rPr>
      </w:pPr>
      <w:r>
        <w:rPr>
          <w:i/>
          <w:sz w:val="24"/>
          <w:szCs w:val="24"/>
        </w:rPr>
        <w:t>Comparing attributable asthma incident cases due to NO</w:t>
      </w:r>
      <w:r>
        <w:rPr>
          <w:i/>
          <w:sz w:val="24"/>
          <w:szCs w:val="24"/>
          <w:vertAlign w:val="subscript"/>
        </w:rPr>
        <w:t xml:space="preserve">2 </w:t>
      </w:r>
      <w:r>
        <w:rPr>
          <w:i/>
          <w:sz w:val="24"/>
          <w:szCs w:val="24"/>
        </w:rPr>
        <w:t>using state-specific versus a flat national-level incidence rate</w:t>
      </w:r>
    </w:p>
    <w:p w14:paraId="0000020A" w14:textId="77777777" w:rsidR="002045CD" w:rsidRDefault="005C60F8">
      <w:pPr>
        <w:spacing w:line="360" w:lineRule="auto"/>
        <w:rPr>
          <w:sz w:val="24"/>
          <w:szCs w:val="24"/>
        </w:rPr>
      </w:pPr>
      <w:r>
        <w:rPr>
          <w:sz w:val="24"/>
          <w:szCs w:val="24"/>
        </w:rPr>
        <w:t>The total attributable cases reduced by 10,192 (7.2%) cases when compared to the original paper which used a flat national-level asthma incidence rate (Table 4). By living location, urbanized areas had the largest relative change with a decrease of 8,876 (7.5%) cases, while rural areas had the least relative change with a decrease of 678 (4.7%) cases attributable to NO</w:t>
      </w:r>
      <w:r>
        <w:rPr>
          <w:sz w:val="24"/>
          <w:szCs w:val="24"/>
          <w:vertAlign w:val="subscript"/>
        </w:rPr>
        <w:t>2</w:t>
      </w:r>
      <w:r>
        <w:rPr>
          <w:sz w:val="24"/>
          <w:szCs w:val="24"/>
        </w:rPr>
        <w:t xml:space="preserve"> exposure. By income group, the highest income group had the largest relative change with a decrease in attributable cases by 3,243 (9.2%) while the lowest income group had the least relative change with a decrease of 106 (1.8%) cases. The state of California had the largest decrease in attributable cases by 6,200 cases while the state of Texas had the largest increase by 3,600 cases (Table S5).</w:t>
      </w:r>
    </w:p>
    <w:p w14:paraId="0000020B" w14:textId="77777777" w:rsidR="002045CD" w:rsidRDefault="005C60F8">
      <w:pPr>
        <w:spacing w:line="360" w:lineRule="auto"/>
        <w:rPr>
          <w:i/>
          <w:sz w:val="24"/>
          <w:szCs w:val="24"/>
        </w:rPr>
      </w:pPr>
      <w:r>
        <w:rPr>
          <w:i/>
          <w:sz w:val="24"/>
          <w:szCs w:val="24"/>
        </w:rPr>
        <w:t>Comparing attributable asthma incident fractions due to NO</w:t>
      </w:r>
      <w:r>
        <w:rPr>
          <w:i/>
          <w:sz w:val="24"/>
          <w:szCs w:val="24"/>
          <w:vertAlign w:val="subscript"/>
        </w:rPr>
        <w:t xml:space="preserve">2 </w:t>
      </w:r>
      <w:r>
        <w:rPr>
          <w:i/>
          <w:sz w:val="24"/>
          <w:szCs w:val="24"/>
        </w:rPr>
        <w:t>using state-specific versus a flat national-level incidence rate</w:t>
      </w:r>
    </w:p>
    <w:p w14:paraId="0000020C" w14:textId="77777777" w:rsidR="002045CD" w:rsidRDefault="005C60F8">
      <w:pPr>
        <w:spacing w:line="360" w:lineRule="auto"/>
        <w:rPr>
          <w:sz w:val="24"/>
          <w:szCs w:val="24"/>
        </w:rPr>
      </w:pPr>
      <w:r>
        <w:rPr>
          <w:sz w:val="24"/>
          <w:szCs w:val="24"/>
        </w:rPr>
        <w:t xml:space="preserve">The overall attributable fraction reduced by 0.3% (a 1.7% reduction). In terms of living location, urbanized areas had the largest relative reduction by 1.5%, while rural areas had a relative </w:t>
      </w:r>
      <w:r>
        <w:rPr>
          <w:sz w:val="24"/>
          <w:szCs w:val="24"/>
        </w:rPr>
        <w:lastRenderedPageBreak/>
        <w:t xml:space="preserve">increase by 1%. In terms of income group, the largest relative reduction was 1.8% for the $50,000 to &lt;$75,000 income strata (Table 4). </w:t>
      </w:r>
      <w:sdt>
        <w:sdtPr>
          <w:tag w:val="goog_rdk_9"/>
          <w:id w:val="-5062455"/>
        </w:sdtPr>
        <w:sdtContent>
          <w:commentRangeStart w:id="27"/>
        </w:sdtContent>
      </w:sdt>
      <w:sdt>
        <w:sdtPr>
          <w:tag w:val="goog_rdk_10"/>
          <w:id w:val="880824894"/>
        </w:sdtPr>
        <w:sdtContent>
          <w:commentRangeStart w:id="28"/>
        </w:sdtContent>
      </w:sdt>
      <w:r>
        <w:rPr>
          <w:sz w:val="24"/>
          <w:szCs w:val="24"/>
        </w:rPr>
        <w:t>The attributable fraction across states did not differ when using state-specific asthma incidence rates, the difference observed in (</w:t>
      </w:r>
      <w:r>
        <w:rPr>
          <w:i/>
          <w:color w:val="44546A"/>
          <w:sz w:val="24"/>
          <w:szCs w:val="24"/>
        </w:rPr>
        <w:t>Table S5</w:t>
      </w:r>
      <w:r>
        <w:rPr>
          <w:sz w:val="24"/>
          <w:szCs w:val="24"/>
        </w:rPr>
        <w:t>) is due to rounding.</w:t>
      </w:r>
      <w:commentRangeEnd w:id="27"/>
      <w:r>
        <w:commentReference w:id="27"/>
      </w:r>
      <w:commentRangeEnd w:id="28"/>
      <w:r>
        <w:commentReference w:id="28"/>
      </w:r>
    </w:p>
    <w:p w14:paraId="0000020D" w14:textId="77777777" w:rsidR="002045CD" w:rsidRDefault="005C60F8">
      <w:pPr>
        <w:spacing w:line="360" w:lineRule="auto"/>
        <w:rPr>
          <w:b/>
          <w:sz w:val="24"/>
          <w:szCs w:val="24"/>
        </w:rPr>
      </w:pPr>
      <w:r>
        <w:rPr>
          <w:b/>
          <w:sz w:val="24"/>
          <w:szCs w:val="24"/>
        </w:rPr>
        <w:t>Discussion</w:t>
      </w:r>
    </w:p>
    <w:p w14:paraId="0000020E" w14:textId="77777777" w:rsidR="002045CD" w:rsidRDefault="005C60F8">
      <w:pPr>
        <w:spacing w:line="360" w:lineRule="auto"/>
        <w:rPr>
          <w:i/>
          <w:sz w:val="24"/>
          <w:szCs w:val="24"/>
        </w:rPr>
      </w:pPr>
      <w:r>
        <w:rPr>
          <w:i/>
          <w:sz w:val="24"/>
          <w:szCs w:val="24"/>
        </w:rPr>
        <w:t>Summary and key findings</w:t>
      </w:r>
    </w:p>
    <w:p w14:paraId="0000020F" w14:textId="77777777" w:rsidR="002045CD" w:rsidRDefault="005C60F8">
      <w:pPr>
        <w:spacing w:line="360" w:lineRule="auto"/>
        <w:rPr>
          <w:sz w:val="24"/>
          <w:szCs w:val="24"/>
        </w:rPr>
      </w:pPr>
      <w:r>
        <w:rPr>
          <w:sz w:val="24"/>
          <w:szCs w:val="24"/>
        </w:rPr>
        <w:t>In this study, we investigated the impact</w:t>
      </w:r>
      <w:r>
        <w:t xml:space="preserve"> </w:t>
      </w:r>
      <w:r>
        <w:rPr>
          <w:sz w:val="24"/>
          <w:szCs w:val="24"/>
        </w:rPr>
        <w:t>that baseline childhood asthma incidence rates have on BoD estimates; an issue that has not been studied in depth. We used validated NO</w:t>
      </w:r>
      <w:r>
        <w:rPr>
          <w:sz w:val="24"/>
          <w:szCs w:val="24"/>
          <w:vertAlign w:val="subscript"/>
        </w:rPr>
        <w:t>2</w:t>
      </w:r>
      <w:r>
        <w:rPr>
          <w:sz w:val="24"/>
          <w:szCs w:val="24"/>
        </w:rPr>
        <w:t xml:space="preserve"> exposure data and census data from the year 2010 and across </w:t>
      </w:r>
      <w:sdt>
        <w:sdtPr>
          <w:tag w:val="goog_rdk_11"/>
          <w:id w:val="938331222"/>
        </w:sdtPr>
        <w:sdtContent>
          <w:commentRangeStart w:id="29"/>
          <w:commentRangeStart w:id="30"/>
        </w:sdtContent>
      </w:sdt>
      <w:r>
        <w:rPr>
          <w:sz w:val="24"/>
          <w:szCs w:val="24"/>
        </w:rPr>
        <w:t xml:space="preserve">48 </w:t>
      </w:r>
      <w:commentRangeEnd w:id="29"/>
      <w:r>
        <w:commentReference w:id="29"/>
      </w:r>
      <w:commentRangeEnd w:id="30"/>
      <w:r w:rsidR="00F857D2">
        <w:rPr>
          <w:rStyle w:val="CommentReference"/>
        </w:rPr>
        <w:commentReference w:id="30"/>
      </w:r>
      <w:r>
        <w:rPr>
          <w:sz w:val="24"/>
          <w:szCs w:val="24"/>
        </w:rPr>
        <w:t>U.S. states and D.C. to test and document the differences in BoD estimates when using state-specific versus a flat national-level asthma incidence rate, for the first time. We utilized data from 2006-2010 surveys from the CDC to estimate the number of at-risk children, state-specific incidence and prevalence rates, and applied these estimates to population data at the census block level, in the most comprehensive exercise to date. Previous literature relied on national-level asthma incidence rates for BoD assessments and the impact of this simplification was unknown. Using the state-specific asthma incidence rates, we also explored trends in BoD estimates stratifying our analyses by socioeconomic status and urban versus rural status to confirm (or otherwise) trends we observed in past analysis which employed a flat national-level incidence rate (Alotaibi et al., 2019).</w:t>
      </w:r>
    </w:p>
    <w:p w14:paraId="00000210" w14:textId="77777777" w:rsidR="002045CD" w:rsidRDefault="005C60F8">
      <w:pPr>
        <w:spacing w:line="360" w:lineRule="auto"/>
        <w:rPr>
          <w:sz w:val="24"/>
          <w:szCs w:val="24"/>
        </w:rPr>
      </w:pPr>
      <w:bookmarkStart w:id="31" w:name="_heading=h.3rdcrjn" w:colFirst="0" w:colLast="0"/>
      <w:bookmarkEnd w:id="31"/>
      <w:r>
        <w:rPr>
          <w:sz w:val="24"/>
          <w:szCs w:val="24"/>
        </w:rPr>
        <w:t xml:space="preserve">Our results showed that at the national level, the difference in the estimated BoD using state-specific versus a national-level incidence rate was relatively small. Using the state-specific incidence rates resulted in a 7.2% reduction of 10,192 attributable number of cases, which amounted to a 1.7% reduction in the attributable fraction. While a 1.7% reduction in the attributable fraction is relatively small and need to be carefully weighed against the effort required to produce state-specific estimates, its implications might be more significant depending on if/how BoD estimates are used in policy making. For example, according to Perry et al. (2019), the average annual costs of asthma per child in the U.S. ranged from $3,076 to $13,612. In simplistic terms, using the state-specific versus the national-level incidence rate could result in a reduction ranging from $31,350,592 to $138,733,504 in estimated burden costs, per year. This is significant. More interestingly, however, is the variation across the states </w:t>
      </w:r>
      <w:r>
        <w:rPr>
          <w:sz w:val="24"/>
          <w:szCs w:val="24"/>
        </w:rPr>
        <w:lastRenderedPageBreak/>
        <w:t>which we expect to be more accurately captured when using the state-specific incidence rates. Using the state-specific incidence rates resulted in a change in the attributable number of cases ranging from -50% (Iowa, Louisiana, Montana) to 33.6% (Texas). The state of California had the largest absolute decrease in the number of attributable cases by 6,200 cases while the state of Texas had the largest increase by 3,600 cases, followed by New York (1,700).</w:t>
      </w:r>
    </w:p>
    <w:p w14:paraId="00000211" w14:textId="77777777" w:rsidR="002045CD" w:rsidRDefault="005C60F8">
      <w:pPr>
        <w:spacing w:line="360" w:lineRule="auto"/>
        <w:rPr>
          <w:sz w:val="24"/>
          <w:szCs w:val="24"/>
        </w:rPr>
      </w:pPr>
      <w:r>
        <w:rPr>
          <w:sz w:val="24"/>
          <w:szCs w:val="24"/>
        </w:rPr>
        <w:t xml:space="preserve">Further, stratifying our analyses by socioeconomic status and urban versus rural status produced new trends than what we observed in past analysis which employed a flat national-level incidence rate (Alotaibi et al., 2019). For example, most of the change in the attributable number of cases (-7.5%) occurred in urbanized areas. Likewise, most of the change in the attributable number of cases occurred in the highest median household income group of ≥$75,000 (-9.2%). The distribution of the attributable fraction by living location and median household income group was investigated separately for each state, rather than the national aggregation which we followed in previous analysis (Alotaibi et al., 2019). The majority of states broadly followed the U-shaped distribution observed at the national level; where the lowest and the highest median household income groups had the highest burden. There with many exceptions, however, including Arizona, Connecticut, D.C., Florida, Maine, Massachusetts, Montana, Nevada, New Hampshire, New Jersey, New Mexico, Vermont, West Virginia, Rhode Island and Wyoming. On the other hand, there were states where this U-shaped distribution was more prominent including Illinois and New York. This distribution might somewhat reflect a trend of the lowest income populations living in the most polluted census blocks due to financial restrain, a trend that is well established in the environmental justice literature. On the other hand, it is possible, although counter-intuitive, that the highest income populations live in highly polluted census blocks close to busy downtowns and central districts. If this was the case, it is clear that this trend does not apply to all states and may even differ by rural, urban cluster and urbanized area status (Figure S4). Previous work suggested that metropolitan areas in particular exhibit considerable heterogeneity when it comes to socioeconomic status and exposure to air pollution; where in places like New York, for example, wealthy neighborhoods were associated with higher concentrations of pollution (Hajat et al., 2013). These trends warrant further investigation, ideally using more refined air pollution and asthma incidence estimates at an even more granular spatial scale. </w:t>
      </w:r>
    </w:p>
    <w:p w14:paraId="00000212" w14:textId="77777777" w:rsidR="002045CD" w:rsidRDefault="005C60F8">
      <w:pPr>
        <w:spacing w:line="360" w:lineRule="auto"/>
        <w:rPr>
          <w:i/>
          <w:sz w:val="24"/>
          <w:szCs w:val="24"/>
        </w:rPr>
      </w:pPr>
      <w:r>
        <w:rPr>
          <w:i/>
          <w:sz w:val="24"/>
          <w:szCs w:val="24"/>
        </w:rPr>
        <w:t xml:space="preserve">Comparison with previous studies </w:t>
      </w:r>
    </w:p>
    <w:p w14:paraId="00000213" w14:textId="77777777" w:rsidR="002045CD" w:rsidRDefault="005C60F8">
      <w:pPr>
        <w:spacing w:line="360" w:lineRule="auto"/>
        <w:rPr>
          <w:sz w:val="24"/>
          <w:szCs w:val="24"/>
        </w:rPr>
      </w:pPr>
      <w:r>
        <w:rPr>
          <w:sz w:val="24"/>
          <w:szCs w:val="24"/>
        </w:rPr>
        <w:lastRenderedPageBreak/>
        <w:t>All previous BoD studies investigating this topic (Achakulwisut et al., 2019, Khreis et al., 2018c, Khreis et al., 2018b, Alotaibi et al., 2019, Anenberg et al., 2018) agreeably highlighted several data gaps which might impact the final BoD estimates and potentially introduce uncertainty and error. In fact, these gaps are applicable to BoD studies of air pollution and any health outcome. Previous studies stressed that the accuracy of the BoD estimate is dependent on the accuracy of input data, namely: 1) the air pollution exposure levels and distribution, 2) the concentration-response functions, and 3) the baseline asthma incidence rates. Some of the studies cited above investigated the impacts of different input datasets on final BoD estimates and found that different exposure assessment methods (e.g. dispersion versus land use regression modeling) can result in up to 3% difference in BoD estimates (Khreis et al., 2018a). Alotaibi et al. (2019) explored the impact of uncertainty in concentration-response functions (CRF) on final BoD estimates and found that using the most conservative end of the CRF (the lower 95% CI) can reduce the estimated burden by up to 19% when compared to the central estimate. On the other hand, using the most extreme end of the CRF (the upper 95% CI) can increase the estimated burden by up to 14% when compared to the central estimate. Finally, one English study (Khreis et al., 2018a) and their follow-up work in Khreis et al. (2019) showed that using a national versus a local baseline asthma incidence rate can result in up to 11% difference in BoD estimates, but this analysis was limited to one medium-sized city North of England.</w:t>
      </w:r>
    </w:p>
    <w:p w14:paraId="00000214" w14:textId="77777777" w:rsidR="002045CD" w:rsidRDefault="005C60F8">
      <w:pPr>
        <w:spacing w:line="360" w:lineRule="auto"/>
        <w:rPr>
          <w:sz w:val="24"/>
          <w:szCs w:val="24"/>
        </w:rPr>
      </w:pPr>
      <w:r>
        <w:rPr>
          <w:sz w:val="24"/>
          <w:szCs w:val="24"/>
        </w:rPr>
        <w:t xml:space="preserve">The impact that the asthma baseline incidence rates have on BoD estimates has not been studied thoroughly yet. Childhood asthma is indeed a very challenging disease to diagnose and ascertain, and national-level incidence rates might vary substantially at smaller spatial resolutions, and also between urban and rural populations. Previous literature relied on national-level asthma incidence rates, which is also in line with practice by prominent institutions and studies such as the Global Burden of Disease analyses. In this paper, we aimed to explore the potential impact of using state-specific varying asthma incidence rates on the final burden of childhood asthma due to NO2 and compare the change in BoD estimates to those produced by Alotaibi et al. (2019) who used a national-level asthma incidence rate, as is typically practiced (Achakulwisut et al., 2019, Khreis et al., 2018c, Perez et al., 2009, Perez et al., 2013, Khreis et al., 2018b, Anenberg et al., 2018). Using this more granular state-specific asthma incidence rates, we also explored trends in the BoD estimates by socioeconomic status </w:t>
      </w:r>
      <w:r>
        <w:rPr>
          <w:sz w:val="24"/>
          <w:szCs w:val="24"/>
        </w:rPr>
        <w:lastRenderedPageBreak/>
        <w:t>and urban versus rural status to confirm (or otherwise) previous trends we observed in past analysis. We selected NO2 as the exposure of interest, as more studies underline this pollutant’s CRF and as it has been the most commonly used pollutant in previous similar analyses. Further, the selection of the pollutant in this instance is less relevant as our aim was to establish the difference in BoD estimates from previous analyses, only by altering the baseline childhood asthma incidence rate.</w:t>
      </w:r>
    </w:p>
    <w:p w14:paraId="00000215" w14:textId="77777777" w:rsidR="002045CD" w:rsidRDefault="005C60F8">
      <w:pPr>
        <w:spacing w:line="360" w:lineRule="auto"/>
        <w:rPr>
          <w:i/>
          <w:sz w:val="24"/>
          <w:szCs w:val="24"/>
        </w:rPr>
      </w:pPr>
      <w:r>
        <w:rPr>
          <w:i/>
          <w:sz w:val="24"/>
          <w:szCs w:val="24"/>
        </w:rPr>
        <w:t>Strengths and limitations</w:t>
      </w:r>
    </w:p>
    <w:p w14:paraId="00000216" w14:textId="77777777" w:rsidR="002045CD" w:rsidRDefault="005C60F8">
      <w:pPr>
        <w:spacing w:line="360" w:lineRule="auto"/>
        <w:rPr>
          <w:sz w:val="24"/>
          <w:szCs w:val="24"/>
        </w:rPr>
      </w:pPr>
      <w:r>
        <w:rPr>
          <w:sz w:val="24"/>
          <w:szCs w:val="24"/>
        </w:rPr>
        <w:t>We selected NO2 as the exposure of interest, as more studies underline this pollutant’s CRF and as it has been the most commonly used pollutant in previous similar analyses. Further, the selection of the pollutant in this instance is less relevant as our aim was to establish the difference in BoD estimates from previous analyses, only by altering the baseline childhood asthma incidence rate.</w:t>
      </w:r>
    </w:p>
    <w:p w14:paraId="00000217" w14:textId="77777777" w:rsidR="002045CD" w:rsidRDefault="002045CD">
      <w:pPr>
        <w:spacing w:line="360" w:lineRule="auto"/>
        <w:rPr>
          <w:b/>
          <w:sz w:val="24"/>
          <w:szCs w:val="24"/>
        </w:rPr>
      </w:pPr>
    </w:p>
    <w:p w14:paraId="00000218" w14:textId="77777777" w:rsidR="002045CD" w:rsidRDefault="005C60F8">
      <w:pPr>
        <w:numPr>
          <w:ilvl w:val="0"/>
          <w:numId w:val="1"/>
        </w:numPr>
        <w:pBdr>
          <w:top w:val="nil"/>
          <w:left w:val="nil"/>
          <w:bottom w:val="nil"/>
          <w:right w:val="nil"/>
          <w:between w:val="nil"/>
        </w:pBdr>
        <w:spacing w:after="0" w:line="360" w:lineRule="auto"/>
        <w:rPr>
          <w:color w:val="000000"/>
          <w:sz w:val="24"/>
          <w:szCs w:val="24"/>
        </w:rPr>
      </w:pPr>
      <w:r>
        <w:rPr>
          <w:color w:val="000000"/>
          <w:sz w:val="24"/>
          <w:szCs w:val="24"/>
        </w:rPr>
        <w:t>The results in this paper re-affirm our finding in the main paper, more specifically the sensitivity analysis. In our main paper we argued that changing or testing ranges of asthma IR in the analysis did not alter the end results compared to a change in the CRF function (Check the sensitivity matrix).</w:t>
      </w:r>
    </w:p>
    <w:p w14:paraId="00000219" w14:textId="77777777" w:rsidR="002045CD" w:rsidRDefault="005C60F8">
      <w:pPr>
        <w:numPr>
          <w:ilvl w:val="0"/>
          <w:numId w:val="1"/>
        </w:numPr>
        <w:pBdr>
          <w:top w:val="nil"/>
          <w:left w:val="nil"/>
          <w:bottom w:val="nil"/>
          <w:right w:val="nil"/>
          <w:between w:val="nil"/>
        </w:pBdr>
        <w:spacing w:after="0" w:line="360" w:lineRule="auto"/>
        <w:rPr>
          <w:color w:val="000000"/>
          <w:sz w:val="24"/>
          <w:szCs w:val="24"/>
        </w:rPr>
      </w:pPr>
      <w:r>
        <w:rPr>
          <w:color w:val="000000"/>
          <w:sz w:val="24"/>
          <w:szCs w:val="24"/>
        </w:rPr>
        <w:t>We can derive from this finding, that using national level incidence rates to estimate asthma burden due to TRAP is acceptable even if asthma incidence rates is not available at a finer level.</w:t>
      </w:r>
    </w:p>
    <w:p w14:paraId="0000021A" w14:textId="77777777" w:rsidR="002045CD" w:rsidRDefault="005C60F8">
      <w:pPr>
        <w:numPr>
          <w:ilvl w:val="0"/>
          <w:numId w:val="1"/>
        </w:numPr>
        <w:pBdr>
          <w:top w:val="nil"/>
          <w:left w:val="nil"/>
          <w:bottom w:val="nil"/>
          <w:right w:val="nil"/>
          <w:between w:val="nil"/>
        </w:pBdr>
        <w:spacing w:after="0" w:line="360" w:lineRule="auto"/>
        <w:rPr>
          <w:color w:val="000000"/>
          <w:sz w:val="24"/>
          <w:szCs w:val="24"/>
        </w:rPr>
      </w:pPr>
      <w:r>
        <w:rPr>
          <w:color w:val="000000"/>
          <w:sz w:val="24"/>
          <w:szCs w:val="24"/>
        </w:rPr>
        <w:t>The state-specific attributable fractions did not change. The reason is that the incident rate is applied uniformly across the state (spatially), thus the total asthma cases and total attributable cases will change with equal proportion when applying the new asthma incidence rate. The attributable fraction is a function of CRF and exposure estimate regardless of the IR. Had we applied an incidence rate based on other factors like age, gender, race, income group, then the attributable fraction across the state would differ since the change in incidence rate won’t be uniform within the state.</w:t>
      </w:r>
    </w:p>
    <w:p w14:paraId="0000021B" w14:textId="77777777" w:rsidR="002045CD" w:rsidRDefault="005C60F8">
      <w:pPr>
        <w:numPr>
          <w:ilvl w:val="0"/>
          <w:numId w:val="1"/>
        </w:numPr>
        <w:pBdr>
          <w:top w:val="nil"/>
          <w:left w:val="nil"/>
          <w:bottom w:val="nil"/>
          <w:right w:val="nil"/>
          <w:between w:val="nil"/>
        </w:pBdr>
        <w:spacing w:line="360" w:lineRule="auto"/>
        <w:rPr>
          <w:color w:val="000000"/>
          <w:sz w:val="24"/>
          <w:szCs w:val="24"/>
        </w:rPr>
      </w:pPr>
      <w:r>
        <w:rPr>
          <w:color w:val="000000"/>
          <w:sz w:val="24"/>
          <w:szCs w:val="24"/>
        </w:rPr>
        <w:t>Third, we relied on national paediatric asthma incidence rates in our analysis, but subnational variations most likely exist, especially between urban and rural populations</w:t>
      </w:r>
    </w:p>
    <w:p w14:paraId="0000021C" w14:textId="77777777" w:rsidR="002045CD" w:rsidRDefault="005C60F8">
      <w:pPr>
        <w:spacing w:line="360" w:lineRule="auto"/>
        <w:rPr>
          <w:b/>
          <w:sz w:val="24"/>
          <w:szCs w:val="24"/>
        </w:rPr>
      </w:pPr>
      <w:r>
        <w:rPr>
          <w:b/>
          <w:sz w:val="24"/>
          <w:szCs w:val="24"/>
        </w:rPr>
        <w:t xml:space="preserve">Conclusions </w:t>
      </w:r>
    </w:p>
    <w:p w14:paraId="0000021D" w14:textId="77777777" w:rsidR="002045CD" w:rsidRDefault="002045CD">
      <w:pPr>
        <w:spacing w:line="360" w:lineRule="auto"/>
        <w:rPr>
          <w:sz w:val="24"/>
          <w:szCs w:val="24"/>
        </w:rPr>
      </w:pPr>
    </w:p>
    <w:p w14:paraId="0000021E" w14:textId="77777777" w:rsidR="002045CD" w:rsidRDefault="005C60F8">
      <w:pPr>
        <w:spacing w:line="360" w:lineRule="auto"/>
        <w:rPr>
          <w:sz w:val="24"/>
          <w:szCs w:val="24"/>
        </w:rPr>
      </w:pPr>
      <w:r>
        <w:br w:type="page"/>
      </w:r>
    </w:p>
    <w:p w14:paraId="0000021F" w14:textId="77777777" w:rsidR="002045CD" w:rsidRDefault="005C60F8">
      <w:pPr>
        <w:spacing w:line="360" w:lineRule="auto"/>
        <w:rPr>
          <w:b/>
          <w:sz w:val="24"/>
          <w:szCs w:val="24"/>
        </w:rPr>
      </w:pPr>
      <w:r>
        <w:rPr>
          <w:b/>
          <w:sz w:val="24"/>
          <w:szCs w:val="24"/>
        </w:rPr>
        <w:lastRenderedPageBreak/>
        <w:t>References</w:t>
      </w:r>
    </w:p>
    <w:p w14:paraId="00000220"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ACHAKULWISUT, P., BRAUER, M., HYSTAD, P. &amp; ANENBERG, S. C. 2019. Global, national, and urban burdens of paediatric asthma incidence attributable to ambient NO2 pollution: estimates from global datasets. </w:t>
      </w:r>
      <w:r>
        <w:rPr>
          <w:i/>
          <w:color w:val="000000"/>
        </w:rPr>
        <w:t>The Lancet Planetary Health,</w:t>
      </w:r>
      <w:r>
        <w:rPr>
          <w:color w:val="000000"/>
        </w:rPr>
        <w:t xml:space="preserve"> 3</w:t>
      </w:r>
      <w:r>
        <w:rPr>
          <w:b/>
          <w:color w:val="000000"/>
        </w:rPr>
        <w:t>,</w:t>
      </w:r>
      <w:r>
        <w:rPr>
          <w:color w:val="000000"/>
        </w:rPr>
        <w:t xml:space="preserve"> e166-e178.</w:t>
      </w:r>
    </w:p>
    <w:p w14:paraId="00000221"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ALOTAIBI, R., BECHLE, M., MARSHALL, J. D., RAMANI, T., ZIETSMAN, J., NIEUWENHUIJSEN, M. J. &amp; KHREIS, H. 2019. Traffic related air pollution and the burden of childhood asthma in the contiguous United States in 2000 and 2010. </w:t>
      </w:r>
      <w:r>
        <w:rPr>
          <w:i/>
          <w:color w:val="000000"/>
        </w:rPr>
        <w:t>Environment International</w:t>
      </w:r>
      <w:r>
        <w:rPr>
          <w:color w:val="000000"/>
        </w:rPr>
        <w:t>.</w:t>
      </w:r>
    </w:p>
    <w:p w14:paraId="00000222"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AMERICAN LUNG ASSOCIATION, E. A. S. U. 2019. </w:t>
      </w:r>
      <w:r>
        <w:rPr>
          <w:i/>
          <w:color w:val="000000"/>
        </w:rPr>
        <w:t xml:space="preserve">Lung Health &amp; Diseases: Asthma and Children Fact Sheet </w:t>
      </w:r>
      <w:r>
        <w:rPr>
          <w:color w:val="000000"/>
        </w:rPr>
        <w:t xml:space="preserve">[Online]. Available: </w:t>
      </w:r>
      <w:hyperlink r:id="rId19">
        <w:r>
          <w:rPr>
            <w:color w:val="0563C1"/>
            <w:u w:val="single"/>
          </w:rPr>
          <w:t>https://www.lung.org/lung-health-and-diseases/lung-disease-lookup/asthma/learn-about-asthma/asthma-children-facts-sheet.html</w:t>
        </w:r>
      </w:hyperlink>
      <w:r>
        <w:rPr>
          <w:color w:val="000000"/>
        </w:rPr>
        <w:t xml:space="preserve"> [Accessed].</w:t>
      </w:r>
    </w:p>
    <w:p w14:paraId="00000223"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ANENBERG, S. C., HENZE, D. K., TINNEY, V., KINNEY, P. L., RAICH, W., FANN, N., MALLEY, C. S., ROMAN, H., LAMSAL, L. &amp; DUNCAN, B. 2018. Estimates of the Global Burden of Ambient PM 2.5, Ozone, and NO 2 on Asthma Incidence and Emergency Room Visits. </w:t>
      </w:r>
      <w:r>
        <w:rPr>
          <w:i/>
          <w:color w:val="000000"/>
        </w:rPr>
        <w:t>Environmental health perspectives,</w:t>
      </w:r>
      <w:r>
        <w:rPr>
          <w:color w:val="000000"/>
        </w:rPr>
        <w:t xml:space="preserve"> 126</w:t>
      </w:r>
      <w:r>
        <w:rPr>
          <w:b/>
          <w:color w:val="000000"/>
        </w:rPr>
        <w:t>,</w:t>
      </w:r>
      <w:r>
        <w:rPr>
          <w:color w:val="000000"/>
        </w:rPr>
        <w:t xml:space="preserve"> 107004.</w:t>
      </w:r>
    </w:p>
    <w:p w14:paraId="00000224"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BECHLE, M. J., MILLET, D. B. &amp; MARSHALL, J. D. 2015. National Spatiotemporal Exposure Surface for NO2: Monthly Scaling of a Satellite-Derived Land-Use Regression, 2000–2010. </w:t>
      </w:r>
      <w:r>
        <w:rPr>
          <w:i/>
          <w:color w:val="000000"/>
        </w:rPr>
        <w:t>Environmental science &amp; technology,</w:t>
      </w:r>
      <w:r>
        <w:rPr>
          <w:color w:val="000000"/>
        </w:rPr>
        <w:t xml:space="preserve"> 49</w:t>
      </w:r>
      <w:r>
        <w:rPr>
          <w:b/>
          <w:color w:val="000000"/>
        </w:rPr>
        <w:t>,</w:t>
      </w:r>
      <w:r>
        <w:rPr>
          <w:color w:val="000000"/>
        </w:rPr>
        <w:t xml:space="preserve"> 12297-12305.</w:t>
      </w:r>
    </w:p>
    <w:p w14:paraId="00000225"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BEELEN, R., HOEK, G., PEBESMA, E., VIENNEAU, D., DE HOOGH, K. &amp; BRIGGS, D. J. 2009. Mapping of background air pollution at a fine spatial scale across the European Union. </w:t>
      </w:r>
      <w:r>
        <w:rPr>
          <w:i/>
          <w:color w:val="000000"/>
        </w:rPr>
        <w:t>Science of the Total Environment,</w:t>
      </w:r>
      <w:r>
        <w:rPr>
          <w:color w:val="000000"/>
        </w:rPr>
        <w:t xml:space="preserve"> 407</w:t>
      </w:r>
      <w:r>
        <w:rPr>
          <w:b/>
          <w:color w:val="000000"/>
        </w:rPr>
        <w:t>,</w:t>
      </w:r>
      <w:r>
        <w:rPr>
          <w:color w:val="000000"/>
        </w:rPr>
        <w:t xml:space="preserve"> 1852-1867.</w:t>
      </w:r>
    </w:p>
    <w:p w14:paraId="00000226"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BHALLA, K., SHOTTEN, M., COHEN, A., BRAUER, M., SHAHRAZ, S., BURNETT, R., LEACH-KEMON, K., FREEDMAN, G. &amp; MURRAY, C. 2014. </w:t>
      </w:r>
      <w:r>
        <w:rPr>
          <w:i/>
          <w:color w:val="000000"/>
        </w:rPr>
        <w:t>Transport for health: the global burden of disease from motorized road transport</w:t>
      </w:r>
      <w:r>
        <w:rPr>
          <w:color w:val="000000"/>
        </w:rPr>
        <w:t>.</w:t>
      </w:r>
    </w:p>
    <w:p w14:paraId="00000227"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CDC 2009. Centers for Disease Control and Prevention. Behavioral Risk Factor Surveillance System Survey Data. Atlanta, Georgia: U.S. Department of Health and Human Services, Centers for Disease Control and Prevention, 2019.</w:t>
      </w:r>
    </w:p>
    <w:p w14:paraId="00000228"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CDC 2010. Asthma Severity among Children with Current Asthma.</w:t>
      </w:r>
    </w:p>
    <w:p w14:paraId="00000229"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CDC 2011. Centers for Disease Control and Prevention. 2006-2008 ACBS Summary Data Qulaity Report. 2011.</w:t>
      </w:r>
    </w:p>
    <w:p w14:paraId="0000022A"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CLARK, L. P., MILLET, D. B. &amp; MARSHALL, J. D. 2017. Changes in transportation-related air pollution exposures by race-ethnicity and socioeconomic status: Outdoor nitrogen dioxide in the United States in 2000 and 2010. </w:t>
      </w:r>
      <w:r>
        <w:rPr>
          <w:i/>
          <w:color w:val="000000"/>
        </w:rPr>
        <w:t>Environmental Health Perspectives,</w:t>
      </w:r>
      <w:r>
        <w:rPr>
          <w:color w:val="000000"/>
        </w:rPr>
        <w:t xml:space="preserve"> 125</w:t>
      </w:r>
      <w:r>
        <w:rPr>
          <w:b/>
          <w:color w:val="000000"/>
        </w:rPr>
        <w:t>,</w:t>
      </w:r>
      <w:r>
        <w:rPr>
          <w:color w:val="000000"/>
        </w:rPr>
        <w:t xml:space="preserve"> 1--10.</w:t>
      </w:r>
    </w:p>
    <w:p w14:paraId="0000022B"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Pr>
          <w:i/>
          <w:color w:val="000000"/>
        </w:rPr>
        <w:t>The Lancet,</w:t>
      </w:r>
      <w:r>
        <w:rPr>
          <w:color w:val="000000"/>
        </w:rPr>
        <w:t xml:space="preserve"> 389</w:t>
      </w:r>
      <w:r>
        <w:rPr>
          <w:b/>
          <w:color w:val="000000"/>
        </w:rPr>
        <w:t>,</w:t>
      </w:r>
      <w:r>
        <w:rPr>
          <w:color w:val="000000"/>
        </w:rPr>
        <w:t xml:space="preserve"> 1907-1918.</w:t>
      </w:r>
    </w:p>
    <w:p w14:paraId="0000022C"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COHEN, A. J., ROSS ANDERSON, H., OSTRO, B., PANDEY, K. D., KRZYZANOWSKI, M., KÜNZLI, N., GUTSCHMIDT, K., POPE, A., ROMIEU, I. &amp; SAMET, J. M. 2005. The global burden of disease due to outdoor air pollution. </w:t>
      </w:r>
      <w:r>
        <w:rPr>
          <w:i/>
          <w:color w:val="000000"/>
        </w:rPr>
        <w:t>Journal of Toxicology and Environmental Health, Part A,</w:t>
      </w:r>
      <w:r>
        <w:rPr>
          <w:color w:val="000000"/>
        </w:rPr>
        <w:t xml:space="preserve"> 68</w:t>
      </w:r>
      <w:r>
        <w:rPr>
          <w:b/>
          <w:color w:val="000000"/>
        </w:rPr>
        <w:t>,</w:t>
      </w:r>
      <w:r>
        <w:rPr>
          <w:color w:val="000000"/>
        </w:rPr>
        <w:t xml:space="preserve"> 1301-1307.</w:t>
      </w:r>
    </w:p>
    <w:p w14:paraId="0000022D"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GARBE, P., BALLUZ, L. S. &amp; CHIEF, B. 2011. Behavioral Risk Factor Surveillance System Asthma Call-Back Survey History And Analysis Guidance.</w:t>
      </w:r>
    </w:p>
    <w:p w14:paraId="0000022E"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GASANA, J., DILLIKAR, D., MENDY, A., FORNO, E. &amp; RAMOS VIEIRA, E. 2012. Motor vehicle air pollution and asthma in children: a meta-analysis. </w:t>
      </w:r>
      <w:r>
        <w:rPr>
          <w:i/>
          <w:color w:val="000000"/>
        </w:rPr>
        <w:t>Environmental Research,</w:t>
      </w:r>
      <w:r>
        <w:rPr>
          <w:color w:val="000000"/>
        </w:rPr>
        <w:t xml:space="preserve"> 117</w:t>
      </w:r>
      <w:r>
        <w:rPr>
          <w:b/>
          <w:color w:val="000000"/>
        </w:rPr>
        <w:t>,</w:t>
      </w:r>
      <w:r>
        <w:rPr>
          <w:color w:val="000000"/>
        </w:rPr>
        <w:t xml:space="preserve"> 36-45.</w:t>
      </w:r>
    </w:p>
    <w:p w14:paraId="0000022F"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HAJAT, A., DIEZ-ROUX, A. V., ADAR, S. D., AUCHINCLOSS, A. H., LOVASI, G. S., O’NEILL, M. S., SHEPPARD, L. &amp; KAUFMAN, J. D. 2013. Air pollution and individual and neighborhood socioeconomic status: evidence from the Multi-Ethnic Study of Atherosclerosis (MESA). </w:t>
      </w:r>
      <w:r>
        <w:rPr>
          <w:i/>
          <w:color w:val="000000"/>
        </w:rPr>
        <w:t>Environmental health perspectives,</w:t>
      </w:r>
      <w:r>
        <w:rPr>
          <w:color w:val="000000"/>
        </w:rPr>
        <w:t xml:space="preserve"> 121</w:t>
      </w:r>
      <w:r>
        <w:rPr>
          <w:b/>
          <w:color w:val="000000"/>
        </w:rPr>
        <w:t>,</w:t>
      </w:r>
      <w:r>
        <w:rPr>
          <w:color w:val="000000"/>
        </w:rPr>
        <w:t xml:space="preserve"> 1325-1333.</w:t>
      </w:r>
    </w:p>
    <w:p w14:paraId="00000230"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HSU, J., QIN, X., BEAVERS, S. F. &amp; MIRABELLI, M. C. 2016. Asthma-related school absenteeism, morbidity, and modifiable factors. </w:t>
      </w:r>
      <w:r>
        <w:rPr>
          <w:i/>
          <w:color w:val="000000"/>
        </w:rPr>
        <w:t>American journal of preventive medicine,</w:t>
      </w:r>
      <w:r>
        <w:rPr>
          <w:color w:val="000000"/>
        </w:rPr>
        <w:t xml:space="preserve"> 51</w:t>
      </w:r>
      <w:r>
        <w:rPr>
          <w:b/>
          <w:color w:val="000000"/>
        </w:rPr>
        <w:t>,</w:t>
      </w:r>
      <w:r>
        <w:rPr>
          <w:color w:val="000000"/>
        </w:rPr>
        <w:t xml:space="preserve"> 23-32.</w:t>
      </w:r>
    </w:p>
    <w:p w14:paraId="00000231" w14:textId="77777777" w:rsidR="002045CD" w:rsidRDefault="005C60F8">
      <w:pPr>
        <w:pBdr>
          <w:top w:val="nil"/>
          <w:left w:val="nil"/>
          <w:bottom w:val="nil"/>
          <w:right w:val="nil"/>
          <w:between w:val="nil"/>
        </w:pBdr>
        <w:spacing w:after="0" w:line="240" w:lineRule="auto"/>
        <w:ind w:left="720" w:hanging="720"/>
        <w:rPr>
          <w:color w:val="000000"/>
        </w:rPr>
      </w:pPr>
      <w:r>
        <w:rPr>
          <w:color w:val="000000"/>
        </w:rPr>
        <w:lastRenderedPageBreak/>
        <w:t xml:space="preserve">HYSTAD, P., SETTON, E., CERVANTES, A., POPLAWSKI, K., DESCHENES, S., BRAUER, M., VAN DONKELAAR, A., LAMSAL, L., MARTIN, R. &amp; JERRETT, M. 2011. Creating national air pollution models for population exposure assessment in Canada. </w:t>
      </w:r>
      <w:r>
        <w:rPr>
          <w:i/>
          <w:color w:val="000000"/>
        </w:rPr>
        <w:t>Environmental health perspectives,</w:t>
      </w:r>
      <w:r>
        <w:rPr>
          <w:color w:val="000000"/>
        </w:rPr>
        <w:t xml:space="preserve"> 119</w:t>
      </w:r>
      <w:r>
        <w:rPr>
          <w:b/>
          <w:color w:val="000000"/>
        </w:rPr>
        <w:t>,</w:t>
      </w:r>
      <w:r>
        <w:rPr>
          <w:color w:val="000000"/>
        </w:rPr>
        <w:t xml:space="preserve"> 1123-1129.</w:t>
      </w:r>
    </w:p>
    <w:p w14:paraId="00000232"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2018a. Full-Chain Health Impact Assessment of Traffic-Related Air Pollution and Childhood Asthma. </w:t>
      </w:r>
      <w:r>
        <w:rPr>
          <w:i/>
          <w:color w:val="000000"/>
        </w:rPr>
        <w:t>Environment International,</w:t>
      </w:r>
      <w:r>
        <w:rPr>
          <w:color w:val="000000"/>
        </w:rPr>
        <w:t xml:space="preserve"> Available online 27 March 2018.</w:t>
      </w:r>
    </w:p>
    <w:p w14:paraId="00000233"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J. 2018b. Full-chain health impact assessment of traffic-related air pollution and childhood asthma. </w:t>
      </w:r>
      <w:r>
        <w:rPr>
          <w:i/>
          <w:color w:val="000000"/>
        </w:rPr>
        <w:t>Environment international,</w:t>
      </w:r>
      <w:r>
        <w:rPr>
          <w:color w:val="000000"/>
        </w:rPr>
        <w:t xml:space="preserve"> 114</w:t>
      </w:r>
      <w:r>
        <w:rPr>
          <w:b/>
          <w:color w:val="000000"/>
        </w:rPr>
        <w:t>,</w:t>
      </w:r>
      <w:r>
        <w:rPr>
          <w:color w:val="000000"/>
        </w:rPr>
        <w:t xml:space="preserve"> 365-375.</w:t>
      </w:r>
    </w:p>
    <w:p w14:paraId="00000234"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KELLY, C., TATE, J., PARSLOW, R., LUCAS, K. &amp; NIEUWENHUIJSEN, M. 2017. Exposure to traffic-related air pollution and risk of development of childhood asthma: a systematic review and meta-analysis. </w:t>
      </w:r>
      <w:r>
        <w:rPr>
          <w:i/>
          <w:color w:val="000000"/>
        </w:rPr>
        <w:t>Environment international,</w:t>
      </w:r>
      <w:r>
        <w:rPr>
          <w:color w:val="000000"/>
        </w:rPr>
        <w:t xml:space="preserve"> 100</w:t>
      </w:r>
      <w:r>
        <w:rPr>
          <w:b/>
          <w:color w:val="000000"/>
        </w:rPr>
        <w:t>,</w:t>
      </w:r>
      <w:r>
        <w:rPr>
          <w:color w:val="000000"/>
        </w:rPr>
        <w:t xml:space="preserve"> 1-31.</w:t>
      </w:r>
    </w:p>
    <w:p w14:paraId="00000235"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RAMANI, T., DE HOOGH, K., MUELLER, N., ROJAS-RUEDA, D., ZIETSMAN, J. &amp; NIEUWENHUIJSEN, M. 2019. Traffic-Related Air Pollution and the Local Chronic Burden of Childhood Asthma in Bradford, UK. </w:t>
      </w:r>
      <w:r>
        <w:rPr>
          <w:i/>
          <w:color w:val="000000"/>
        </w:rPr>
        <w:t>International Journal of Transportation Science and Technology,</w:t>
      </w:r>
      <w:r>
        <w:rPr>
          <w:color w:val="000000"/>
        </w:rPr>
        <w:t xml:space="preserve"> 8</w:t>
      </w:r>
      <w:r>
        <w:rPr>
          <w:b/>
          <w:color w:val="000000"/>
        </w:rPr>
        <w:t>,</w:t>
      </w:r>
      <w:r>
        <w:rPr>
          <w:color w:val="000000"/>
        </w:rPr>
        <w:t xml:space="preserve"> 116-128.</w:t>
      </w:r>
    </w:p>
    <w:p w14:paraId="00000236"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RAMANI, T., DE HOOGH, K., MUELLER, N., ROJAS-RUEDA, D., ZIETSMAN, J. &amp; NIEUWENHUIJSEN, M. J. 2018c. Traffic-Related Air Pollution and the Local Burden of Childhood Asthma in Bradford, UK. </w:t>
      </w:r>
      <w:r>
        <w:rPr>
          <w:i/>
          <w:color w:val="000000"/>
        </w:rPr>
        <w:t>International Journal of Transportation Science and Technology</w:t>
      </w:r>
      <w:r>
        <w:rPr>
          <w:color w:val="000000"/>
        </w:rPr>
        <w:t>.</w:t>
      </w:r>
    </w:p>
    <w:p w14:paraId="00000237"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KHREIS, H. C., MARTA; MUELLER, NATALIE; KEES DE HOOGH; HOEK, GERARD; NIEUWENHUIJSEN, MARK J; ROJAS-RUEDA, DAVID; In press. Outdoor Air Pollution and the Burden of Childhood Asthma across Europe. </w:t>
      </w:r>
      <w:r>
        <w:rPr>
          <w:i/>
          <w:color w:val="000000"/>
        </w:rPr>
        <w:t>European Respiratory Journal</w:t>
      </w:r>
      <w:r>
        <w:rPr>
          <w:color w:val="000000"/>
        </w:rPr>
        <w:t>.</w:t>
      </w:r>
    </w:p>
    <w:p w14:paraId="00000238"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KORN, E. L. &amp; GRAUBARD, B. I. 2011. </w:t>
      </w:r>
      <w:r>
        <w:rPr>
          <w:i/>
          <w:color w:val="000000"/>
        </w:rPr>
        <w:t>Analysis of health surveys</w:t>
      </w:r>
      <w:r>
        <w:rPr>
          <w:color w:val="000000"/>
        </w:rPr>
        <w:t>, John Wiley &amp; Sons.</w:t>
      </w:r>
    </w:p>
    <w:p w14:paraId="00000239"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LEE, J.-Y., LEEM, J.-H., KIM, H.-C., LAMICHHANE, D. K., HWANG, S.-S., KIM, J.-H., PARK, M.-S., JUNG, D.-Y., KO, J.-K. &amp; KWON, H.-J. 2018. Effects of traffic-related air pollution on susceptibility to infantile bronchiolitis and childhood asthma: a cohort study in Korea. </w:t>
      </w:r>
      <w:r>
        <w:rPr>
          <w:i/>
          <w:color w:val="000000"/>
        </w:rPr>
        <w:t>Journal of Asthma,</w:t>
      </w:r>
      <w:r>
        <w:rPr>
          <w:color w:val="000000"/>
        </w:rPr>
        <w:t xml:space="preserve"> 55</w:t>
      </w:r>
      <w:r>
        <w:rPr>
          <w:b/>
          <w:color w:val="000000"/>
        </w:rPr>
        <w:t>,</w:t>
      </w:r>
      <w:r>
        <w:rPr>
          <w:color w:val="000000"/>
        </w:rPr>
        <w:t xml:space="preserve"> 223-230.</w:t>
      </w:r>
    </w:p>
    <w:p w14:paraId="0000023A"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LELIEVELD, J., EVANS, J. S., FNAIS, M., GIANNADAKI, D. &amp; POZZER, A. 2015. The contribution of outdoor air pollution sources to premature mortality on a global scale. </w:t>
      </w:r>
      <w:r>
        <w:rPr>
          <w:i/>
          <w:color w:val="000000"/>
        </w:rPr>
        <w:t>Nature,</w:t>
      </w:r>
      <w:r>
        <w:rPr>
          <w:color w:val="000000"/>
        </w:rPr>
        <w:t xml:space="preserve"> 525</w:t>
      </w:r>
      <w:r>
        <w:rPr>
          <w:b/>
          <w:color w:val="000000"/>
        </w:rPr>
        <w:t>,</w:t>
      </w:r>
      <w:r>
        <w:rPr>
          <w:color w:val="000000"/>
        </w:rPr>
        <w:t xml:space="preserve"> 367.</w:t>
      </w:r>
    </w:p>
    <w:p w14:paraId="0000023B"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MANSON, S., SCHROEDER, J., VAN RIPER, D. &amp; RUGGLES, S. 2018. IPUMS National Historical Geographic Information System: Version 13.0 [Database]. Minneapolis: University of Minnesota.</w:t>
      </w:r>
    </w:p>
    <w:p w14:paraId="0000023C"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MAUSNER, J. &amp; KRAMER, S. 1985. Epidemiology: An Introductory Text. Phila-delphia. </w:t>
      </w:r>
      <w:r>
        <w:rPr>
          <w:i/>
          <w:color w:val="000000"/>
        </w:rPr>
        <w:t>PA: Saunders</w:t>
      </w:r>
      <w:r>
        <w:rPr>
          <w:color w:val="000000"/>
        </w:rPr>
        <w:t>.</w:t>
      </w:r>
    </w:p>
    <w:p w14:paraId="0000023D"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MUELLER, N., ROJAS-RUEDA, D., BASAGAÑA, X., CIRACH, M., COLE-HUNTER, T., DADVAND, P., DONAIRE-GONZALEZ, D., FORASTER, M., GASCON, M. &amp; MARTINEZ, D. 2017. Urban and transport planning related exposures and mortality: a health impact assessment for cities. </w:t>
      </w:r>
      <w:r>
        <w:rPr>
          <w:i/>
          <w:color w:val="000000"/>
        </w:rPr>
        <w:t>Environmental Health Perspectives,</w:t>
      </w:r>
      <w:r>
        <w:rPr>
          <w:color w:val="000000"/>
        </w:rPr>
        <w:t xml:space="preserve"> 125</w:t>
      </w:r>
      <w:r>
        <w:rPr>
          <w:b/>
          <w:color w:val="000000"/>
        </w:rPr>
        <w:t>,</w:t>
      </w:r>
      <w:r>
        <w:rPr>
          <w:color w:val="000000"/>
        </w:rPr>
        <w:t xml:space="preserve"> 89-96.</w:t>
      </w:r>
    </w:p>
    <w:p w14:paraId="0000023E"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NATIONAL SURVEY OF CHILDREN'S HEALTH, N. 2012. Data query from the Child and Adolescent Health Measurement Initiative. Data Resource Center for Child and Adolescent Health website.</w:t>
      </w:r>
    </w:p>
    <w:p w14:paraId="0000023F"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NOVOTNY, E. V., BECHLE, M. J., MILLET, D. B. &amp; MARSHALL, J. D. 2011. National satellite-based land-use regression: NO2 in the United States. </w:t>
      </w:r>
      <w:r>
        <w:rPr>
          <w:i/>
          <w:color w:val="000000"/>
        </w:rPr>
        <w:t>Environmental science &amp; technology,</w:t>
      </w:r>
      <w:r>
        <w:rPr>
          <w:color w:val="000000"/>
        </w:rPr>
        <w:t xml:space="preserve"> 45</w:t>
      </w:r>
      <w:r>
        <w:rPr>
          <w:b/>
          <w:color w:val="000000"/>
        </w:rPr>
        <w:t>,</w:t>
      </w:r>
      <w:r>
        <w:rPr>
          <w:color w:val="000000"/>
        </w:rPr>
        <w:t xml:space="preserve"> 4407-4414.</w:t>
      </w:r>
    </w:p>
    <w:p w14:paraId="00000240"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NURMAGAMBETOV, T., KUWAHARA, R. &amp; GARBE, P. 2018. The economic burden of asthma in the United States, 2008–2013. </w:t>
      </w:r>
      <w:r>
        <w:rPr>
          <w:i/>
          <w:color w:val="000000"/>
        </w:rPr>
        <w:t>Annals of the American Thoracic Society,</w:t>
      </w:r>
      <w:r>
        <w:rPr>
          <w:color w:val="000000"/>
        </w:rPr>
        <w:t xml:space="preserve"> 15</w:t>
      </w:r>
      <w:r>
        <w:rPr>
          <w:b/>
          <w:color w:val="000000"/>
        </w:rPr>
        <w:t>,</w:t>
      </w:r>
      <w:r>
        <w:rPr>
          <w:color w:val="000000"/>
        </w:rPr>
        <w:t xml:space="preserve"> 348-356.</w:t>
      </w:r>
    </w:p>
    <w:p w14:paraId="00000241"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OSTRO, B. &amp; ORGANIZATION, W. H. 2004. Outdoor air pollution: assessing the environmental burden of disease at national and local levels.</w:t>
      </w:r>
    </w:p>
    <w:p w14:paraId="00000242"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Pr>
          <w:i/>
          <w:color w:val="000000"/>
        </w:rPr>
        <w:t>Epidemiology,</w:t>
      </w:r>
      <w:r>
        <w:rPr>
          <w:color w:val="000000"/>
        </w:rPr>
        <w:t xml:space="preserve"> 29</w:t>
      </w:r>
      <w:r>
        <w:rPr>
          <w:b/>
          <w:color w:val="000000"/>
        </w:rPr>
        <w:t>,</w:t>
      </w:r>
      <w:r>
        <w:rPr>
          <w:color w:val="000000"/>
        </w:rPr>
        <w:t xml:space="preserve"> 22-30.</w:t>
      </w:r>
    </w:p>
    <w:p w14:paraId="00000243"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PEREZ, L., DECLERCQ, C., IÑIGUEZ, C., AGUILERA, I., BADALONI, C., BALLESTER, F., BOULAND, C., CHANEL, O., CIRARDA, F. B. &amp; FORASTIERE, F. 2013. Chronic burden of near-roadway traffic pollution in 10 European cities (APHEKOM network). </w:t>
      </w:r>
      <w:r>
        <w:rPr>
          <w:i/>
          <w:color w:val="000000"/>
        </w:rPr>
        <w:t>European Respiratory Journal</w:t>
      </w:r>
      <w:r>
        <w:rPr>
          <w:b/>
          <w:color w:val="000000"/>
        </w:rPr>
        <w:t>,</w:t>
      </w:r>
      <w:r>
        <w:rPr>
          <w:color w:val="000000"/>
        </w:rPr>
        <w:t xml:space="preserve"> erj00311-2012.</w:t>
      </w:r>
    </w:p>
    <w:p w14:paraId="00000244" w14:textId="77777777" w:rsidR="002045CD" w:rsidRDefault="005C60F8">
      <w:pPr>
        <w:pBdr>
          <w:top w:val="nil"/>
          <w:left w:val="nil"/>
          <w:bottom w:val="nil"/>
          <w:right w:val="nil"/>
          <w:between w:val="nil"/>
        </w:pBdr>
        <w:spacing w:after="0" w:line="240" w:lineRule="auto"/>
        <w:ind w:left="720" w:hanging="720"/>
        <w:rPr>
          <w:color w:val="000000"/>
        </w:rPr>
      </w:pPr>
      <w:r>
        <w:rPr>
          <w:color w:val="000000"/>
        </w:rPr>
        <w:lastRenderedPageBreak/>
        <w:t xml:space="preserve">PEREZ, L., KÜNZLI, N., AVOL, E., HRICKO, A. M., LURMANN, F., NICHOLAS, E., GILLILAND, F., PETERS, J. &amp; MCCONNELL, R. 2009. Global goods movement and the local burden of childhood asthma in southern California. </w:t>
      </w:r>
      <w:r>
        <w:rPr>
          <w:i/>
          <w:color w:val="000000"/>
        </w:rPr>
        <w:t>American Journal of Public Health,</w:t>
      </w:r>
      <w:r>
        <w:rPr>
          <w:color w:val="000000"/>
        </w:rPr>
        <w:t xml:space="preserve"> 99</w:t>
      </w:r>
      <w:r>
        <w:rPr>
          <w:b/>
          <w:color w:val="000000"/>
        </w:rPr>
        <w:t>,</w:t>
      </w:r>
      <w:r>
        <w:rPr>
          <w:color w:val="000000"/>
        </w:rPr>
        <w:t xml:space="preserve"> S622-S628.</w:t>
      </w:r>
    </w:p>
    <w:p w14:paraId="00000245"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PERRY, R., BRAILEANU, G., PALMER, T. &amp; STEVENS, P. 2019. The economic burden of pediatric asthma in the United States: Literature review of current evidence. </w:t>
      </w:r>
      <w:r>
        <w:rPr>
          <w:i/>
          <w:color w:val="000000"/>
        </w:rPr>
        <w:t>PharmacoEconomics,</w:t>
      </w:r>
      <w:r>
        <w:rPr>
          <w:color w:val="000000"/>
        </w:rPr>
        <w:t xml:space="preserve"> 37</w:t>
      </w:r>
      <w:r>
        <w:rPr>
          <w:b/>
          <w:color w:val="000000"/>
        </w:rPr>
        <w:t>,</w:t>
      </w:r>
      <w:r>
        <w:rPr>
          <w:color w:val="000000"/>
        </w:rPr>
        <w:t xml:space="preserve"> 155-167.</w:t>
      </w:r>
    </w:p>
    <w:p w14:paraId="00000246"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R CORE TEAM 2018. R: A Language and Environment for Statistical Computing. R Foundation for Statistical Computing.</w:t>
      </w:r>
    </w:p>
    <w:p w14:paraId="00000247"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Pr>
          <w:i/>
          <w:color w:val="000000"/>
        </w:rPr>
        <w:t>Environmental health perspectives,</w:t>
      </w:r>
      <w:r>
        <w:rPr>
          <w:color w:val="000000"/>
        </w:rPr>
        <w:t xml:space="preserve"> 125</w:t>
      </w:r>
      <w:r>
        <w:rPr>
          <w:b/>
          <w:color w:val="000000"/>
        </w:rPr>
        <w:t>,</w:t>
      </w:r>
      <w:r>
        <w:rPr>
          <w:color w:val="000000"/>
        </w:rPr>
        <w:t xml:space="preserve"> 737-745.</w:t>
      </w:r>
    </w:p>
    <w:p w14:paraId="00000248"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RICE, M. B., RIFAS-SHIMAN, S. L., LITONJUA, A. A., GILLMAN, M. W., LIEBMAN, N., KLOOG, I., LUTTMANN-GIBSON, H., COULL, B. A., SCHWARTZ, J. &amp; KOUTRAKIS, P. 2018. Lifetime air pollution exposure and asthma in a pediatric birth cohort. </w:t>
      </w:r>
      <w:r>
        <w:rPr>
          <w:i/>
          <w:color w:val="000000"/>
        </w:rPr>
        <w:t>Journal of Allergy and Clinical Immunology,</w:t>
      </w:r>
      <w:r>
        <w:rPr>
          <w:color w:val="000000"/>
        </w:rPr>
        <w:t xml:space="preserve"> 141</w:t>
      </w:r>
      <w:r>
        <w:rPr>
          <w:b/>
          <w:color w:val="000000"/>
        </w:rPr>
        <w:t>,</w:t>
      </w:r>
      <w:r>
        <w:rPr>
          <w:color w:val="000000"/>
        </w:rPr>
        <w:t xml:space="preserve"> 1932-1934. e7.</w:t>
      </w:r>
    </w:p>
    <w:p w14:paraId="00000249"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TAINIO, M. 2015. Burden of disease caused by local transport in Warsaw, Poland. </w:t>
      </w:r>
      <w:r>
        <w:rPr>
          <w:i/>
          <w:color w:val="000000"/>
        </w:rPr>
        <w:t>Journal of transport &amp; health,</w:t>
      </w:r>
      <w:r>
        <w:rPr>
          <w:color w:val="000000"/>
        </w:rPr>
        <w:t xml:space="preserve"> 2</w:t>
      </w:r>
      <w:r>
        <w:rPr>
          <w:b/>
          <w:color w:val="000000"/>
        </w:rPr>
        <w:t>,</w:t>
      </w:r>
      <w:r>
        <w:rPr>
          <w:color w:val="000000"/>
        </w:rPr>
        <w:t xml:space="preserve"> 423-433.</w:t>
      </w:r>
    </w:p>
    <w:p w14:paraId="0000024A"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US CENSUS BUREAU 2010. American factfinder. US Census Bureau Washington, DC.</w:t>
      </w:r>
    </w:p>
    <w:p w14:paraId="0000024B"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US CENSUS BUREAU. 2016. </w:t>
      </w:r>
      <w:r>
        <w:rPr>
          <w:i/>
          <w:color w:val="000000"/>
        </w:rPr>
        <w:t xml:space="preserve">Defining rural at the U.S. census bureau </w:t>
      </w:r>
      <w:r>
        <w:rPr>
          <w:color w:val="000000"/>
        </w:rPr>
        <w:t xml:space="preserve">[Online]. Available: </w:t>
      </w:r>
      <w:hyperlink r:id="rId20">
        <w:r>
          <w:rPr>
            <w:color w:val="0563C1"/>
            <w:u w:val="single"/>
          </w:rPr>
          <w:t>https://www.census.gov/library/publications/2016/acs/acsgeo-1.html</w:t>
        </w:r>
      </w:hyperlink>
      <w:r>
        <w:rPr>
          <w:color w:val="000000"/>
        </w:rPr>
        <w:t xml:space="preserve"> [Accessed].</w:t>
      </w:r>
    </w:p>
    <w:p w14:paraId="0000024C"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VIENNEAU, D., DE HOOGH, K., BECHLE, M. J., BEELEN, R., VAN DONKELAAR, A., MARTIN, R. V., MILLET, D. B., HOEK, G. &amp; MARSHALL, J. D. 2013. Western European land use regression incorporating satellite-and ground-based measurements of NO2 and PM10. </w:t>
      </w:r>
      <w:r>
        <w:rPr>
          <w:i/>
          <w:color w:val="000000"/>
        </w:rPr>
        <w:t>Environmental science &amp; technology,</w:t>
      </w:r>
      <w:r>
        <w:rPr>
          <w:color w:val="000000"/>
        </w:rPr>
        <w:t xml:space="preserve"> 47</w:t>
      </w:r>
      <w:r>
        <w:rPr>
          <w:b/>
          <w:color w:val="000000"/>
        </w:rPr>
        <w:t>,</w:t>
      </w:r>
      <w:r>
        <w:rPr>
          <w:color w:val="000000"/>
        </w:rPr>
        <w:t xml:space="preserve"> 13555-13564.</w:t>
      </w:r>
    </w:p>
    <w:p w14:paraId="0000024D"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WHO 2005. Air Quality Guidlines Global Update 2005.</w:t>
      </w:r>
    </w:p>
    <w:p w14:paraId="0000024E" w14:textId="77777777" w:rsidR="002045CD" w:rsidRDefault="005C60F8">
      <w:pPr>
        <w:pBdr>
          <w:top w:val="nil"/>
          <w:left w:val="nil"/>
          <w:bottom w:val="nil"/>
          <w:right w:val="nil"/>
          <w:between w:val="nil"/>
        </w:pBdr>
        <w:spacing w:after="0" w:line="240" w:lineRule="auto"/>
        <w:ind w:left="720" w:hanging="720"/>
        <w:rPr>
          <w:color w:val="000000"/>
        </w:rPr>
      </w:pPr>
      <w:r>
        <w:rPr>
          <w:color w:val="000000"/>
        </w:rPr>
        <w:t xml:space="preserve">WINER, R. A., QIN, X., HARRINGTON, T., MOORMAN, J. &amp; ZAHRAN, H. 2012. Asthma incidence among children and adults: findings from the Behavioral Risk Factor Surveillance system asthma call-back survey—United States, 2006–2008. </w:t>
      </w:r>
      <w:r>
        <w:rPr>
          <w:i/>
          <w:color w:val="000000"/>
        </w:rPr>
        <w:t>Journal of Asthma,</w:t>
      </w:r>
      <w:r>
        <w:rPr>
          <w:color w:val="000000"/>
        </w:rPr>
        <w:t xml:space="preserve"> 49</w:t>
      </w:r>
      <w:r>
        <w:rPr>
          <w:b/>
          <w:color w:val="000000"/>
        </w:rPr>
        <w:t>,</w:t>
      </w:r>
      <w:r>
        <w:rPr>
          <w:color w:val="000000"/>
        </w:rPr>
        <w:t xml:space="preserve"> 16-22.</w:t>
      </w:r>
    </w:p>
    <w:p w14:paraId="0000024F" w14:textId="77777777" w:rsidR="002045CD" w:rsidRDefault="005C60F8">
      <w:pPr>
        <w:pBdr>
          <w:top w:val="nil"/>
          <w:left w:val="nil"/>
          <w:bottom w:val="nil"/>
          <w:right w:val="nil"/>
          <w:between w:val="nil"/>
        </w:pBdr>
        <w:spacing w:line="240" w:lineRule="auto"/>
        <w:ind w:left="720" w:hanging="720"/>
        <w:rPr>
          <w:color w:val="000000"/>
        </w:rPr>
      </w:pPr>
      <w:r>
        <w:rPr>
          <w:color w:val="000000"/>
        </w:rPr>
        <w:t xml:space="preserve">ZAHRAN, H. S., BAILEY, C. M., DAMON, S. A., GARBE, P. L. &amp; BREYSSE, P. N. 2018. Vital signs: asthma in children—United States, 2001–2016. </w:t>
      </w:r>
      <w:r>
        <w:rPr>
          <w:i/>
          <w:color w:val="000000"/>
        </w:rPr>
        <w:t>Morbidity and Mortality Weekly Report,</w:t>
      </w:r>
      <w:r>
        <w:rPr>
          <w:color w:val="000000"/>
        </w:rPr>
        <w:t xml:space="preserve"> 67</w:t>
      </w:r>
      <w:r>
        <w:rPr>
          <w:b/>
          <w:color w:val="000000"/>
        </w:rPr>
        <w:t>,</w:t>
      </w:r>
      <w:r>
        <w:rPr>
          <w:color w:val="000000"/>
        </w:rPr>
        <w:t xml:space="preserve"> 149.</w:t>
      </w:r>
    </w:p>
    <w:p w14:paraId="00000250" w14:textId="77777777" w:rsidR="002045CD" w:rsidRDefault="002045CD">
      <w:pPr>
        <w:spacing w:line="360" w:lineRule="auto"/>
        <w:rPr>
          <w:sz w:val="24"/>
          <w:szCs w:val="24"/>
        </w:rPr>
      </w:pPr>
    </w:p>
    <w:p w14:paraId="00000251" w14:textId="77777777" w:rsidR="002045CD" w:rsidRDefault="002045CD">
      <w:pPr>
        <w:spacing w:line="360" w:lineRule="auto"/>
        <w:rPr>
          <w:b/>
          <w:sz w:val="24"/>
          <w:szCs w:val="24"/>
        </w:rPr>
        <w:sectPr w:rsidR="002045CD">
          <w:pgSz w:w="11906" w:h="16838"/>
          <w:pgMar w:top="1440" w:right="1440" w:bottom="1440" w:left="1440" w:header="720" w:footer="720" w:gutter="0"/>
          <w:cols w:space="720" w:equalWidth="0">
            <w:col w:w="9360"/>
          </w:cols>
        </w:sectPr>
      </w:pPr>
    </w:p>
    <w:p w14:paraId="00000252" w14:textId="77777777" w:rsidR="002045CD" w:rsidRDefault="005C60F8">
      <w:pPr>
        <w:spacing w:line="360" w:lineRule="auto"/>
        <w:rPr>
          <w:b/>
          <w:sz w:val="24"/>
          <w:szCs w:val="24"/>
        </w:rPr>
      </w:pPr>
      <w:r>
        <w:rPr>
          <w:b/>
          <w:sz w:val="24"/>
          <w:szCs w:val="24"/>
        </w:rPr>
        <w:lastRenderedPageBreak/>
        <w:t xml:space="preserve">Supplementary Material </w:t>
      </w:r>
    </w:p>
    <w:sdt>
      <w:sdtPr>
        <w:id w:val="1154801199"/>
        <w:docPartObj>
          <w:docPartGallery w:val="Table of Contents"/>
          <w:docPartUnique/>
        </w:docPartObj>
      </w:sdtPr>
      <w:sdtContent>
        <w:p w14:paraId="00000253" w14:textId="77777777" w:rsidR="002045CD" w:rsidRDefault="005C60F8">
          <w:pPr>
            <w:pBdr>
              <w:top w:val="nil"/>
              <w:left w:val="nil"/>
              <w:bottom w:val="nil"/>
              <w:right w:val="nil"/>
              <w:between w:val="nil"/>
            </w:pBdr>
            <w:tabs>
              <w:tab w:val="right" w:pos="13948"/>
            </w:tabs>
            <w:spacing w:after="0"/>
            <w:rPr>
              <w:color w:val="000000"/>
            </w:rPr>
          </w:pPr>
          <w:r>
            <w:fldChar w:fldCharType="begin"/>
          </w:r>
          <w:r>
            <w:instrText xml:space="preserve"> TOC \h \u \z </w:instrText>
          </w:r>
          <w:r>
            <w:fldChar w:fldCharType="separate"/>
          </w:r>
          <w:hyperlink w:anchor="_heading=h.26in1rg">
            <w:r>
              <w:rPr>
                <w:i/>
                <w:color w:val="000000"/>
              </w:rPr>
              <w:t>Table S1: NO</w:t>
            </w:r>
          </w:hyperlink>
          <w:hyperlink w:anchor="_heading=h.26in1rg">
            <w:r>
              <w:rPr>
                <w:i/>
                <w:color w:val="000000"/>
                <w:vertAlign w:val="subscript"/>
              </w:rPr>
              <w:t>2</w:t>
            </w:r>
          </w:hyperlink>
          <w:hyperlink w:anchor="_heading=h.26in1rg">
            <w:r>
              <w:rPr>
                <w:i/>
                <w:color w:val="000000"/>
              </w:rPr>
              <w:t xml:space="preserve"> concentration (ug/m</w:t>
            </w:r>
          </w:hyperlink>
          <w:hyperlink w:anchor="_heading=h.26in1rg">
            <w:r>
              <w:rPr>
                <w:i/>
                <w:color w:val="000000"/>
                <w:vertAlign w:val="superscript"/>
              </w:rPr>
              <w:t>3</w:t>
            </w:r>
          </w:hyperlink>
          <w:hyperlink w:anchor="_heading=h.26in1rg">
            <w:r>
              <w:rPr>
                <w:i/>
                <w:color w:val="000000"/>
              </w:rPr>
              <w:t>) by state</w:t>
            </w:r>
          </w:hyperlink>
          <w:hyperlink w:anchor="_heading=h.26in1rg">
            <w:r>
              <w:rPr>
                <w:color w:val="000000"/>
              </w:rPr>
              <w:tab/>
              <w:t>32</w:t>
            </w:r>
          </w:hyperlink>
        </w:p>
        <w:p w14:paraId="00000254" w14:textId="77777777" w:rsidR="002045CD" w:rsidRDefault="005C60F8">
          <w:pPr>
            <w:pBdr>
              <w:top w:val="nil"/>
              <w:left w:val="nil"/>
              <w:bottom w:val="nil"/>
              <w:right w:val="nil"/>
              <w:between w:val="nil"/>
            </w:pBdr>
            <w:tabs>
              <w:tab w:val="right" w:pos="13948"/>
            </w:tabs>
            <w:spacing w:after="0"/>
            <w:rPr>
              <w:color w:val="000000"/>
            </w:rPr>
          </w:pPr>
          <w:hyperlink w:anchor="_heading=h.lnxbz9">
            <w:r>
              <w:rPr>
                <w:i/>
                <w:color w:val="000000"/>
              </w:rPr>
              <w:t>Table S2: Available childhood asthma incidence rates by state and year</w:t>
            </w:r>
          </w:hyperlink>
          <w:hyperlink w:anchor="_heading=h.lnxbz9">
            <w:r>
              <w:rPr>
                <w:color w:val="000000"/>
              </w:rPr>
              <w:tab/>
              <w:t>33</w:t>
            </w:r>
          </w:hyperlink>
        </w:p>
        <w:p w14:paraId="00000255" w14:textId="77777777" w:rsidR="002045CD" w:rsidRDefault="005C60F8">
          <w:pPr>
            <w:pBdr>
              <w:top w:val="nil"/>
              <w:left w:val="nil"/>
              <w:bottom w:val="nil"/>
              <w:right w:val="nil"/>
              <w:between w:val="nil"/>
            </w:pBdr>
            <w:tabs>
              <w:tab w:val="right" w:pos="13948"/>
            </w:tabs>
            <w:spacing w:after="0"/>
            <w:rPr>
              <w:color w:val="000000"/>
            </w:rPr>
          </w:pPr>
          <w:hyperlink w:anchor="_heading=h.35nkun2">
            <w:r>
              <w:rPr>
                <w:i/>
                <w:color w:val="000000"/>
              </w:rPr>
              <w:t>Table S3: Childhood asthma survey summary by state (Total of 2006-2010)</w:t>
            </w:r>
          </w:hyperlink>
          <w:hyperlink w:anchor="_heading=h.35nkun2">
            <w:r>
              <w:rPr>
                <w:color w:val="000000"/>
              </w:rPr>
              <w:tab/>
              <w:t>34</w:t>
            </w:r>
          </w:hyperlink>
        </w:p>
        <w:p w14:paraId="00000256" w14:textId="77777777" w:rsidR="002045CD" w:rsidRDefault="005C60F8">
          <w:pPr>
            <w:pBdr>
              <w:top w:val="nil"/>
              <w:left w:val="nil"/>
              <w:bottom w:val="nil"/>
              <w:right w:val="nil"/>
              <w:between w:val="nil"/>
            </w:pBdr>
            <w:tabs>
              <w:tab w:val="right" w:pos="13948"/>
            </w:tabs>
            <w:spacing w:after="0"/>
            <w:rPr>
              <w:color w:val="000000"/>
            </w:rPr>
          </w:pPr>
          <w:hyperlink w:anchor="_heading=h.1ksv4uv">
            <w:r>
              <w:rPr>
                <w:color w:val="000000"/>
              </w:rPr>
              <w:t>Table S4: Aggregated childhood asthma weighted survey summary (2006-2010)</w:t>
            </w:r>
            <w:r>
              <w:rPr>
                <w:color w:val="000000"/>
              </w:rPr>
              <w:tab/>
              <w:t>35</w:t>
            </w:r>
          </w:hyperlink>
        </w:p>
        <w:p w14:paraId="00000257" w14:textId="77777777" w:rsidR="002045CD" w:rsidRDefault="005C60F8">
          <w:pPr>
            <w:pBdr>
              <w:top w:val="nil"/>
              <w:left w:val="nil"/>
              <w:bottom w:val="nil"/>
              <w:right w:val="nil"/>
              <w:between w:val="nil"/>
            </w:pBdr>
            <w:tabs>
              <w:tab w:val="right" w:pos="13948"/>
            </w:tabs>
            <w:spacing w:after="0"/>
            <w:rPr>
              <w:color w:val="000000"/>
            </w:rPr>
          </w:pPr>
          <w:hyperlink w:anchor="_heading=h.44sinio">
            <w:r>
              <w:rPr>
                <w:i/>
                <w:color w:val="000000"/>
              </w:rPr>
              <w:t>Table S5: State-specific results and comparison</w:t>
            </w:r>
          </w:hyperlink>
          <w:hyperlink w:anchor="_heading=h.44sinio">
            <w:r>
              <w:rPr>
                <w:color w:val="000000"/>
              </w:rPr>
              <w:tab/>
              <w:t>36</w:t>
            </w:r>
          </w:hyperlink>
          <w:r>
            <w:fldChar w:fldCharType="end"/>
          </w:r>
        </w:p>
      </w:sdtContent>
    </w:sdt>
    <w:p w14:paraId="00000258" w14:textId="77777777" w:rsidR="002045CD" w:rsidRDefault="002045CD">
      <w:pPr>
        <w:widowControl w:val="0"/>
        <w:pBdr>
          <w:top w:val="nil"/>
          <w:left w:val="nil"/>
          <w:bottom w:val="nil"/>
          <w:right w:val="nil"/>
          <w:between w:val="nil"/>
        </w:pBdr>
        <w:spacing w:after="0" w:line="276" w:lineRule="auto"/>
        <w:rPr>
          <w:color w:val="000000"/>
        </w:rPr>
      </w:pPr>
    </w:p>
    <w:sdt>
      <w:sdtPr>
        <w:id w:val="525757668"/>
        <w:docPartObj>
          <w:docPartGallery w:val="Table of Contents"/>
          <w:docPartUnique/>
        </w:docPartObj>
      </w:sdtPr>
      <w:sdtContent>
        <w:p w14:paraId="00000259" w14:textId="77777777" w:rsidR="002045CD" w:rsidRDefault="005C60F8">
          <w:pPr>
            <w:pBdr>
              <w:top w:val="nil"/>
              <w:left w:val="nil"/>
              <w:bottom w:val="nil"/>
              <w:right w:val="nil"/>
              <w:between w:val="nil"/>
            </w:pBdr>
            <w:tabs>
              <w:tab w:val="right" w:pos="12950"/>
            </w:tabs>
            <w:spacing w:after="0" w:line="360" w:lineRule="auto"/>
            <w:rPr>
              <w:color w:val="000000"/>
            </w:rPr>
          </w:pPr>
          <w:r>
            <w:fldChar w:fldCharType="begin"/>
          </w:r>
          <w:r>
            <w:instrText xml:space="preserve"> TOC \h \u \z </w:instrText>
          </w:r>
          <w:r>
            <w:fldChar w:fldCharType="separate"/>
          </w:r>
        </w:p>
        <w:p w14:paraId="0000025A" w14:textId="77777777" w:rsidR="002045CD" w:rsidRDefault="005C60F8">
          <w:pPr>
            <w:pBdr>
              <w:top w:val="nil"/>
              <w:left w:val="nil"/>
              <w:bottom w:val="nil"/>
              <w:right w:val="nil"/>
              <w:between w:val="nil"/>
            </w:pBdr>
            <w:tabs>
              <w:tab w:val="right" w:pos="13948"/>
            </w:tabs>
            <w:spacing w:after="0"/>
            <w:rPr>
              <w:color w:val="000000"/>
            </w:rPr>
          </w:pPr>
          <w:hyperlink w:anchor="_heading=h.2jxsxqh">
            <w:r>
              <w:rPr>
                <w:color w:val="000000"/>
              </w:rPr>
              <w:t>Figure S1: NO</w:t>
            </w:r>
          </w:hyperlink>
          <w:hyperlink w:anchor="_heading=h.2jxsxqh">
            <w:r>
              <w:rPr>
                <w:color w:val="000000"/>
                <w:vertAlign w:val="subscript"/>
              </w:rPr>
              <w:t>2</w:t>
            </w:r>
          </w:hyperlink>
          <w:hyperlink w:anchor="_heading=h.2jxsxqh">
            <w:r>
              <w:rPr>
                <w:color w:val="000000"/>
              </w:rPr>
              <w:t xml:space="preserve"> concentration (ug/m</w:t>
            </w:r>
          </w:hyperlink>
          <w:hyperlink w:anchor="_heading=h.2jxsxqh">
            <w:r>
              <w:rPr>
                <w:color w:val="000000"/>
                <w:vertAlign w:val="superscript"/>
              </w:rPr>
              <w:t>3</w:t>
            </w:r>
          </w:hyperlink>
          <w:hyperlink w:anchor="_heading=h.2jxsxqh">
            <w:r>
              <w:rPr>
                <w:color w:val="000000"/>
              </w:rPr>
              <w:t>) by living location</w:t>
            </w:r>
            <w:r>
              <w:rPr>
                <w:color w:val="000000"/>
              </w:rPr>
              <w:tab/>
              <w:t>38</w:t>
            </w:r>
          </w:hyperlink>
        </w:p>
        <w:p w14:paraId="0000025B" w14:textId="77777777" w:rsidR="002045CD" w:rsidRDefault="005C60F8">
          <w:pPr>
            <w:pBdr>
              <w:top w:val="nil"/>
              <w:left w:val="nil"/>
              <w:bottom w:val="nil"/>
              <w:right w:val="nil"/>
              <w:between w:val="nil"/>
            </w:pBdr>
            <w:tabs>
              <w:tab w:val="right" w:pos="13948"/>
            </w:tabs>
            <w:spacing w:after="0"/>
            <w:rPr>
              <w:color w:val="000000"/>
            </w:rPr>
          </w:pPr>
          <w:hyperlink w:anchor="_heading=h.z337ya">
            <w:r>
              <w:rPr>
                <w:color w:val="000000"/>
              </w:rPr>
              <w:t>Figure S2: NO</w:t>
            </w:r>
          </w:hyperlink>
          <w:hyperlink w:anchor="_heading=h.z337ya">
            <w:r>
              <w:rPr>
                <w:color w:val="000000"/>
                <w:vertAlign w:val="subscript"/>
              </w:rPr>
              <w:t>2</w:t>
            </w:r>
          </w:hyperlink>
          <w:hyperlink w:anchor="_heading=h.z337ya">
            <w:r>
              <w:rPr>
                <w:color w:val="000000"/>
              </w:rPr>
              <w:t xml:space="preserve"> concentration (ug/m</w:t>
            </w:r>
          </w:hyperlink>
          <w:hyperlink w:anchor="_heading=h.z337ya">
            <w:r>
              <w:rPr>
                <w:color w:val="000000"/>
                <w:vertAlign w:val="superscript"/>
              </w:rPr>
              <w:t>3</w:t>
            </w:r>
          </w:hyperlink>
          <w:hyperlink w:anchor="_heading=h.z337ya">
            <w:r>
              <w:rPr>
                <w:color w:val="000000"/>
              </w:rPr>
              <w:t>) by median household income group</w:t>
            </w:r>
            <w:r>
              <w:rPr>
                <w:color w:val="000000"/>
              </w:rPr>
              <w:tab/>
              <w:t>39</w:t>
            </w:r>
          </w:hyperlink>
        </w:p>
        <w:p w14:paraId="0000025C" w14:textId="77777777" w:rsidR="002045CD" w:rsidRDefault="005C60F8">
          <w:pPr>
            <w:pBdr>
              <w:top w:val="nil"/>
              <w:left w:val="nil"/>
              <w:bottom w:val="nil"/>
              <w:right w:val="nil"/>
              <w:between w:val="nil"/>
            </w:pBdr>
            <w:tabs>
              <w:tab w:val="right" w:pos="13948"/>
            </w:tabs>
            <w:spacing w:after="0"/>
            <w:rPr>
              <w:color w:val="000000"/>
            </w:rPr>
          </w:pPr>
          <w:hyperlink w:anchor="_heading=h.3j2qqm3">
            <w:r>
              <w:rPr>
                <w:color w:val="000000"/>
              </w:rPr>
              <w:t>Figure S3: NO</w:t>
            </w:r>
          </w:hyperlink>
          <w:hyperlink w:anchor="_heading=h.3j2qqm3">
            <w:r>
              <w:rPr>
                <w:color w:val="000000"/>
                <w:vertAlign w:val="subscript"/>
              </w:rPr>
              <w:t>2</w:t>
            </w:r>
          </w:hyperlink>
          <w:hyperlink w:anchor="_heading=h.3j2qqm3">
            <w:r>
              <w:rPr>
                <w:color w:val="000000"/>
              </w:rPr>
              <w:t xml:space="preserve"> concentration (ug/m</w:t>
            </w:r>
          </w:hyperlink>
          <w:hyperlink w:anchor="_heading=h.3j2qqm3">
            <w:r>
              <w:rPr>
                <w:color w:val="000000"/>
                <w:vertAlign w:val="superscript"/>
              </w:rPr>
              <w:t>3</w:t>
            </w:r>
          </w:hyperlink>
          <w:hyperlink w:anchor="_heading=h.3j2qqm3">
            <w:r>
              <w:rPr>
                <w:color w:val="000000"/>
              </w:rPr>
              <w:t>) by living location stratified into median household income group</w:t>
            </w:r>
            <w:r>
              <w:rPr>
                <w:color w:val="000000"/>
              </w:rPr>
              <w:tab/>
              <w:t>39</w:t>
            </w:r>
          </w:hyperlink>
        </w:p>
        <w:p w14:paraId="0000025D" w14:textId="77777777" w:rsidR="002045CD" w:rsidRDefault="005C60F8">
          <w:pPr>
            <w:pBdr>
              <w:top w:val="nil"/>
              <w:left w:val="nil"/>
              <w:bottom w:val="nil"/>
              <w:right w:val="nil"/>
              <w:between w:val="nil"/>
            </w:pBdr>
            <w:tabs>
              <w:tab w:val="right" w:pos="13948"/>
            </w:tabs>
            <w:spacing w:after="0"/>
            <w:rPr>
              <w:color w:val="000000"/>
            </w:rPr>
          </w:pPr>
          <w:hyperlink w:anchor="_heading=h.1y810tw">
            <w:r>
              <w:rPr>
                <w:color w:val="000000"/>
              </w:rPr>
              <w:t>Figure S4: NO</w:t>
            </w:r>
          </w:hyperlink>
          <w:hyperlink w:anchor="_heading=h.1y810tw">
            <w:r>
              <w:rPr>
                <w:color w:val="000000"/>
                <w:vertAlign w:val="subscript"/>
              </w:rPr>
              <w:t>2</w:t>
            </w:r>
          </w:hyperlink>
          <w:hyperlink w:anchor="_heading=h.1y810tw">
            <w:r>
              <w:rPr>
                <w:color w:val="000000"/>
              </w:rPr>
              <w:t xml:space="preserve"> concentration (ug/m</w:t>
            </w:r>
          </w:hyperlink>
          <w:hyperlink w:anchor="_heading=h.1y810tw">
            <w:r>
              <w:rPr>
                <w:color w:val="000000"/>
                <w:vertAlign w:val="superscript"/>
              </w:rPr>
              <w:t>3</w:t>
            </w:r>
          </w:hyperlink>
          <w:hyperlink w:anchor="_heading=h.1y810tw">
            <w:r>
              <w:rPr>
                <w:color w:val="000000"/>
              </w:rPr>
              <w:t>) by median household income group stratified into living location</w:t>
            </w:r>
            <w:r>
              <w:rPr>
                <w:color w:val="000000"/>
              </w:rPr>
              <w:tab/>
              <w:t>40</w:t>
            </w:r>
          </w:hyperlink>
        </w:p>
        <w:p w14:paraId="0000025E" w14:textId="77777777" w:rsidR="002045CD" w:rsidRDefault="005C60F8">
          <w:pPr>
            <w:pBdr>
              <w:top w:val="nil"/>
              <w:left w:val="nil"/>
              <w:bottom w:val="nil"/>
              <w:right w:val="nil"/>
              <w:between w:val="nil"/>
            </w:pBdr>
            <w:tabs>
              <w:tab w:val="right" w:pos="13948"/>
            </w:tabs>
            <w:spacing w:after="0"/>
            <w:rPr>
              <w:color w:val="000000"/>
            </w:rPr>
          </w:pPr>
          <w:hyperlink w:anchor="_heading=h.4i7ojhp">
            <w:r>
              <w:rPr>
                <w:color w:val="000000"/>
              </w:rPr>
              <w:t>Figure S5: NO</w:t>
            </w:r>
          </w:hyperlink>
          <w:hyperlink w:anchor="_heading=h.4i7ojhp">
            <w:r>
              <w:rPr>
                <w:color w:val="000000"/>
                <w:vertAlign w:val="subscript"/>
              </w:rPr>
              <w:t>2</w:t>
            </w:r>
          </w:hyperlink>
          <w:hyperlink w:anchor="_heading=h.4i7ojhp">
            <w:r>
              <w:rPr>
                <w:color w:val="000000"/>
              </w:rPr>
              <w:t xml:space="preserve"> concentration (ug/m</w:t>
            </w:r>
          </w:hyperlink>
          <w:hyperlink w:anchor="_heading=h.4i7ojhp">
            <w:r>
              <w:rPr>
                <w:color w:val="000000"/>
                <w:vertAlign w:val="superscript"/>
              </w:rPr>
              <w:t>3</w:t>
            </w:r>
          </w:hyperlink>
          <w:hyperlink w:anchor="_heading=h.4i7ojhp">
            <w:r>
              <w:rPr>
                <w:color w:val="000000"/>
              </w:rPr>
              <w:t>) by state</w:t>
            </w:r>
            <w:r>
              <w:rPr>
                <w:color w:val="000000"/>
              </w:rPr>
              <w:tab/>
              <w:t>40</w:t>
            </w:r>
          </w:hyperlink>
        </w:p>
        <w:p w14:paraId="0000025F" w14:textId="77777777" w:rsidR="002045CD" w:rsidRDefault="005C60F8">
          <w:pPr>
            <w:pBdr>
              <w:top w:val="nil"/>
              <w:left w:val="nil"/>
              <w:bottom w:val="nil"/>
              <w:right w:val="nil"/>
              <w:between w:val="nil"/>
            </w:pBdr>
            <w:tabs>
              <w:tab w:val="right" w:pos="13948"/>
            </w:tabs>
            <w:spacing w:after="0"/>
            <w:rPr>
              <w:color w:val="000000"/>
            </w:rPr>
          </w:pPr>
          <w:hyperlink w:anchor="_heading=h.2xcytpi">
            <w:r>
              <w:rPr>
                <w:color w:val="000000"/>
              </w:rPr>
              <w:t>Figure S6: NO</w:t>
            </w:r>
          </w:hyperlink>
          <w:hyperlink w:anchor="_heading=h.2xcytpi">
            <w:r>
              <w:rPr>
                <w:color w:val="000000"/>
                <w:vertAlign w:val="subscript"/>
              </w:rPr>
              <w:t>2</w:t>
            </w:r>
          </w:hyperlink>
          <w:hyperlink w:anchor="_heading=h.2xcytpi">
            <w:r>
              <w:rPr>
                <w:color w:val="000000"/>
              </w:rPr>
              <w:t xml:space="preserve"> concentration (ug/m</w:t>
            </w:r>
          </w:hyperlink>
          <w:hyperlink w:anchor="_heading=h.2xcytpi">
            <w:r>
              <w:rPr>
                <w:color w:val="000000"/>
                <w:vertAlign w:val="superscript"/>
              </w:rPr>
              <w:t>3</w:t>
            </w:r>
          </w:hyperlink>
          <w:hyperlink w:anchor="_heading=h.2xcytpi">
            <w:r>
              <w:rPr>
                <w:color w:val="000000"/>
              </w:rPr>
              <w:t>) by state and median household income group</w:t>
            </w:r>
            <w:r>
              <w:rPr>
                <w:color w:val="000000"/>
              </w:rPr>
              <w:tab/>
              <w:t>41</w:t>
            </w:r>
          </w:hyperlink>
        </w:p>
        <w:p w14:paraId="00000260" w14:textId="77777777" w:rsidR="002045CD" w:rsidRDefault="005C60F8">
          <w:pPr>
            <w:pBdr>
              <w:top w:val="nil"/>
              <w:left w:val="nil"/>
              <w:bottom w:val="nil"/>
              <w:right w:val="nil"/>
              <w:between w:val="nil"/>
            </w:pBdr>
            <w:tabs>
              <w:tab w:val="right" w:pos="13948"/>
            </w:tabs>
            <w:spacing w:after="0"/>
            <w:rPr>
              <w:color w:val="000000"/>
            </w:rPr>
          </w:pPr>
          <w:hyperlink w:anchor="_heading=h.1ci93xb">
            <w:r>
              <w:rPr>
                <w:color w:val="000000"/>
              </w:rPr>
              <w:t>Figure S7: NO</w:t>
            </w:r>
          </w:hyperlink>
          <w:hyperlink w:anchor="_heading=h.1ci93xb">
            <w:r>
              <w:rPr>
                <w:color w:val="000000"/>
                <w:vertAlign w:val="subscript"/>
              </w:rPr>
              <w:t>2</w:t>
            </w:r>
          </w:hyperlink>
          <w:hyperlink w:anchor="_heading=h.1ci93xb">
            <w:r>
              <w:rPr>
                <w:color w:val="000000"/>
              </w:rPr>
              <w:t xml:space="preserve"> concentration (ug/m</w:t>
            </w:r>
          </w:hyperlink>
          <w:hyperlink w:anchor="_heading=h.1ci93xb">
            <w:r>
              <w:rPr>
                <w:color w:val="000000"/>
                <w:vertAlign w:val="superscript"/>
              </w:rPr>
              <w:t>3</w:t>
            </w:r>
          </w:hyperlink>
          <w:hyperlink w:anchor="_heading=h.1ci93xb">
            <w:r>
              <w:rPr>
                <w:color w:val="000000"/>
              </w:rPr>
              <w:t>) by state and living location</w:t>
            </w:r>
            <w:r>
              <w:rPr>
                <w:color w:val="000000"/>
              </w:rPr>
              <w:tab/>
              <w:t>42</w:t>
            </w:r>
          </w:hyperlink>
        </w:p>
        <w:p w14:paraId="00000261" w14:textId="77777777" w:rsidR="002045CD" w:rsidRDefault="005C60F8">
          <w:pPr>
            <w:pBdr>
              <w:top w:val="nil"/>
              <w:left w:val="nil"/>
              <w:bottom w:val="nil"/>
              <w:right w:val="nil"/>
              <w:between w:val="nil"/>
            </w:pBdr>
            <w:tabs>
              <w:tab w:val="right" w:pos="13948"/>
            </w:tabs>
            <w:spacing w:after="0"/>
            <w:rPr>
              <w:color w:val="000000"/>
            </w:rPr>
          </w:pPr>
          <w:hyperlink w:anchor="_heading=h.3whwml4">
            <w:r>
              <w:rPr>
                <w:color w:val="000000"/>
              </w:rPr>
              <w:t>Figure S8: Attributable Fraction by living location</w:t>
            </w:r>
            <w:r>
              <w:rPr>
                <w:color w:val="000000"/>
              </w:rPr>
              <w:tab/>
              <w:t>43</w:t>
            </w:r>
          </w:hyperlink>
        </w:p>
        <w:p w14:paraId="00000262" w14:textId="77777777" w:rsidR="002045CD" w:rsidRDefault="005C60F8">
          <w:pPr>
            <w:pBdr>
              <w:top w:val="nil"/>
              <w:left w:val="nil"/>
              <w:bottom w:val="nil"/>
              <w:right w:val="nil"/>
              <w:between w:val="nil"/>
            </w:pBdr>
            <w:tabs>
              <w:tab w:val="right" w:pos="13948"/>
            </w:tabs>
            <w:spacing w:after="0"/>
            <w:rPr>
              <w:color w:val="000000"/>
            </w:rPr>
          </w:pPr>
          <w:hyperlink w:anchor="_heading=h.2bn6wsx">
            <w:r>
              <w:rPr>
                <w:color w:val="000000"/>
              </w:rPr>
              <w:t>Figure S9: Attributable Fraction by median household income group</w:t>
            </w:r>
            <w:r>
              <w:rPr>
                <w:color w:val="000000"/>
              </w:rPr>
              <w:tab/>
              <w:t>43</w:t>
            </w:r>
          </w:hyperlink>
        </w:p>
        <w:p w14:paraId="00000263" w14:textId="77777777" w:rsidR="002045CD" w:rsidRDefault="005C60F8">
          <w:pPr>
            <w:pBdr>
              <w:top w:val="nil"/>
              <w:left w:val="nil"/>
              <w:bottom w:val="nil"/>
              <w:right w:val="nil"/>
              <w:between w:val="nil"/>
            </w:pBdr>
            <w:tabs>
              <w:tab w:val="right" w:pos="13948"/>
            </w:tabs>
            <w:spacing w:after="0"/>
            <w:rPr>
              <w:color w:val="000000"/>
            </w:rPr>
          </w:pPr>
          <w:hyperlink w:anchor="_heading=h.qsh70q">
            <w:r>
              <w:rPr>
                <w:color w:val="000000"/>
              </w:rPr>
              <w:t>Figure S10: Attributable Fraction by median household income group stratified into living location</w:t>
            </w:r>
            <w:r>
              <w:rPr>
                <w:color w:val="000000"/>
              </w:rPr>
              <w:tab/>
              <w:t>44</w:t>
            </w:r>
          </w:hyperlink>
        </w:p>
        <w:p w14:paraId="00000264" w14:textId="77777777" w:rsidR="002045CD" w:rsidRDefault="005C60F8">
          <w:pPr>
            <w:keepNext/>
            <w:pBdr>
              <w:top w:val="nil"/>
              <w:left w:val="nil"/>
              <w:bottom w:val="nil"/>
              <w:right w:val="nil"/>
              <w:between w:val="nil"/>
            </w:pBdr>
            <w:spacing w:after="200" w:line="360" w:lineRule="auto"/>
            <w:rPr>
              <w:i/>
              <w:color w:val="44546A"/>
              <w:sz w:val="24"/>
              <w:szCs w:val="24"/>
            </w:rPr>
          </w:pPr>
          <w:r>
            <w:fldChar w:fldCharType="end"/>
          </w:r>
        </w:p>
      </w:sdtContent>
    </w:sdt>
    <w:p w14:paraId="00000265" w14:textId="77777777" w:rsidR="002045CD" w:rsidRDefault="005C60F8">
      <w:pPr>
        <w:spacing w:line="360" w:lineRule="auto"/>
        <w:rPr>
          <w:i/>
          <w:color w:val="44546A"/>
          <w:sz w:val="24"/>
          <w:szCs w:val="24"/>
        </w:rPr>
      </w:pPr>
      <w:r>
        <w:br w:type="page"/>
      </w:r>
    </w:p>
    <w:p w14:paraId="00000266" w14:textId="77777777" w:rsidR="002045CD" w:rsidRDefault="002045CD">
      <w:pPr>
        <w:spacing w:after="0" w:line="360" w:lineRule="auto"/>
        <w:rPr>
          <w:b/>
          <w:color w:val="000000"/>
          <w:sz w:val="24"/>
          <w:szCs w:val="24"/>
        </w:rPr>
        <w:sectPr w:rsidR="002045CD">
          <w:pgSz w:w="11906" w:h="16838"/>
          <w:pgMar w:top="1440" w:right="1440" w:bottom="1440" w:left="1440" w:header="720" w:footer="720" w:gutter="0"/>
          <w:cols w:space="720" w:equalWidth="0">
            <w:col w:w="9360"/>
          </w:cols>
        </w:sectPr>
      </w:pPr>
    </w:p>
    <w:p w14:paraId="00000267" w14:textId="77777777" w:rsidR="002045CD" w:rsidRDefault="005C60F8">
      <w:pPr>
        <w:pBdr>
          <w:top w:val="nil"/>
          <w:left w:val="nil"/>
          <w:bottom w:val="nil"/>
          <w:right w:val="nil"/>
          <w:between w:val="nil"/>
        </w:pBdr>
        <w:spacing w:after="0" w:line="360" w:lineRule="auto"/>
        <w:rPr>
          <w:i/>
          <w:color w:val="44546A"/>
          <w:sz w:val="24"/>
          <w:szCs w:val="24"/>
        </w:rPr>
      </w:pPr>
      <w:bookmarkStart w:id="32" w:name="_heading=h.26in1rg" w:colFirst="0" w:colLast="0"/>
      <w:bookmarkEnd w:id="32"/>
      <w:r>
        <w:rPr>
          <w:i/>
          <w:color w:val="44546A"/>
          <w:sz w:val="24"/>
          <w:szCs w:val="24"/>
        </w:rPr>
        <w:lastRenderedPageBreak/>
        <w:t>Table S1: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1116"/>
        <w:gridCol w:w="1116"/>
        <w:gridCol w:w="1116"/>
        <w:gridCol w:w="1116"/>
        <w:gridCol w:w="1116"/>
        <w:gridCol w:w="1111"/>
      </w:tblGrid>
      <w:tr w:rsidR="002045CD" w14:paraId="684D8AD7" w14:textId="77777777">
        <w:trPr>
          <w:trHeight w:val="240"/>
        </w:trPr>
        <w:tc>
          <w:tcPr>
            <w:tcW w:w="2325" w:type="dxa"/>
            <w:vAlign w:val="center"/>
          </w:tcPr>
          <w:p w14:paraId="00000268"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State</w:t>
            </w:r>
          </w:p>
        </w:tc>
        <w:tc>
          <w:tcPr>
            <w:tcW w:w="1116" w:type="dxa"/>
            <w:vAlign w:val="center"/>
          </w:tcPr>
          <w:p w14:paraId="00000269"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Mean</w:t>
            </w:r>
          </w:p>
        </w:tc>
        <w:tc>
          <w:tcPr>
            <w:tcW w:w="1116" w:type="dxa"/>
            <w:vAlign w:val="center"/>
          </w:tcPr>
          <w:p w14:paraId="0000026A"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Min</w:t>
            </w:r>
          </w:p>
        </w:tc>
        <w:tc>
          <w:tcPr>
            <w:tcW w:w="1116" w:type="dxa"/>
            <w:vAlign w:val="center"/>
          </w:tcPr>
          <w:p w14:paraId="0000026B"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25%</w:t>
            </w:r>
          </w:p>
        </w:tc>
        <w:tc>
          <w:tcPr>
            <w:tcW w:w="1116" w:type="dxa"/>
            <w:vAlign w:val="center"/>
          </w:tcPr>
          <w:p w14:paraId="0000026C"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Median</w:t>
            </w:r>
          </w:p>
        </w:tc>
        <w:tc>
          <w:tcPr>
            <w:tcW w:w="1116" w:type="dxa"/>
            <w:vAlign w:val="center"/>
          </w:tcPr>
          <w:p w14:paraId="0000026D"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75%</w:t>
            </w:r>
          </w:p>
        </w:tc>
        <w:tc>
          <w:tcPr>
            <w:tcW w:w="1111" w:type="dxa"/>
            <w:vAlign w:val="center"/>
          </w:tcPr>
          <w:p w14:paraId="0000026E" w14:textId="77777777" w:rsidR="002045CD" w:rsidRDefault="005C60F8">
            <w:pPr>
              <w:pBdr>
                <w:top w:val="nil"/>
                <w:left w:val="nil"/>
                <w:bottom w:val="nil"/>
                <w:right w:val="nil"/>
                <w:between w:val="nil"/>
              </w:pBdr>
              <w:jc w:val="center"/>
              <w:rPr>
                <w:b/>
                <w:color w:val="000000"/>
                <w:sz w:val="18"/>
                <w:szCs w:val="18"/>
              </w:rPr>
            </w:pPr>
            <w:r>
              <w:rPr>
                <w:b/>
                <w:color w:val="000000"/>
                <w:sz w:val="18"/>
                <w:szCs w:val="18"/>
              </w:rPr>
              <w:t>Max</w:t>
            </w:r>
          </w:p>
        </w:tc>
      </w:tr>
      <w:tr w:rsidR="002045CD" w14:paraId="6A69769F" w14:textId="77777777">
        <w:trPr>
          <w:trHeight w:val="240"/>
        </w:trPr>
        <w:tc>
          <w:tcPr>
            <w:tcW w:w="2325" w:type="dxa"/>
            <w:vAlign w:val="center"/>
          </w:tcPr>
          <w:p w14:paraId="0000026F" w14:textId="79F513C4" w:rsidR="002045CD" w:rsidRDefault="005C60F8">
            <w:pPr>
              <w:jc w:val="center"/>
              <w:rPr>
                <w:sz w:val="18"/>
                <w:szCs w:val="18"/>
              </w:rPr>
            </w:pPr>
            <w:sdt>
              <w:sdtPr>
                <w:tag w:val="goog_rdk_12"/>
                <w:id w:val="61379223"/>
                <w:showingPlcHdr/>
              </w:sdtPr>
              <w:sdtContent>
                <w:r w:rsidR="00F857D2">
                  <w:t xml:space="preserve">     </w:t>
                </w:r>
              </w:sdtContent>
            </w:sdt>
            <w:r>
              <w:rPr>
                <w:sz w:val="18"/>
                <w:szCs w:val="18"/>
              </w:rPr>
              <w:t>Alabama</w:t>
            </w:r>
          </w:p>
        </w:tc>
        <w:tc>
          <w:tcPr>
            <w:tcW w:w="1116" w:type="dxa"/>
            <w:vAlign w:val="center"/>
          </w:tcPr>
          <w:p w14:paraId="00000270" w14:textId="77777777" w:rsidR="002045CD" w:rsidRDefault="005C60F8">
            <w:pPr>
              <w:jc w:val="center"/>
              <w:rPr>
                <w:sz w:val="18"/>
                <w:szCs w:val="18"/>
              </w:rPr>
            </w:pPr>
            <w:r>
              <w:rPr>
                <w:sz w:val="18"/>
                <w:szCs w:val="18"/>
              </w:rPr>
              <w:t>10.3</w:t>
            </w:r>
          </w:p>
        </w:tc>
        <w:tc>
          <w:tcPr>
            <w:tcW w:w="1116" w:type="dxa"/>
            <w:vAlign w:val="center"/>
          </w:tcPr>
          <w:p w14:paraId="00000271" w14:textId="77777777" w:rsidR="002045CD" w:rsidRDefault="005C60F8">
            <w:pPr>
              <w:jc w:val="center"/>
              <w:rPr>
                <w:sz w:val="18"/>
                <w:szCs w:val="18"/>
              </w:rPr>
            </w:pPr>
            <w:r>
              <w:rPr>
                <w:sz w:val="18"/>
                <w:szCs w:val="18"/>
              </w:rPr>
              <w:t>3.0</w:t>
            </w:r>
          </w:p>
        </w:tc>
        <w:tc>
          <w:tcPr>
            <w:tcW w:w="1116" w:type="dxa"/>
            <w:vAlign w:val="center"/>
          </w:tcPr>
          <w:p w14:paraId="00000272" w14:textId="77777777" w:rsidR="002045CD" w:rsidRDefault="005C60F8">
            <w:pPr>
              <w:jc w:val="center"/>
              <w:rPr>
                <w:sz w:val="18"/>
                <w:szCs w:val="18"/>
              </w:rPr>
            </w:pPr>
            <w:r>
              <w:rPr>
                <w:sz w:val="18"/>
                <w:szCs w:val="18"/>
              </w:rPr>
              <w:t>7.1</w:t>
            </w:r>
          </w:p>
        </w:tc>
        <w:tc>
          <w:tcPr>
            <w:tcW w:w="1116" w:type="dxa"/>
            <w:vAlign w:val="center"/>
          </w:tcPr>
          <w:p w14:paraId="00000273" w14:textId="77777777" w:rsidR="002045CD" w:rsidRDefault="005C60F8">
            <w:pPr>
              <w:jc w:val="center"/>
              <w:rPr>
                <w:sz w:val="18"/>
                <w:szCs w:val="18"/>
              </w:rPr>
            </w:pPr>
            <w:r>
              <w:rPr>
                <w:sz w:val="18"/>
                <w:szCs w:val="18"/>
              </w:rPr>
              <w:t>9.3</w:t>
            </w:r>
          </w:p>
        </w:tc>
        <w:tc>
          <w:tcPr>
            <w:tcW w:w="1116" w:type="dxa"/>
            <w:vAlign w:val="center"/>
          </w:tcPr>
          <w:p w14:paraId="00000274" w14:textId="77777777" w:rsidR="002045CD" w:rsidRDefault="005C60F8">
            <w:pPr>
              <w:jc w:val="center"/>
              <w:rPr>
                <w:sz w:val="18"/>
                <w:szCs w:val="18"/>
              </w:rPr>
            </w:pPr>
            <w:r>
              <w:rPr>
                <w:sz w:val="18"/>
                <w:szCs w:val="18"/>
              </w:rPr>
              <w:t>12.5</w:t>
            </w:r>
          </w:p>
        </w:tc>
        <w:tc>
          <w:tcPr>
            <w:tcW w:w="1111" w:type="dxa"/>
            <w:vAlign w:val="center"/>
          </w:tcPr>
          <w:p w14:paraId="00000275" w14:textId="77777777" w:rsidR="002045CD" w:rsidRDefault="005C60F8">
            <w:pPr>
              <w:jc w:val="center"/>
              <w:rPr>
                <w:sz w:val="18"/>
                <w:szCs w:val="18"/>
              </w:rPr>
            </w:pPr>
            <w:r>
              <w:rPr>
                <w:sz w:val="18"/>
                <w:szCs w:val="18"/>
              </w:rPr>
              <w:t>33.8</w:t>
            </w:r>
          </w:p>
        </w:tc>
      </w:tr>
      <w:tr w:rsidR="002045CD" w14:paraId="7B542CF6" w14:textId="77777777">
        <w:trPr>
          <w:trHeight w:val="240"/>
        </w:trPr>
        <w:tc>
          <w:tcPr>
            <w:tcW w:w="2325" w:type="dxa"/>
            <w:vAlign w:val="center"/>
          </w:tcPr>
          <w:p w14:paraId="00000276" w14:textId="77777777" w:rsidR="002045CD" w:rsidRDefault="005C60F8">
            <w:pPr>
              <w:jc w:val="center"/>
              <w:rPr>
                <w:sz w:val="18"/>
                <w:szCs w:val="18"/>
              </w:rPr>
            </w:pPr>
            <w:sdt>
              <w:sdtPr>
                <w:tag w:val="goog_rdk_13"/>
                <w:id w:val="-705641437"/>
              </w:sdtPr>
              <w:sdtContent>
                <w:commentRangeStart w:id="33"/>
              </w:sdtContent>
            </w:sdt>
            <w:r>
              <w:rPr>
                <w:sz w:val="18"/>
                <w:szCs w:val="18"/>
              </w:rPr>
              <w:t>Arizona</w:t>
            </w:r>
          </w:p>
        </w:tc>
        <w:commentRangeEnd w:id="33"/>
        <w:tc>
          <w:tcPr>
            <w:tcW w:w="1116" w:type="dxa"/>
            <w:vAlign w:val="center"/>
          </w:tcPr>
          <w:p w14:paraId="00000277" w14:textId="77777777" w:rsidR="002045CD" w:rsidRDefault="005C60F8">
            <w:pPr>
              <w:jc w:val="center"/>
              <w:rPr>
                <w:sz w:val="18"/>
                <w:szCs w:val="18"/>
              </w:rPr>
            </w:pPr>
            <w:r>
              <w:commentReference w:id="33"/>
            </w:r>
            <w:r>
              <w:rPr>
                <w:sz w:val="18"/>
                <w:szCs w:val="18"/>
              </w:rPr>
              <w:t>17.0</w:t>
            </w:r>
          </w:p>
        </w:tc>
        <w:tc>
          <w:tcPr>
            <w:tcW w:w="1116" w:type="dxa"/>
            <w:vAlign w:val="center"/>
          </w:tcPr>
          <w:p w14:paraId="00000278" w14:textId="77777777" w:rsidR="002045CD" w:rsidRDefault="005C60F8">
            <w:pPr>
              <w:jc w:val="center"/>
              <w:rPr>
                <w:sz w:val="18"/>
                <w:szCs w:val="18"/>
              </w:rPr>
            </w:pPr>
            <w:r>
              <w:rPr>
                <w:sz w:val="18"/>
                <w:szCs w:val="18"/>
              </w:rPr>
              <w:t>4.6</w:t>
            </w:r>
          </w:p>
        </w:tc>
        <w:tc>
          <w:tcPr>
            <w:tcW w:w="1116" w:type="dxa"/>
            <w:vAlign w:val="center"/>
          </w:tcPr>
          <w:p w14:paraId="00000279" w14:textId="77777777" w:rsidR="002045CD" w:rsidRDefault="005C60F8">
            <w:pPr>
              <w:jc w:val="center"/>
              <w:rPr>
                <w:sz w:val="18"/>
                <w:szCs w:val="18"/>
              </w:rPr>
            </w:pPr>
            <w:r>
              <w:rPr>
                <w:sz w:val="18"/>
                <w:szCs w:val="18"/>
              </w:rPr>
              <w:t>10.1</w:t>
            </w:r>
          </w:p>
        </w:tc>
        <w:tc>
          <w:tcPr>
            <w:tcW w:w="1116" w:type="dxa"/>
            <w:vAlign w:val="center"/>
          </w:tcPr>
          <w:p w14:paraId="0000027A" w14:textId="77777777" w:rsidR="002045CD" w:rsidRDefault="005C60F8">
            <w:pPr>
              <w:jc w:val="center"/>
              <w:rPr>
                <w:sz w:val="18"/>
                <w:szCs w:val="18"/>
              </w:rPr>
            </w:pPr>
            <w:r>
              <w:rPr>
                <w:sz w:val="18"/>
                <w:szCs w:val="18"/>
              </w:rPr>
              <w:t>15.1</w:t>
            </w:r>
          </w:p>
        </w:tc>
        <w:tc>
          <w:tcPr>
            <w:tcW w:w="1116" w:type="dxa"/>
            <w:vAlign w:val="center"/>
          </w:tcPr>
          <w:p w14:paraId="0000027B" w14:textId="77777777" w:rsidR="002045CD" w:rsidRDefault="005C60F8">
            <w:pPr>
              <w:jc w:val="center"/>
              <w:rPr>
                <w:sz w:val="18"/>
                <w:szCs w:val="18"/>
              </w:rPr>
            </w:pPr>
            <w:r>
              <w:rPr>
                <w:sz w:val="18"/>
                <w:szCs w:val="18"/>
              </w:rPr>
              <w:t>23.4</w:t>
            </w:r>
          </w:p>
        </w:tc>
        <w:tc>
          <w:tcPr>
            <w:tcW w:w="1111" w:type="dxa"/>
            <w:vAlign w:val="center"/>
          </w:tcPr>
          <w:p w14:paraId="0000027C" w14:textId="77777777" w:rsidR="002045CD" w:rsidRDefault="005C60F8">
            <w:pPr>
              <w:jc w:val="center"/>
              <w:rPr>
                <w:sz w:val="18"/>
                <w:szCs w:val="18"/>
              </w:rPr>
            </w:pPr>
            <w:r>
              <w:rPr>
                <w:sz w:val="18"/>
                <w:szCs w:val="18"/>
              </w:rPr>
              <w:t>45.9</w:t>
            </w:r>
          </w:p>
        </w:tc>
      </w:tr>
      <w:tr w:rsidR="002045CD" w14:paraId="2E67535A" w14:textId="77777777">
        <w:trPr>
          <w:trHeight w:val="240"/>
        </w:trPr>
        <w:tc>
          <w:tcPr>
            <w:tcW w:w="2325" w:type="dxa"/>
            <w:vAlign w:val="center"/>
          </w:tcPr>
          <w:p w14:paraId="0000027D" w14:textId="77777777" w:rsidR="002045CD" w:rsidRDefault="005C60F8">
            <w:pPr>
              <w:jc w:val="center"/>
              <w:rPr>
                <w:sz w:val="18"/>
                <w:szCs w:val="18"/>
              </w:rPr>
            </w:pPr>
            <w:sdt>
              <w:sdtPr>
                <w:tag w:val="goog_rdk_14"/>
                <w:id w:val="-828742509"/>
              </w:sdtPr>
              <w:sdtContent>
                <w:commentRangeStart w:id="34"/>
              </w:sdtContent>
            </w:sdt>
            <w:r>
              <w:rPr>
                <w:sz w:val="18"/>
                <w:szCs w:val="18"/>
              </w:rPr>
              <w:t>Arkansas</w:t>
            </w:r>
          </w:p>
        </w:tc>
        <w:commentRangeEnd w:id="34"/>
        <w:tc>
          <w:tcPr>
            <w:tcW w:w="1116" w:type="dxa"/>
            <w:vAlign w:val="center"/>
          </w:tcPr>
          <w:p w14:paraId="0000027E" w14:textId="77777777" w:rsidR="002045CD" w:rsidRDefault="005C60F8">
            <w:pPr>
              <w:jc w:val="center"/>
              <w:rPr>
                <w:sz w:val="18"/>
                <w:szCs w:val="18"/>
              </w:rPr>
            </w:pPr>
            <w:r>
              <w:commentReference w:id="34"/>
            </w:r>
            <w:r>
              <w:rPr>
                <w:sz w:val="18"/>
                <w:szCs w:val="18"/>
              </w:rPr>
              <w:t>9.3</w:t>
            </w:r>
          </w:p>
        </w:tc>
        <w:tc>
          <w:tcPr>
            <w:tcW w:w="1116" w:type="dxa"/>
            <w:vAlign w:val="center"/>
          </w:tcPr>
          <w:p w14:paraId="0000027F" w14:textId="77777777" w:rsidR="002045CD" w:rsidRDefault="005C60F8">
            <w:pPr>
              <w:jc w:val="center"/>
              <w:rPr>
                <w:sz w:val="18"/>
                <w:szCs w:val="18"/>
              </w:rPr>
            </w:pPr>
            <w:r>
              <w:rPr>
                <w:sz w:val="18"/>
                <w:szCs w:val="18"/>
              </w:rPr>
              <w:t>3.2</w:t>
            </w:r>
          </w:p>
        </w:tc>
        <w:tc>
          <w:tcPr>
            <w:tcW w:w="1116" w:type="dxa"/>
            <w:vAlign w:val="center"/>
          </w:tcPr>
          <w:p w14:paraId="00000280" w14:textId="77777777" w:rsidR="002045CD" w:rsidRDefault="005C60F8">
            <w:pPr>
              <w:jc w:val="center"/>
              <w:rPr>
                <w:sz w:val="18"/>
                <w:szCs w:val="18"/>
              </w:rPr>
            </w:pPr>
            <w:r>
              <w:rPr>
                <w:sz w:val="18"/>
                <w:szCs w:val="18"/>
              </w:rPr>
              <w:t>6.2</w:t>
            </w:r>
          </w:p>
        </w:tc>
        <w:tc>
          <w:tcPr>
            <w:tcW w:w="1116" w:type="dxa"/>
            <w:vAlign w:val="center"/>
          </w:tcPr>
          <w:p w14:paraId="00000281" w14:textId="77777777" w:rsidR="002045CD" w:rsidRDefault="005C60F8">
            <w:pPr>
              <w:jc w:val="center"/>
              <w:rPr>
                <w:sz w:val="18"/>
                <w:szCs w:val="18"/>
              </w:rPr>
            </w:pPr>
            <w:r>
              <w:rPr>
                <w:sz w:val="18"/>
                <w:szCs w:val="18"/>
              </w:rPr>
              <w:t>8.1</w:t>
            </w:r>
          </w:p>
        </w:tc>
        <w:tc>
          <w:tcPr>
            <w:tcW w:w="1116" w:type="dxa"/>
            <w:vAlign w:val="center"/>
          </w:tcPr>
          <w:p w14:paraId="00000282" w14:textId="77777777" w:rsidR="002045CD" w:rsidRDefault="005C60F8">
            <w:pPr>
              <w:jc w:val="center"/>
              <w:rPr>
                <w:sz w:val="18"/>
                <w:szCs w:val="18"/>
              </w:rPr>
            </w:pPr>
            <w:r>
              <w:rPr>
                <w:sz w:val="18"/>
                <w:szCs w:val="18"/>
              </w:rPr>
              <w:t>11.6</w:t>
            </w:r>
          </w:p>
        </w:tc>
        <w:tc>
          <w:tcPr>
            <w:tcW w:w="1111" w:type="dxa"/>
            <w:vAlign w:val="center"/>
          </w:tcPr>
          <w:p w14:paraId="00000283" w14:textId="77777777" w:rsidR="002045CD" w:rsidRDefault="005C60F8">
            <w:pPr>
              <w:jc w:val="center"/>
              <w:rPr>
                <w:sz w:val="18"/>
                <w:szCs w:val="18"/>
              </w:rPr>
            </w:pPr>
            <w:r>
              <w:rPr>
                <w:sz w:val="18"/>
                <w:szCs w:val="18"/>
              </w:rPr>
              <w:t>28.0</w:t>
            </w:r>
          </w:p>
        </w:tc>
      </w:tr>
      <w:tr w:rsidR="002045CD" w14:paraId="649BCD28" w14:textId="77777777">
        <w:trPr>
          <w:trHeight w:val="240"/>
        </w:trPr>
        <w:tc>
          <w:tcPr>
            <w:tcW w:w="2325" w:type="dxa"/>
            <w:vAlign w:val="center"/>
          </w:tcPr>
          <w:p w14:paraId="00000284" w14:textId="77777777" w:rsidR="002045CD" w:rsidRDefault="005C60F8">
            <w:pPr>
              <w:jc w:val="center"/>
              <w:rPr>
                <w:sz w:val="18"/>
                <w:szCs w:val="18"/>
              </w:rPr>
            </w:pPr>
            <w:sdt>
              <w:sdtPr>
                <w:tag w:val="goog_rdk_15"/>
                <w:id w:val="-1712717214"/>
              </w:sdtPr>
              <w:sdtContent>
                <w:commentRangeStart w:id="35"/>
              </w:sdtContent>
            </w:sdt>
            <w:r>
              <w:rPr>
                <w:sz w:val="18"/>
                <w:szCs w:val="18"/>
              </w:rPr>
              <w:t>California</w:t>
            </w:r>
          </w:p>
        </w:tc>
        <w:commentRangeEnd w:id="35"/>
        <w:tc>
          <w:tcPr>
            <w:tcW w:w="1116" w:type="dxa"/>
            <w:vAlign w:val="center"/>
          </w:tcPr>
          <w:p w14:paraId="00000285" w14:textId="77777777" w:rsidR="002045CD" w:rsidRDefault="005C60F8">
            <w:pPr>
              <w:jc w:val="center"/>
              <w:rPr>
                <w:sz w:val="18"/>
                <w:szCs w:val="18"/>
              </w:rPr>
            </w:pPr>
            <w:r>
              <w:commentReference w:id="35"/>
            </w:r>
            <w:r>
              <w:rPr>
                <w:sz w:val="18"/>
                <w:szCs w:val="18"/>
              </w:rPr>
              <w:t>21.1</w:t>
            </w:r>
          </w:p>
        </w:tc>
        <w:tc>
          <w:tcPr>
            <w:tcW w:w="1116" w:type="dxa"/>
            <w:vAlign w:val="center"/>
          </w:tcPr>
          <w:p w14:paraId="00000286" w14:textId="77777777" w:rsidR="002045CD" w:rsidRDefault="005C60F8">
            <w:pPr>
              <w:jc w:val="center"/>
              <w:rPr>
                <w:sz w:val="18"/>
                <w:szCs w:val="18"/>
              </w:rPr>
            </w:pPr>
            <w:r>
              <w:rPr>
                <w:sz w:val="18"/>
                <w:szCs w:val="18"/>
              </w:rPr>
              <w:t>1.6</w:t>
            </w:r>
          </w:p>
        </w:tc>
        <w:tc>
          <w:tcPr>
            <w:tcW w:w="1116" w:type="dxa"/>
            <w:vAlign w:val="center"/>
          </w:tcPr>
          <w:p w14:paraId="00000287" w14:textId="77777777" w:rsidR="002045CD" w:rsidRDefault="005C60F8">
            <w:pPr>
              <w:jc w:val="center"/>
              <w:rPr>
                <w:sz w:val="18"/>
                <w:szCs w:val="18"/>
              </w:rPr>
            </w:pPr>
            <w:r>
              <w:rPr>
                <w:sz w:val="18"/>
                <w:szCs w:val="18"/>
              </w:rPr>
              <w:t>12.7</w:t>
            </w:r>
          </w:p>
        </w:tc>
        <w:tc>
          <w:tcPr>
            <w:tcW w:w="1116" w:type="dxa"/>
            <w:vAlign w:val="center"/>
          </w:tcPr>
          <w:p w14:paraId="00000288" w14:textId="77777777" w:rsidR="002045CD" w:rsidRDefault="005C60F8">
            <w:pPr>
              <w:jc w:val="center"/>
              <w:rPr>
                <w:sz w:val="18"/>
                <w:szCs w:val="18"/>
              </w:rPr>
            </w:pPr>
            <w:r>
              <w:rPr>
                <w:sz w:val="18"/>
                <w:szCs w:val="18"/>
              </w:rPr>
              <w:t>19.3</w:t>
            </w:r>
          </w:p>
        </w:tc>
        <w:tc>
          <w:tcPr>
            <w:tcW w:w="1116" w:type="dxa"/>
            <w:vAlign w:val="center"/>
          </w:tcPr>
          <w:p w14:paraId="00000289" w14:textId="77777777" w:rsidR="002045CD" w:rsidRDefault="005C60F8">
            <w:pPr>
              <w:jc w:val="center"/>
              <w:rPr>
                <w:sz w:val="18"/>
                <w:szCs w:val="18"/>
              </w:rPr>
            </w:pPr>
            <w:r>
              <w:rPr>
                <w:sz w:val="18"/>
                <w:szCs w:val="18"/>
              </w:rPr>
              <w:t>27.9</w:t>
            </w:r>
          </w:p>
        </w:tc>
        <w:tc>
          <w:tcPr>
            <w:tcW w:w="1111" w:type="dxa"/>
            <w:vAlign w:val="center"/>
          </w:tcPr>
          <w:p w14:paraId="0000028A" w14:textId="77777777" w:rsidR="002045CD" w:rsidRDefault="005C60F8">
            <w:pPr>
              <w:jc w:val="center"/>
              <w:rPr>
                <w:sz w:val="18"/>
                <w:szCs w:val="18"/>
              </w:rPr>
            </w:pPr>
            <w:r>
              <w:rPr>
                <w:sz w:val="18"/>
                <w:szCs w:val="18"/>
              </w:rPr>
              <w:t>58.3</w:t>
            </w:r>
          </w:p>
        </w:tc>
      </w:tr>
      <w:tr w:rsidR="002045CD" w14:paraId="1AB34671" w14:textId="77777777">
        <w:trPr>
          <w:trHeight w:val="240"/>
        </w:trPr>
        <w:tc>
          <w:tcPr>
            <w:tcW w:w="2325" w:type="dxa"/>
            <w:vAlign w:val="center"/>
          </w:tcPr>
          <w:p w14:paraId="0000028B" w14:textId="77777777" w:rsidR="002045CD" w:rsidRDefault="005C60F8">
            <w:pPr>
              <w:jc w:val="center"/>
              <w:rPr>
                <w:sz w:val="18"/>
                <w:szCs w:val="18"/>
              </w:rPr>
            </w:pPr>
            <w:sdt>
              <w:sdtPr>
                <w:tag w:val="goog_rdk_16"/>
                <w:id w:val="-1875612551"/>
              </w:sdtPr>
              <w:sdtContent>
                <w:commentRangeStart w:id="36"/>
              </w:sdtContent>
            </w:sdt>
            <w:r>
              <w:rPr>
                <w:sz w:val="18"/>
                <w:szCs w:val="18"/>
              </w:rPr>
              <w:t>Colorado</w:t>
            </w:r>
          </w:p>
        </w:tc>
        <w:commentRangeEnd w:id="36"/>
        <w:tc>
          <w:tcPr>
            <w:tcW w:w="1116" w:type="dxa"/>
            <w:vAlign w:val="center"/>
          </w:tcPr>
          <w:p w14:paraId="0000028C" w14:textId="77777777" w:rsidR="002045CD" w:rsidRDefault="005C60F8">
            <w:pPr>
              <w:jc w:val="center"/>
              <w:rPr>
                <w:sz w:val="18"/>
                <w:szCs w:val="18"/>
              </w:rPr>
            </w:pPr>
            <w:r>
              <w:commentReference w:id="36"/>
            </w:r>
            <w:r>
              <w:rPr>
                <w:sz w:val="18"/>
                <w:szCs w:val="18"/>
              </w:rPr>
              <w:t>18.1</w:t>
            </w:r>
          </w:p>
        </w:tc>
        <w:tc>
          <w:tcPr>
            <w:tcW w:w="1116" w:type="dxa"/>
            <w:vAlign w:val="center"/>
          </w:tcPr>
          <w:p w14:paraId="0000028D" w14:textId="77777777" w:rsidR="002045CD" w:rsidRDefault="005C60F8">
            <w:pPr>
              <w:jc w:val="center"/>
              <w:rPr>
                <w:sz w:val="18"/>
                <w:szCs w:val="18"/>
              </w:rPr>
            </w:pPr>
            <w:r>
              <w:rPr>
                <w:sz w:val="18"/>
                <w:szCs w:val="18"/>
              </w:rPr>
              <w:t>3.4</w:t>
            </w:r>
          </w:p>
        </w:tc>
        <w:tc>
          <w:tcPr>
            <w:tcW w:w="1116" w:type="dxa"/>
            <w:vAlign w:val="center"/>
          </w:tcPr>
          <w:p w14:paraId="0000028E" w14:textId="77777777" w:rsidR="002045CD" w:rsidRDefault="005C60F8">
            <w:pPr>
              <w:jc w:val="center"/>
              <w:rPr>
                <w:sz w:val="18"/>
                <w:szCs w:val="18"/>
              </w:rPr>
            </w:pPr>
            <w:r>
              <w:rPr>
                <w:sz w:val="18"/>
                <w:szCs w:val="18"/>
              </w:rPr>
              <w:t>9.3</w:t>
            </w:r>
          </w:p>
        </w:tc>
        <w:tc>
          <w:tcPr>
            <w:tcW w:w="1116" w:type="dxa"/>
            <w:vAlign w:val="center"/>
          </w:tcPr>
          <w:p w14:paraId="0000028F" w14:textId="77777777" w:rsidR="002045CD" w:rsidRDefault="005C60F8">
            <w:pPr>
              <w:jc w:val="center"/>
              <w:rPr>
                <w:sz w:val="18"/>
                <w:szCs w:val="18"/>
              </w:rPr>
            </w:pPr>
            <w:r>
              <w:rPr>
                <w:sz w:val="18"/>
                <w:szCs w:val="18"/>
              </w:rPr>
              <w:t>15.2</w:t>
            </w:r>
          </w:p>
        </w:tc>
        <w:tc>
          <w:tcPr>
            <w:tcW w:w="1116" w:type="dxa"/>
            <w:vAlign w:val="center"/>
          </w:tcPr>
          <w:p w14:paraId="00000290" w14:textId="77777777" w:rsidR="002045CD" w:rsidRDefault="005C60F8">
            <w:pPr>
              <w:jc w:val="center"/>
              <w:rPr>
                <w:sz w:val="18"/>
                <w:szCs w:val="18"/>
              </w:rPr>
            </w:pPr>
            <w:r>
              <w:rPr>
                <w:sz w:val="18"/>
                <w:szCs w:val="18"/>
              </w:rPr>
              <w:t>24.8</w:t>
            </w:r>
          </w:p>
        </w:tc>
        <w:tc>
          <w:tcPr>
            <w:tcW w:w="1111" w:type="dxa"/>
            <w:vAlign w:val="center"/>
          </w:tcPr>
          <w:p w14:paraId="00000291" w14:textId="77777777" w:rsidR="002045CD" w:rsidRDefault="005C60F8">
            <w:pPr>
              <w:jc w:val="center"/>
              <w:rPr>
                <w:sz w:val="18"/>
                <w:szCs w:val="18"/>
              </w:rPr>
            </w:pPr>
            <w:r>
              <w:rPr>
                <w:sz w:val="18"/>
                <w:szCs w:val="18"/>
              </w:rPr>
              <w:t>56.9</w:t>
            </w:r>
          </w:p>
        </w:tc>
      </w:tr>
      <w:tr w:rsidR="002045CD" w14:paraId="40286296" w14:textId="77777777">
        <w:trPr>
          <w:trHeight w:val="240"/>
        </w:trPr>
        <w:tc>
          <w:tcPr>
            <w:tcW w:w="2325" w:type="dxa"/>
            <w:vAlign w:val="center"/>
          </w:tcPr>
          <w:p w14:paraId="00000292" w14:textId="77777777" w:rsidR="002045CD" w:rsidRDefault="005C60F8">
            <w:pPr>
              <w:jc w:val="center"/>
              <w:rPr>
                <w:sz w:val="18"/>
                <w:szCs w:val="18"/>
              </w:rPr>
            </w:pPr>
            <w:sdt>
              <w:sdtPr>
                <w:tag w:val="goog_rdk_17"/>
                <w:id w:val="-716977063"/>
              </w:sdtPr>
              <w:sdtContent>
                <w:commentRangeStart w:id="37"/>
              </w:sdtContent>
            </w:sdt>
            <w:r>
              <w:rPr>
                <w:sz w:val="18"/>
                <w:szCs w:val="18"/>
              </w:rPr>
              <w:t>Connecticut</w:t>
            </w:r>
          </w:p>
        </w:tc>
        <w:commentRangeEnd w:id="37"/>
        <w:tc>
          <w:tcPr>
            <w:tcW w:w="1116" w:type="dxa"/>
            <w:vAlign w:val="center"/>
          </w:tcPr>
          <w:p w14:paraId="00000293" w14:textId="77777777" w:rsidR="002045CD" w:rsidRDefault="005C60F8">
            <w:pPr>
              <w:jc w:val="center"/>
              <w:rPr>
                <w:sz w:val="18"/>
                <w:szCs w:val="18"/>
              </w:rPr>
            </w:pPr>
            <w:r>
              <w:commentReference w:id="37"/>
            </w:r>
            <w:r>
              <w:rPr>
                <w:sz w:val="18"/>
                <w:szCs w:val="18"/>
              </w:rPr>
              <w:t>15.6</w:t>
            </w:r>
          </w:p>
        </w:tc>
        <w:tc>
          <w:tcPr>
            <w:tcW w:w="1116" w:type="dxa"/>
            <w:vAlign w:val="center"/>
          </w:tcPr>
          <w:p w14:paraId="00000294" w14:textId="77777777" w:rsidR="002045CD" w:rsidRDefault="005C60F8">
            <w:pPr>
              <w:jc w:val="center"/>
              <w:rPr>
                <w:sz w:val="18"/>
                <w:szCs w:val="18"/>
              </w:rPr>
            </w:pPr>
            <w:r>
              <w:rPr>
                <w:sz w:val="18"/>
                <w:szCs w:val="18"/>
              </w:rPr>
              <w:t>7.3</w:t>
            </w:r>
          </w:p>
        </w:tc>
        <w:tc>
          <w:tcPr>
            <w:tcW w:w="1116" w:type="dxa"/>
            <w:vAlign w:val="center"/>
          </w:tcPr>
          <w:p w14:paraId="00000295" w14:textId="77777777" w:rsidR="002045CD" w:rsidRDefault="005C60F8">
            <w:pPr>
              <w:jc w:val="center"/>
              <w:rPr>
                <w:sz w:val="18"/>
                <w:szCs w:val="18"/>
              </w:rPr>
            </w:pPr>
            <w:r>
              <w:rPr>
                <w:sz w:val="18"/>
                <w:szCs w:val="18"/>
              </w:rPr>
              <w:t>11.9</w:t>
            </w:r>
          </w:p>
        </w:tc>
        <w:tc>
          <w:tcPr>
            <w:tcW w:w="1116" w:type="dxa"/>
            <w:vAlign w:val="center"/>
          </w:tcPr>
          <w:p w14:paraId="00000296" w14:textId="77777777" w:rsidR="002045CD" w:rsidRDefault="005C60F8">
            <w:pPr>
              <w:jc w:val="center"/>
              <w:rPr>
                <w:sz w:val="18"/>
                <w:szCs w:val="18"/>
              </w:rPr>
            </w:pPr>
            <w:r>
              <w:rPr>
                <w:sz w:val="18"/>
                <w:szCs w:val="18"/>
              </w:rPr>
              <w:t>15.0</w:t>
            </w:r>
          </w:p>
        </w:tc>
        <w:tc>
          <w:tcPr>
            <w:tcW w:w="1116" w:type="dxa"/>
            <w:vAlign w:val="center"/>
          </w:tcPr>
          <w:p w14:paraId="00000297" w14:textId="77777777" w:rsidR="002045CD" w:rsidRDefault="005C60F8">
            <w:pPr>
              <w:jc w:val="center"/>
              <w:rPr>
                <w:sz w:val="18"/>
                <w:szCs w:val="18"/>
              </w:rPr>
            </w:pPr>
            <w:r>
              <w:rPr>
                <w:sz w:val="18"/>
                <w:szCs w:val="18"/>
              </w:rPr>
              <w:t>18.6</w:t>
            </w:r>
          </w:p>
        </w:tc>
        <w:tc>
          <w:tcPr>
            <w:tcW w:w="1111" w:type="dxa"/>
            <w:vAlign w:val="center"/>
          </w:tcPr>
          <w:p w14:paraId="00000298" w14:textId="77777777" w:rsidR="002045CD" w:rsidRDefault="005C60F8">
            <w:pPr>
              <w:jc w:val="center"/>
              <w:rPr>
                <w:sz w:val="18"/>
                <w:szCs w:val="18"/>
              </w:rPr>
            </w:pPr>
            <w:r>
              <w:rPr>
                <w:sz w:val="18"/>
                <w:szCs w:val="18"/>
              </w:rPr>
              <w:t>36.2</w:t>
            </w:r>
          </w:p>
        </w:tc>
      </w:tr>
      <w:tr w:rsidR="002045CD" w14:paraId="3E53A945" w14:textId="77777777">
        <w:trPr>
          <w:trHeight w:val="240"/>
        </w:trPr>
        <w:tc>
          <w:tcPr>
            <w:tcW w:w="2325" w:type="dxa"/>
            <w:vAlign w:val="center"/>
          </w:tcPr>
          <w:p w14:paraId="00000299" w14:textId="77777777" w:rsidR="002045CD" w:rsidRDefault="005C60F8">
            <w:pPr>
              <w:jc w:val="center"/>
              <w:rPr>
                <w:sz w:val="18"/>
                <w:szCs w:val="18"/>
              </w:rPr>
            </w:pPr>
            <w:sdt>
              <w:sdtPr>
                <w:tag w:val="goog_rdk_18"/>
                <w:id w:val="-793441730"/>
              </w:sdtPr>
              <w:sdtContent>
                <w:commentRangeStart w:id="38"/>
              </w:sdtContent>
            </w:sdt>
            <w:r>
              <w:rPr>
                <w:sz w:val="18"/>
                <w:szCs w:val="18"/>
              </w:rPr>
              <w:t>Delaware</w:t>
            </w:r>
          </w:p>
        </w:tc>
        <w:commentRangeEnd w:id="38"/>
        <w:tc>
          <w:tcPr>
            <w:tcW w:w="1116" w:type="dxa"/>
            <w:vAlign w:val="center"/>
          </w:tcPr>
          <w:p w14:paraId="0000029A" w14:textId="77777777" w:rsidR="002045CD" w:rsidRDefault="005C60F8">
            <w:pPr>
              <w:jc w:val="center"/>
              <w:rPr>
                <w:sz w:val="18"/>
                <w:szCs w:val="18"/>
              </w:rPr>
            </w:pPr>
            <w:r>
              <w:commentReference w:id="38"/>
            </w:r>
            <w:r>
              <w:rPr>
                <w:sz w:val="18"/>
                <w:szCs w:val="18"/>
              </w:rPr>
              <w:t>13.2</w:t>
            </w:r>
          </w:p>
        </w:tc>
        <w:tc>
          <w:tcPr>
            <w:tcW w:w="1116" w:type="dxa"/>
            <w:vAlign w:val="center"/>
          </w:tcPr>
          <w:p w14:paraId="0000029B" w14:textId="77777777" w:rsidR="002045CD" w:rsidRDefault="005C60F8">
            <w:pPr>
              <w:jc w:val="center"/>
              <w:rPr>
                <w:sz w:val="18"/>
                <w:szCs w:val="18"/>
              </w:rPr>
            </w:pPr>
            <w:r>
              <w:rPr>
                <w:sz w:val="18"/>
                <w:szCs w:val="18"/>
              </w:rPr>
              <w:t>7.1</w:t>
            </w:r>
          </w:p>
        </w:tc>
        <w:tc>
          <w:tcPr>
            <w:tcW w:w="1116" w:type="dxa"/>
            <w:vAlign w:val="center"/>
          </w:tcPr>
          <w:p w14:paraId="0000029C" w14:textId="77777777" w:rsidR="002045CD" w:rsidRDefault="005C60F8">
            <w:pPr>
              <w:jc w:val="center"/>
              <w:rPr>
                <w:sz w:val="18"/>
                <w:szCs w:val="18"/>
              </w:rPr>
            </w:pPr>
            <w:r>
              <w:rPr>
                <w:sz w:val="18"/>
                <w:szCs w:val="18"/>
              </w:rPr>
              <w:t>9.3</w:t>
            </w:r>
          </w:p>
        </w:tc>
        <w:tc>
          <w:tcPr>
            <w:tcW w:w="1116" w:type="dxa"/>
            <w:vAlign w:val="center"/>
          </w:tcPr>
          <w:p w14:paraId="0000029D" w14:textId="77777777" w:rsidR="002045CD" w:rsidRDefault="005C60F8">
            <w:pPr>
              <w:jc w:val="center"/>
              <w:rPr>
                <w:sz w:val="18"/>
                <w:szCs w:val="18"/>
              </w:rPr>
            </w:pPr>
            <w:r>
              <w:rPr>
                <w:sz w:val="18"/>
                <w:szCs w:val="18"/>
              </w:rPr>
              <w:t>11.6</w:t>
            </w:r>
          </w:p>
        </w:tc>
        <w:tc>
          <w:tcPr>
            <w:tcW w:w="1116" w:type="dxa"/>
            <w:vAlign w:val="center"/>
          </w:tcPr>
          <w:p w14:paraId="0000029E" w14:textId="77777777" w:rsidR="002045CD" w:rsidRDefault="005C60F8">
            <w:pPr>
              <w:jc w:val="center"/>
              <w:rPr>
                <w:sz w:val="18"/>
                <w:szCs w:val="18"/>
              </w:rPr>
            </w:pPr>
            <w:r>
              <w:rPr>
                <w:sz w:val="18"/>
                <w:szCs w:val="18"/>
              </w:rPr>
              <w:t>16.7</w:t>
            </w:r>
          </w:p>
        </w:tc>
        <w:tc>
          <w:tcPr>
            <w:tcW w:w="1111" w:type="dxa"/>
            <w:vAlign w:val="center"/>
          </w:tcPr>
          <w:p w14:paraId="0000029F" w14:textId="77777777" w:rsidR="002045CD" w:rsidRDefault="005C60F8">
            <w:pPr>
              <w:jc w:val="center"/>
              <w:rPr>
                <w:sz w:val="18"/>
                <w:szCs w:val="18"/>
              </w:rPr>
            </w:pPr>
            <w:r>
              <w:rPr>
                <w:sz w:val="18"/>
                <w:szCs w:val="18"/>
              </w:rPr>
              <w:t>28.7</w:t>
            </w:r>
          </w:p>
        </w:tc>
      </w:tr>
      <w:tr w:rsidR="002045CD" w14:paraId="2581EE00" w14:textId="77777777">
        <w:trPr>
          <w:trHeight w:val="240"/>
        </w:trPr>
        <w:tc>
          <w:tcPr>
            <w:tcW w:w="2325" w:type="dxa"/>
            <w:vAlign w:val="center"/>
          </w:tcPr>
          <w:p w14:paraId="000002A0" w14:textId="77777777" w:rsidR="002045CD" w:rsidRDefault="005C60F8">
            <w:pPr>
              <w:jc w:val="center"/>
              <w:rPr>
                <w:sz w:val="18"/>
                <w:szCs w:val="18"/>
              </w:rPr>
            </w:pPr>
            <w:sdt>
              <w:sdtPr>
                <w:tag w:val="goog_rdk_19"/>
                <w:id w:val="1428315371"/>
              </w:sdtPr>
              <w:sdtContent>
                <w:commentRangeStart w:id="39"/>
              </w:sdtContent>
            </w:sdt>
            <w:r>
              <w:rPr>
                <w:sz w:val="18"/>
                <w:szCs w:val="18"/>
              </w:rPr>
              <w:t>D.C.</w:t>
            </w:r>
          </w:p>
        </w:tc>
        <w:commentRangeEnd w:id="39"/>
        <w:tc>
          <w:tcPr>
            <w:tcW w:w="1116" w:type="dxa"/>
            <w:vAlign w:val="center"/>
          </w:tcPr>
          <w:p w14:paraId="000002A1" w14:textId="77777777" w:rsidR="002045CD" w:rsidRDefault="005C60F8">
            <w:pPr>
              <w:jc w:val="center"/>
              <w:rPr>
                <w:sz w:val="18"/>
                <w:szCs w:val="18"/>
              </w:rPr>
            </w:pPr>
            <w:r>
              <w:commentReference w:id="39"/>
            </w:r>
            <w:r>
              <w:rPr>
                <w:sz w:val="18"/>
                <w:szCs w:val="18"/>
              </w:rPr>
              <w:t>26.3</w:t>
            </w:r>
          </w:p>
        </w:tc>
        <w:tc>
          <w:tcPr>
            <w:tcW w:w="1116" w:type="dxa"/>
            <w:vAlign w:val="center"/>
          </w:tcPr>
          <w:p w14:paraId="000002A2" w14:textId="77777777" w:rsidR="002045CD" w:rsidRDefault="005C60F8">
            <w:pPr>
              <w:jc w:val="center"/>
              <w:rPr>
                <w:sz w:val="18"/>
                <w:szCs w:val="18"/>
              </w:rPr>
            </w:pPr>
            <w:r>
              <w:rPr>
                <w:sz w:val="18"/>
                <w:szCs w:val="18"/>
              </w:rPr>
              <w:t>20.2</w:t>
            </w:r>
          </w:p>
        </w:tc>
        <w:tc>
          <w:tcPr>
            <w:tcW w:w="1116" w:type="dxa"/>
            <w:vAlign w:val="center"/>
          </w:tcPr>
          <w:p w14:paraId="000002A3" w14:textId="77777777" w:rsidR="002045CD" w:rsidRDefault="005C60F8">
            <w:pPr>
              <w:jc w:val="center"/>
              <w:rPr>
                <w:sz w:val="18"/>
                <w:szCs w:val="18"/>
              </w:rPr>
            </w:pPr>
            <w:r>
              <w:rPr>
                <w:sz w:val="18"/>
                <w:szCs w:val="18"/>
              </w:rPr>
              <w:t>24.2</w:t>
            </w:r>
          </w:p>
        </w:tc>
        <w:tc>
          <w:tcPr>
            <w:tcW w:w="1116" w:type="dxa"/>
            <w:vAlign w:val="center"/>
          </w:tcPr>
          <w:p w14:paraId="000002A4" w14:textId="77777777" w:rsidR="002045CD" w:rsidRDefault="005C60F8">
            <w:pPr>
              <w:jc w:val="center"/>
              <w:rPr>
                <w:sz w:val="18"/>
                <w:szCs w:val="18"/>
              </w:rPr>
            </w:pPr>
            <w:r>
              <w:rPr>
                <w:sz w:val="18"/>
                <w:szCs w:val="18"/>
              </w:rPr>
              <w:t>25.4</w:t>
            </w:r>
          </w:p>
        </w:tc>
        <w:tc>
          <w:tcPr>
            <w:tcW w:w="1116" w:type="dxa"/>
            <w:vAlign w:val="center"/>
          </w:tcPr>
          <w:p w14:paraId="000002A5" w14:textId="77777777" w:rsidR="002045CD" w:rsidRDefault="005C60F8">
            <w:pPr>
              <w:jc w:val="center"/>
              <w:rPr>
                <w:sz w:val="18"/>
                <w:szCs w:val="18"/>
              </w:rPr>
            </w:pPr>
            <w:r>
              <w:rPr>
                <w:sz w:val="18"/>
                <w:szCs w:val="18"/>
              </w:rPr>
              <w:t>28.5</w:t>
            </w:r>
          </w:p>
        </w:tc>
        <w:tc>
          <w:tcPr>
            <w:tcW w:w="1111" w:type="dxa"/>
            <w:vAlign w:val="center"/>
          </w:tcPr>
          <w:p w14:paraId="000002A6" w14:textId="77777777" w:rsidR="002045CD" w:rsidRDefault="005C60F8">
            <w:pPr>
              <w:jc w:val="center"/>
              <w:rPr>
                <w:sz w:val="18"/>
                <w:szCs w:val="18"/>
              </w:rPr>
            </w:pPr>
            <w:r>
              <w:rPr>
                <w:sz w:val="18"/>
                <w:szCs w:val="18"/>
              </w:rPr>
              <w:t>36.1</w:t>
            </w:r>
          </w:p>
        </w:tc>
      </w:tr>
      <w:tr w:rsidR="002045CD" w14:paraId="6A9C4797" w14:textId="77777777">
        <w:trPr>
          <w:trHeight w:val="240"/>
        </w:trPr>
        <w:tc>
          <w:tcPr>
            <w:tcW w:w="2325" w:type="dxa"/>
            <w:vAlign w:val="center"/>
          </w:tcPr>
          <w:p w14:paraId="000002A7" w14:textId="77777777" w:rsidR="002045CD" w:rsidRDefault="005C60F8">
            <w:pPr>
              <w:jc w:val="center"/>
              <w:rPr>
                <w:sz w:val="18"/>
                <w:szCs w:val="18"/>
              </w:rPr>
            </w:pPr>
            <w:sdt>
              <w:sdtPr>
                <w:tag w:val="goog_rdk_20"/>
                <w:id w:val="153651968"/>
              </w:sdtPr>
              <w:sdtContent>
                <w:commentRangeStart w:id="40"/>
              </w:sdtContent>
            </w:sdt>
            <w:r>
              <w:rPr>
                <w:sz w:val="18"/>
                <w:szCs w:val="18"/>
              </w:rPr>
              <w:t>Florida</w:t>
            </w:r>
          </w:p>
        </w:tc>
        <w:commentRangeEnd w:id="40"/>
        <w:tc>
          <w:tcPr>
            <w:tcW w:w="1116" w:type="dxa"/>
            <w:vAlign w:val="center"/>
          </w:tcPr>
          <w:p w14:paraId="000002A8" w14:textId="77777777" w:rsidR="002045CD" w:rsidRDefault="005C60F8">
            <w:pPr>
              <w:jc w:val="center"/>
              <w:rPr>
                <w:sz w:val="18"/>
                <w:szCs w:val="18"/>
              </w:rPr>
            </w:pPr>
            <w:r>
              <w:commentReference w:id="40"/>
            </w:r>
            <w:r>
              <w:rPr>
                <w:sz w:val="18"/>
                <w:szCs w:val="18"/>
              </w:rPr>
              <w:t>10.7</w:t>
            </w:r>
          </w:p>
        </w:tc>
        <w:tc>
          <w:tcPr>
            <w:tcW w:w="1116" w:type="dxa"/>
            <w:vAlign w:val="center"/>
          </w:tcPr>
          <w:p w14:paraId="000002A9" w14:textId="77777777" w:rsidR="002045CD" w:rsidRDefault="005C60F8">
            <w:pPr>
              <w:jc w:val="center"/>
              <w:rPr>
                <w:sz w:val="18"/>
                <w:szCs w:val="18"/>
              </w:rPr>
            </w:pPr>
            <w:r>
              <w:rPr>
                <w:sz w:val="18"/>
                <w:szCs w:val="18"/>
              </w:rPr>
              <w:t>1.8</w:t>
            </w:r>
          </w:p>
        </w:tc>
        <w:tc>
          <w:tcPr>
            <w:tcW w:w="1116" w:type="dxa"/>
            <w:vAlign w:val="center"/>
          </w:tcPr>
          <w:p w14:paraId="000002AA" w14:textId="77777777" w:rsidR="002045CD" w:rsidRDefault="005C60F8">
            <w:pPr>
              <w:jc w:val="center"/>
              <w:rPr>
                <w:sz w:val="18"/>
                <w:szCs w:val="18"/>
              </w:rPr>
            </w:pPr>
            <w:r>
              <w:rPr>
                <w:sz w:val="18"/>
                <w:szCs w:val="18"/>
              </w:rPr>
              <w:t>7.4</w:t>
            </w:r>
          </w:p>
        </w:tc>
        <w:tc>
          <w:tcPr>
            <w:tcW w:w="1116" w:type="dxa"/>
            <w:vAlign w:val="center"/>
          </w:tcPr>
          <w:p w14:paraId="000002AB" w14:textId="77777777" w:rsidR="002045CD" w:rsidRDefault="005C60F8">
            <w:pPr>
              <w:jc w:val="center"/>
              <w:rPr>
                <w:sz w:val="18"/>
                <w:szCs w:val="18"/>
              </w:rPr>
            </w:pPr>
            <w:r>
              <w:rPr>
                <w:sz w:val="18"/>
                <w:szCs w:val="18"/>
              </w:rPr>
              <w:t>10.2</w:t>
            </w:r>
          </w:p>
        </w:tc>
        <w:tc>
          <w:tcPr>
            <w:tcW w:w="1116" w:type="dxa"/>
            <w:vAlign w:val="center"/>
          </w:tcPr>
          <w:p w14:paraId="000002AC" w14:textId="77777777" w:rsidR="002045CD" w:rsidRDefault="005C60F8">
            <w:pPr>
              <w:jc w:val="center"/>
              <w:rPr>
                <w:sz w:val="18"/>
                <w:szCs w:val="18"/>
              </w:rPr>
            </w:pPr>
            <w:r>
              <w:rPr>
                <w:sz w:val="18"/>
                <w:szCs w:val="18"/>
              </w:rPr>
              <w:t>13.7</w:t>
            </w:r>
          </w:p>
        </w:tc>
        <w:tc>
          <w:tcPr>
            <w:tcW w:w="1111" w:type="dxa"/>
            <w:vAlign w:val="center"/>
          </w:tcPr>
          <w:p w14:paraId="000002AD" w14:textId="77777777" w:rsidR="002045CD" w:rsidRDefault="005C60F8">
            <w:pPr>
              <w:jc w:val="center"/>
              <w:rPr>
                <w:sz w:val="18"/>
                <w:szCs w:val="18"/>
              </w:rPr>
            </w:pPr>
            <w:r>
              <w:rPr>
                <w:sz w:val="18"/>
                <w:szCs w:val="18"/>
              </w:rPr>
              <w:t>29.2</w:t>
            </w:r>
          </w:p>
        </w:tc>
      </w:tr>
      <w:tr w:rsidR="002045CD" w14:paraId="3B5CD57F" w14:textId="77777777">
        <w:trPr>
          <w:trHeight w:val="240"/>
        </w:trPr>
        <w:tc>
          <w:tcPr>
            <w:tcW w:w="2325" w:type="dxa"/>
            <w:vAlign w:val="center"/>
          </w:tcPr>
          <w:p w14:paraId="000002AE" w14:textId="77777777" w:rsidR="002045CD" w:rsidRDefault="005C60F8">
            <w:pPr>
              <w:jc w:val="center"/>
              <w:rPr>
                <w:sz w:val="18"/>
                <w:szCs w:val="18"/>
              </w:rPr>
            </w:pPr>
            <w:sdt>
              <w:sdtPr>
                <w:tag w:val="goog_rdk_21"/>
                <w:id w:val="283547538"/>
              </w:sdtPr>
              <w:sdtContent>
                <w:commentRangeStart w:id="41"/>
              </w:sdtContent>
            </w:sdt>
            <w:r>
              <w:rPr>
                <w:sz w:val="18"/>
                <w:szCs w:val="18"/>
              </w:rPr>
              <w:t>Georgia</w:t>
            </w:r>
          </w:p>
        </w:tc>
        <w:commentRangeEnd w:id="41"/>
        <w:tc>
          <w:tcPr>
            <w:tcW w:w="1116" w:type="dxa"/>
            <w:vAlign w:val="center"/>
          </w:tcPr>
          <w:p w14:paraId="000002AF" w14:textId="77777777" w:rsidR="002045CD" w:rsidRDefault="005C60F8">
            <w:pPr>
              <w:jc w:val="center"/>
              <w:rPr>
                <w:sz w:val="18"/>
                <w:szCs w:val="18"/>
              </w:rPr>
            </w:pPr>
            <w:r>
              <w:commentReference w:id="41"/>
            </w:r>
            <w:r>
              <w:rPr>
                <w:sz w:val="18"/>
                <w:szCs w:val="18"/>
              </w:rPr>
              <w:t>10.8</w:t>
            </w:r>
          </w:p>
        </w:tc>
        <w:tc>
          <w:tcPr>
            <w:tcW w:w="1116" w:type="dxa"/>
            <w:vAlign w:val="center"/>
          </w:tcPr>
          <w:p w14:paraId="000002B0" w14:textId="77777777" w:rsidR="002045CD" w:rsidRDefault="005C60F8">
            <w:pPr>
              <w:jc w:val="center"/>
              <w:rPr>
                <w:sz w:val="18"/>
                <w:szCs w:val="18"/>
              </w:rPr>
            </w:pPr>
            <w:r>
              <w:rPr>
                <w:sz w:val="18"/>
                <w:szCs w:val="18"/>
              </w:rPr>
              <w:t>3.0</w:t>
            </w:r>
          </w:p>
        </w:tc>
        <w:tc>
          <w:tcPr>
            <w:tcW w:w="1116" w:type="dxa"/>
            <w:vAlign w:val="center"/>
          </w:tcPr>
          <w:p w14:paraId="000002B1" w14:textId="77777777" w:rsidR="002045CD" w:rsidRDefault="005C60F8">
            <w:pPr>
              <w:jc w:val="center"/>
              <w:rPr>
                <w:sz w:val="18"/>
                <w:szCs w:val="18"/>
              </w:rPr>
            </w:pPr>
            <w:r>
              <w:rPr>
                <w:sz w:val="18"/>
                <w:szCs w:val="18"/>
              </w:rPr>
              <w:t>6.8</w:t>
            </w:r>
          </w:p>
        </w:tc>
        <w:tc>
          <w:tcPr>
            <w:tcW w:w="1116" w:type="dxa"/>
            <w:vAlign w:val="center"/>
          </w:tcPr>
          <w:p w14:paraId="000002B2" w14:textId="77777777" w:rsidR="002045CD" w:rsidRDefault="005C60F8">
            <w:pPr>
              <w:jc w:val="center"/>
              <w:rPr>
                <w:sz w:val="18"/>
                <w:szCs w:val="18"/>
              </w:rPr>
            </w:pPr>
            <w:r>
              <w:rPr>
                <w:sz w:val="18"/>
                <w:szCs w:val="18"/>
              </w:rPr>
              <w:t>9.8</w:t>
            </w:r>
          </w:p>
        </w:tc>
        <w:tc>
          <w:tcPr>
            <w:tcW w:w="1116" w:type="dxa"/>
            <w:vAlign w:val="center"/>
          </w:tcPr>
          <w:p w14:paraId="000002B3" w14:textId="77777777" w:rsidR="002045CD" w:rsidRDefault="005C60F8">
            <w:pPr>
              <w:jc w:val="center"/>
              <w:rPr>
                <w:sz w:val="18"/>
                <w:szCs w:val="18"/>
              </w:rPr>
            </w:pPr>
            <w:r>
              <w:rPr>
                <w:sz w:val="18"/>
                <w:szCs w:val="18"/>
              </w:rPr>
              <w:t>13.6</w:t>
            </w:r>
          </w:p>
        </w:tc>
        <w:tc>
          <w:tcPr>
            <w:tcW w:w="1111" w:type="dxa"/>
            <w:vAlign w:val="center"/>
          </w:tcPr>
          <w:p w14:paraId="000002B4" w14:textId="77777777" w:rsidR="002045CD" w:rsidRDefault="005C60F8">
            <w:pPr>
              <w:jc w:val="center"/>
              <w:rPr>
                <w:sz w:val="18"/>
                <w:szCs w:val="18"/>
              </w:rPr>
            </w:pPr>
            <w:r>
              <w:rPr>
                <w:sz w:val="18"/>
                <w:szCs w:val="18"/>
              </w:rPr>
              <w:t>41.4</w:t>
            </w:r>
          </w:p>
        </w:tc>
      </w:tr>
      <w:tr w:rsidR="002045CD" w14:paraId="26A3E187" w14:textId="77777777">
        <w:trPr>
          <w:trHeight w:val="240"/>
        </w:trPr>
        <w:tc>
          <w:tcPr>
            <w:tcW w:w="2325" w:type="dxa"/>
            <w:vAlign w:val="center"/>
          </w:tcPr>
          <w:p w14:paraId="000002B5" w14:textId="77777777" w:rsidR="002045CD" w:rsidRDefault="005C60F8">
            <w:pPr>
              <w:jc w:val="center"/>
              <w:rPr>
                <w:sz w:val="18"/>
                <w:szCs w:val="18"/>
              </w:rPr>
            </w:pPr>
            <w:sdt>
              <w:sdtPr>
                <w:tag w:val="goog_rdk_22"/>
                <w:id w:val="-420641936"/>
              </w:sdtPr>
              <w:sdtContent>
                <w:commentRangeStart w:id="42"/>
              </w:sdtContent>
            </w:sdt>
            <w:r>
              <w:rPr>
                <w:sz w:val="18"/>
                <w:szCs w:val="18"/>
              </w:rPr>
              <w:t>Idaho</w:t>
            </w:r>
          </w:p>
        </w:tc>
        <w:commentRangeEnd w:id="42"/>
        <w:tc>
          <w:tcPr>
            <w:tcW w:w="1116" w:type="dxa"/>
            <w:vAlign w:val="center"/>
          </w:tcPr>
          <w:p w14:paraId="000002B6" w14:textId="77777777" w:rsidR="002045CD" w:rsidRDefault="005C60F8">
            <w:pPr>
              <w:jc w:val="center"/>
              <w:rPr>
                <w:sz w:val="18"/>
                <w:szCs w:val="18"/>
              </w:rPr>
            </w:pPr>
            <w:r>
              <w:commentReference w:id="42"/>
            </w:r>
            <w:r>
              <w:rPr>
                <w:sz w:val="18"/>
                <w:szCs w:val="18"/>
              </w:rPr>
              <w:t>9.8</w:t>
            </w:r>
          </w:p>
        </w:tc>
        <w:tc>
          <w:tcPr>
            <w:tcW w:w="1116" w:type="dxa"/>
            <w:vAlign w:val="center"/>
          </w:tcPr>
          <w:p w14:paraId="000002B7" w14:textId="77777777" w:rsidR="002045CD" w:rsidRDefault="005C60F8">
            <w:pPr>
              <w:jc w:val="center"/>
              <w:rPr>
                <w:sz w:val="18"/>
                <w:szCs w:val="18"/>
              </w:rPr>
            </w:pPr>
            <w:r>
              <w:rPr>
                <w:sz w:val="18"/>
                <w:szCs w:val="18"/>
              </w:rPr>
              <w:t>3.1</w:t>
            </w:r>
          </w:p>
        </w:tc>
        <w:tc>
          <w:tcPr>
            <w:tcW w:w="1116" w:type="dxa"/>
            <w:vAlign w:val="center"/>
          </w:tcPr>
          <w:p w14:paraId="000002B8" w14:textId="77777777" w:rsidR="002045CD" w:rsidRDefault="005C60F8">
            <w:pPr>
              <w:jc w:val="center"/>
              <w:rPr>
                <w:sz w:val="18"/>
                <w:szCs w:val="18"/>
              </w:rPr>
            </w:pPr>
            <w:r>
              <w:rPr>
                <w:sz w:val="18"/>
                <w:szCs w:val="18"/>
              </w:rPr>
              <w:t>6.4</w:t>
            </w:r>
          </w:p>
        </w:tc>
        <w:tc>
          <w:tcPr>
            <w:tcW w:w="1116" w:type="dxa"/>
            <w:vAlign w:val="center"/>
          </w:tcPr>
          <w:p w14:paraId="000002B9" w14:textId="77777777" w:rsidR="002045CD" w:rsidRDefault="005C60F8">
            <w:pPr>
              <w:jc w:val="center"/>
              <w:rPr>
                <w:sz w:val="18"/>
                <w:szCs w:val="18"/>
              </w:rPr>
            </w:pPr>
            <w:r>
              <w:rPr>
                <w:sz w:val="18"/>
                <w:szCs w:val="18"/>
              </w:rPr>
              <w:t>8.8</w:t>
            </w:r>
          </w:p>
        </w:tc>
        <w:tc>
          <w:tcPr>
            <w:tcW w:w="1116" w:type="dxa"/>
            <w:vAlign w:val="center"/>
          </w:tcPr>
          <w:p w14:paraId="000002BA" w14:textId="77777777" w:rsidR="002045CD" w:rsidRDefault="005C60F8">
            <w:pPr>
              <w:jc w:val="center"/>
              <w:rPr>
                <w:sz w:val="18"/>
                <w:szCs w:val="18"/>
              </w:rPr>
            </w:pPr>
            <w:r>
              <w:rPr>
                <w:sz w:val="18"/>
                <w:szCs w:val="18"/>
              </w:rPr>
              <w:t>12.6</w:t>
            </w:r>
          </w:p>
        </w:tc>
        <w:tc>
          <w:tcPr>
            <w:tcW w:w="1111" w:type="dxa"/>
            <w:vAlign w:val="center"/>
          </w:tcPr>
          <w:p w14:paraId="000002BB" w14:textId="77777777" w:rsidR="002045CD" w:rsidRDefault="005C60F8">
            <w:pPr>
              <w:jc w:val="center"/>
              <w:rPr>
                <w:sz w:val="18"/>
                <w:szCs w:val="18"/>
              </w:rPr>
            </w:pPr>
            <w:r>
              <w:rPr>
                <w:sz w:val="18"/>
                <w:szCs w:val="18"/>
              </w:rPr>
              <w:t>26.9</w:t>
            </w:r>
          </w:p>
        </w:tc>
      </w:tr>
      <w:tr w:rsidR="002045CD" w14:paraId="4664A8F5" w14:textId="77777777">
        <w:trPr>
          <w:trHeight w:val="240"/>
        </w:trPr>
        <w:tc>
          <w:tcPr>
            <w:tcW w:w="2325" w:type="dxa"/>
            <w:vAlign w:val="center"/>
          </w:tcPr>
          <w:p w14:paraId="000002BC" w14:textId="77777777" w:rsidR="002045CD" w:rsidRDefault="005C60F8">
            <w:pPr>
              <w:jc w:val="center"/>
              <w:rPr>
                <w:sz w:val="18"/>
                <w:szCs w:val="18"/>
              </w:rPr>
            </w:pPr>
            <w:sdt>
              <w:sdtPr>
                <w:tag w:val="goog_rdk_23"/>
                <w:id w:val="-266462795"/>
              </w:sdtPr>
              <w:sdtContent>
                <w:commentRangeStart w:id="43"/>
              </w:sdtContent>
            </w:sdt>
            <w:r>
              <w:rPr>
                <w:sz w:val="18"/>
                <w:szCs w:val="18"/>
              </w:rPr>
              <w:t>Illinois</w:t>
            </w:r>
          </w:p>
        </w:tc>
        <w:commentRangeEnd w:id="43"/>
        <w:tc>
          <w:tcPr>
            <w:tcW w:w="1116" w:type="dxa"/>
            <w:vAlign w:val="center"/>
          </w:tcPr>
          <w:p w14:paraId="000002BD" w14:textId="77777777" w:rsidR="002045CD" w:rsidRDefault="005C60F8">
            <w:pPr>
              <w:jc w:val="center"/>
              <w:rPr>
                <w:sz w:val="18"/>
                <w:szCs w:val="18"/>
              </w:rPr>
            </w:pPr>
            <w:r>
              <w:commentReference w:id="43"/>
            </w:r>
            <w:r>
              <w:rPr>
                <w:sz w:val="18"/>
                <w:szCs w:val="18"/>
              </w:rPr>
              <w:t>19.0</w:t>
            </w:r>
          </w:p>
        </w:tc>
        <w:tc>
          <w:tcPr>
            <w:tcW w:w="1116" w:type="dxa"/>
            <w:vAlign w:val="center"/>
          </w:tcPr>
          <w:p w14:paraId="000002BE" w14:textId="77777777" w:rsidR="002045CD" w:rsidRDefault="005C60F8">
            <w:pPr>
              <w:jc w:val="center"/>
              <w:rPr>
                <w:sz w:val="18"/>
                <w:szCs w:val="18"/>
              </w:rPr>
            </w:pPr>
            <w:r>
              <w:rPr>
                <w:sz w:val="18"/>
                <w:szCs w:val="18"/>
              </w:rPr>
              <w:t>4.4</w:t>
            </w:r>
          </w:p>
        </w:tc>
        <w:tc>
          <w:tcPr>
            <w:tcW w:w="1116" w:type="dxa"/>
            <w:vAlign w:val="center"/>
          </w:tcPr>
          <w:p w14:paraId="000002BF" w14:textId="77777777" w:rsidR="002045CD" w:rsidRDefault="005C60F8">
            <w:pPr>
              <w:jc w:val="center"/>
              <w:rPr>
                <w:sz w:val="18"/>
                <w:szCs w:val="18"/>
              </w:rPr>
            </w:pPr>
            <w:r>
              <w:rPr>
                <w:sz w:val="18"/>
                <w:szCs w:val="18"/>
              </w:rPr>
              <w:t>10.1</w:t>
            </w:r>
          </w:p>
        </w:tc>
        <w:tc>
          <w:tcPr>
            <w:tcW w:w="1116" w:type="dxa"/>
            <w:vAlign w:val="center"/>
          </w:tcPr>
          <w:p w14:paraId="000002C0" w14:textId="77777777" w:rsidR="002045CD" w:rsidRDefault="005C60F8">
            <w:pPr>
              <w:jc w:val="center"/>
              <w:rPr>
                <w:sz w:val="18"/>
                <w:szCs w:val="18"/>
              </w:rPr>
            </w:pPr>
            <w:r>
              <w:rPr>
                <w:sz w:val="18"/>
                <w:szCs w:val="18"/>
              </w:rPr>
              <w:t>15.5</w:t>
            </w:r>
          </w:p>
        </w:tc>
        <w:tc>
          <w:tcPr>
            <w:tcW w:w="1116" w:type="dxa"/>
            <w:vAlign w:val="center"/>
          </w:tcPr>
          <w:p w14:paraId="000002C1" w14:textId="77777777" w:rsidR="002045CD" w:rsidRDefault="005C60F8">
            <w:pPr>
              <w:jc w:val="center"/>
              <w:rPr>
                <w:sz w:val="18"/>
                <w:szCs w:val="18"/>
              </w:rPr>
            </w:pPr>
            <w:r>
              <w:rPr>
                <w:sz w:val="18"/>
                <w:szCs w:val="18"/>
              </w:rPr>
              <w:t>26.9</w:t>
            </w:r>
          </w:p>
        </w:tc>
        <w:tc>
          <w:tcPr>
            <w:tcW w:w="1111" w:type="dxa"/>
            <w:vAlign w:val="center"/>
          </w:tcPr>
          <w:p w14:paraId="000002C2" w14:textId="77777777" w:rsidR="002045CD" w:rsidRDefault="005C60F8">
            <w:pPr>
              <w:jc w:val="center"/>
              <w:rPr>
                <w:sz w:val="18"/>
                <w:szCs w:val="18"/>
              </w:rPr>
            </w:pPr>
            <w:r>
              <w:rPr>
                <w:sz w:val="18"/>
                <w:szCs w:val="18"/>
              </w:rPr>
              <w:t>55.7</w:t>
            </w:r>
          </w:p>
        </w:tc>
      </w:tr>
      <w:tr w:rsidR="002045CD" w14:paraId="1A3477DC" w14:textId="77777777">
        <w:trPr>
          <w:trHeight w:val="240"/>
        </w:trPr>
        <w:tc>
          <w:tcPr>
            <w:tcW w:w="2325" w:type="dxa"/>
            <w:vAlign w:val="center"/>
          </w:tcPr>
          <w:p w14:paraId="000002C3" w14:textId="77777777" w:rsidR="002045CD" w:rsidRDefault="005C60F8">
            <w:pPr>
              <w:jc w:val="center"/>
              <w:rPr>
                <w:sz w:val="18"/>
                <w:szCs w:val="18"/>
              </w:rPr>
            </w:pPr>
            <w:sdt>
              <w:sdtPr>
                <w:tag w:val="goog_rdk_24"/>
                <w:id w:val="1030065352"/>
              </w:sdtPr>
              <w:sdtContent>
                <w:commentRangeStart w:id="44"/>
              </w:sdtContent>
            </w:sdt>
            <w:r>
              <w:rPr>
                <w:sz w:val="18"/>
                <w:szCs w:val="18"/>
              </w:rPr>
              <w:t>Indiana</w:t>
            </w:r>
          </w:p>
        </w:tc>
        <w:commentRangeEnd w:id="44"/>
        <w:tc>
          <w:tcPr>
            <w:tcW w:w="1116" w:type="dxa"/>
            <w:vAlign w:val="center"/>
          </w:tcPr>
          <w:p w14:paraId="000002C4" w14:textId="77777777" w:rsidR="002045CD" w:rsidRDefault="005C60F8">
            <w:pPr>
              <w:jc w:val="center"/>
              <w:rPr>
                <w:sz w:val="18"/>
                <w:szCs w:val="18"/>
              </w:rPr>
            </w:pPr>
            <w:r>
              <w:commentReference w:id="44"/>
            </w:r>
            <w:r>
              <w:rPr>
                <w:sz w:val="18"/>
                <w:szCs w:val="18"/>
              </w:rPr>
              <w:t>15.4</w:t>
            </w:r>
          </w:p>
        </w:tc>
        <w:tc>
          <w:tcPr>
            <w:tcW w:w="1116" w:type="dxa"/>
            <w:vAlign w:val="center"/>
          </w:tcPr>
          <w:p w14:paraId="000002C5" w14:textId="77777777" w:rsidR="002045CD" w:rsidRDefault="005C60F8">
            <w:pPr>
              <w:jc w:val="center"/>
              <w:rPr>
                <w:sz w:val="18"/>
                <w:szCs w:val="18"/>
              </w:rPr>
            </w:pPr>
            <w:r>
              <w:rPr>
                <w:sz w:val="18"/>
                <w:szCs w:val="18"/>
              </w:rPr>
              <w:t>6.7</w:t>
            </w:r>
          </w:p>
        </w:tc>
        <w:tc>
          <w:tcPr>
            <w:tcW w:w="1116" w:type="dxa"/>
            <w:vAlign w:val="center"/>
          </w:tcPr>
          <w:p w14:paraId="000002C6" w14:textId="77777777" w:rsidR="002045CD" w:rsidRDefault="005C60F8">
            <w:pPr>
              <w:jc w:val="center"/>
              <w:rPr>
                <w:sz w:val="18"/>
                <w:szCs w:val="18"/>
              </w:rPr>
            </w:pPr>
            <w:r>
              <w:rPr>
                <w:sz w:val="18"/>
                <w:szCs w:val="18"/>
              </w:rPr>
              <w:t>10.7</w:t>
            </w:r>
          </w:p>
        </w:tc>
        <w:tc>
          <w:tcPr>
            <w:tcW w:w="1116" w:type="dxa"/>
            <w:vAlign w:val="center"/>
          </w:tcPr>
          <w:p w14:paraId="000002C7" w14:textId="77777777" w:rsidR="002045CD" w:rsidRDefault="005C60F8">
            <w:pPr>
              <w:jc w:val="center"/>
              <w:rPr>
                <w:sz w:val="18"/>
                <w:szCs w:val="18"/>
              </w:rPr>
            </w:pPr>
            <w:r>
              <w:rPr>
                <w:sz w:val="18"/>
                <w:szCs w:val="18"/>
              </w:rPr>
              <w:t>14.4</w:t>
            </w:r>
          </w:p>
        </w:tc>
        <w:tc>
          <w:tcPr>
            <w:tcW w:w="1116" w:type="dxa"/>
            <w:vAlign w:val="center"/>
          </w:tcPr>
          <w:p w14:paraId="000002C8" w14:textId="77777777" w:rsidR="002045CD" w:rsidRDefault="005C60F8">
            <w:pPr>
              <w:jc w:val="center"/>
              <w:rPr>
                <w:sz w:val="18"/>
                <w:szCs w:val="18"/>
              </w:rPr>
            </w:pPr>
            <w:r>
              <w:rPr>
                <w:sz w:val="18"/>
                <w:szCs w:val="18"/>
              </w:rPr>
              <w:t>18.7</w:t>
            </w:r>
          </w:p>
        </w:tc>
        <w:tc>
          <w:tcPr>
            <w:tcW w:w="1111" w:type="dxa"/>
            <w:vAlign w:val="center"/>
          </w:tcPr>
          <w:p w14:paraId="000002C9" w14:textId="77777777" w:rsidR="002045CD" w:rsidRDefault="005C60F8">
            <w:pPr>
              <w:jc w:val="center"/>
              <w:rPr>
                <w:sz w:val="18"/>
                <w:szCs w:val="18"/>
              </w:rPr>
            </w:pPr>
            <w:r>
              <w:rPr>
                <w:sz w:val="18"/>
                <w:szCs w:val="18"/>
              </w:rPr>
              <w:t>38.9</w:t>
            </w:r>
          </w:p>
        </w:tc>
      </w:tr>
      <w:tr w:rsidR="002045CD" w14:paraId="536E18F9" w14:textId="77777777">
        <w:trPr>
          <w:trHeight w:val="240"/>
        </w:trPr>
        <w:tc>
          <w:tcPr>
            <w:tcW w:w="2325" w:type="dxa"/>
            <w:vAlign w:val="center"/>
          </w:tcPr>
          <w:p w14:paraId="000002CA" w14:textId="77777777" w:rsidR="002045CD" w:rsidRDefault="005C60F8">
            <w:pPr>
              <w:jc w:val="center"/>
              <w:rPr>
                <w:sz w:val="18"/>
                <w:szCs w:val="18"/>
              </w:rPr>
            </w:pPr>
            <w:sdt>
              <w:sdtPr>
                <w:tag w:val="goog_rdk_25"/>
                <w:id w:val="-741493314"/>
              </w:sdtPr>
              <w:sdtContent>
                <w:commentRangeStart w:id="45"/>
              </w:sdtContent>
            </w:sdt>
            <w:r>
              <w:rPr>
                <w:sz w:val="18"/>
                <w:szCs w:val="18"/>
              </w:rPr>
              <w:t>Iowa</w:t>
            </w:r>
          </w:p>
        </w:tc>
        <w:commentRangeEnd w:id="45"/>
        <w:tc>
          <w:tcPr>
            <w:tcW w:w="1116" w:type="dxa"/>
            <w:vAlign w:val="center"/>
          </w:tcPr>
          <w:p w14:paraId="000002CB" w14:textId="77777777" w:rsidR="002045CD" w:rsidRDefault="005C60F8">
            <w:pPr>
              <w:jc w:val="center"/>
              <w:rPr>
                <w:sz w:val="18"/>
                <w:szCs w:val="18"/>
              </w:rPr>
            </w:pPr>
            <w:r>
              <w:commentReference w:id="45"/>
            </w:r>
            <w:r>
              <w:rPr>
                <w:sz w:val="18"/>
                <w:szCs w:val="18"/>
              </w:rPr>
              <w:t>9.1</w:t>
            </w:r>
          </w:p>
        </w:tc>
        <w:tc>
          <w:tcPr>
            <w:tcW w:w="1116" w:type="dxa"/>
            <w:vAlign w:val="center"/>
          </w:tcPr>
          <w:p w14:paraId="000002CC" w14:textId="77777777" w:rsidR="002045CD" w:rsidRDefault="005C60F8">
            <w:pPr>
              <w:jc w:val="center"/>
              <w:rPr>
                <w:sz w:val="18"/>
                <w:szCs w:val="18"/>
              </w:rPr>
            </w:pPr>
            <w:r>
              <w:rPr>
                <w:sz w:val="18"/>
                <w:szCs w:val="18"/>
              </w:rPr>
              <w:t>4.3</w:t>
            </w:r>
          </w:p>
        </w:tc>
        <w:tc>
          <w:tcPr>
            <w:tcW w:w="1116" w:type="dxa"/>
            <w:vAlign w:val="center"/>
          </w:tcPr>
          <w:p w14:paraId="000002CD" w14:textId="77777777" w:rsidR="002045CD" w:rsidRDefault="005C60F8">
            <w:pPr>
              <w:jc w:val="center"/>
              <w:rPr>
                <w:sz w:val="18"/>
                <w:szCs w:val="18"/>
              </w:rPr>
            </w:pPr>
            <w:r>
              <w:rPr>
                <w:sz w:val="18"/>
                <w:szCs w:val="18"/>
              </w:rPr>
              <w:t>6.1</w:t>
            </w:r>
          </w:p>
        </w:tc>
        <w:tc>
          <w:tcPr>
            <w:tcW w:w="1116" w:type="dxa"/>
            <w:vAlign w:val="center"/>
          </w:tcPr>
          <w:p w14:paraId="000002CE" w14:textId="77777777" w:rsidR="002045CD" w:rsidRDefault="005C60F8">
            <w:pPr>
              <w:jc w:val="center"/>
              <w:rPr>
                <w:sz w:val="18"/>
                <w:szCs w:val="18"/>
              </w:rPr>
            </w:pPr>
            <w:r>
              <w:rPr>
                <w:sz w:val="18"/>
                <w:szCs w:val="18"/>
              </w:rPr>
              <w:t>8.0</w:t>
            </w:r>
          </w:p>
        </w:tc>
        <w:tc>
          <w:tcPr>
            <w:tcW w:w="1116" w:type="dxa"/>
            <w:vAlign w:val="center"/>
          </w:tcPr>
          <w:p w14:paraId="000002CF" w14:textId="77777777" w:rsidR="002045CD" w:rsidRDefault="005C60F8">
            <w:pPr>
              <w:jc w:val="center"/>
              <w:rPr>
                <w:sz w:val="18"/>
                <w:szCs w:val="18"/>
              </w:rPr>
            </w:pPr>
            <w:r>
              <w:rPr>
                <w:sz w:val="18"/>
                <w:szCs w:val="18"/>
              </w:rPr>
              <w:t>11.7</w:t>
            </w:r>
          </w:p>
        </w:tc>
        <w:tc>
          <w:tcPr>
            <w:tcW w:w="1111" w:type="dxa"/>
            <w:vAlign w:val="center"/>
          </w:tcPr>
          <w:p w14:paraId="000002D0" w14:textId="77777777" w:rsidR="002045CD" w:rsidRDefault="005C60F8">
            <w:pPr>
              <w:jc w:val="center"/>
              <w:rPr>
                <w:sz w:val="18"/>
                <w:szCs w:val="18"/>
              </w:rPr>
            </w:pPr>
            <w:r>
              <w:rPr>
                <w:sz w:val="18"/>
                <w:szCs w:val="18"/>
              </w:rPr>
              <w:t>22.6</w:t>
            </w:r>
          </w:p>
        </w:tc>
      </w:tr>
      <w:tr w:rsidR="002045CD" w14:paraId="2E0522B3" w14:textId="77777777">
        <w:trPr>
          <w:trHeight w:val="240"/>
        </w:trPr>
        <w:tc>
          <w:tcPr>
            <w:tcW w:w="2325" w:type="dxa"/>
            <w:vAlign w:val="center"/>
          </w:tcPr>
          <w:p w14:paraId="000002D1" w14:textId="77777777" w:rsidR="002045CD" w:rsidRDefault="005C60F8">
            <w:pPr>
              <w:jc w:val="center"/>
              <w:rPr>
                <w:sz w:val="18"/>
                <w:szCs w:val="18"/>
              </w:rPr>
            </w:pPr>
            <w:sdt>
              <w:sdtPr>
                <w:tag w:val="goog_rdk_26"/>
                <w:id w:val="-2088679930"/>
              </w:sdtPr>
              <w:sdtContent>
                <w:commentRangeStart w:id="46"/>
              </w:sdtContent>
            </w:sdt>
            <w:r>
              <w:rPr>
                <w:sz w:val="18"/>
                <w:szCs w:val="18"/>
              </w:rPr>
              <w:t>Kansas</w:t>
            </w:r>
          </w:p>
        </w:tc>
        <w:commentRangeEnd w:id="46"/>
        <w:tc>
          <w:tcPr>
            <w:tcW w:w="1116" w:type="dxa"/>
            <w:vAlign w:val="center"/>
          </w:tcPr>
          <w:p w14:paraId="000002D2" w14:textId="77777777" w:rsidR="002045CD" w:rsidRDefault="005C60F8">
            <w:pPr>
              <w:jc w:val="center"/>
              <w:rPr>
                <w:sz w:val="18"/>
                <w:szCs w:val="18"/>
              </w:rPr>
            </w:pPr>
            <w:r>
              <w:commentReference w:id="46"/>
            </w:r>
            <w:r>
              <w:rPr>
                <w:sz w:val="18"/>
                <w:szCs w:val="18"/>
              </w:rPr>
              <w:t>9.7</w:t>
            </w:r>
          </w:p>
        </w:tc>
        <w:tc>
          <w:tcPr>
            <w:tcW w:w="1116" w:type="dxa"/>
            <w:vAlign w:val="center"/>
          </w:tcPr>
          <w:p w14:paraId="000002D3" w14:textId="77777777" w:rsidR="002045CD" w:rsidRDefault="005C60F8">
            <w:pPr>
              <w:jc w:val="center"/>
              <w:rPr>
                <w:sz w:val="18"/>
                <w:szCs w:val="18"/>
              </w:rPr>
            </w:pPr>
            <w:r>
              <w:rPr>
                <w:sz w:val="18"/>
                <w:szCs w:val="18"/>
              </w:rPr>
              <w:t>4.5</w:t>
            </w:r>
          </w:p>
        </w:tc>
        <w:tc>
          <w:tcPr>
            <w:tcW w:w="1116" w:type="dxa"/>
            <w:vAlign w:val="center"/>
          </w:tcPr>
          <w:p w14:paraId="000002D4" w14:textId="77777777" w:rsidR="002045CD" w:rsidRDefault="005C60F8">
            <w:pPr>
              <w:jc w:val="center"/>
              <w:rPr>
                <w:sz w:val="18"/>
                <w:szCs w:val="18"/>
              </w:rPr>
            </w:pPr>
            <w:r>
              <w:rPr>
                <w:sz w:val="18"/>
                <w:szCs w:val="18"/>
              </w:rPr>
              <w:t>6.3</w:t>
            </w:r>
          </w:p>
        </w:tc>
        <w:tc>
          <w:tcPr>
            <w:tcW w:w="1116" w:type="dxa"/>
            <w:vAlign w:val="center"/>
          </w:tcPr>
          <w:p w14:paraId="000002D5" w14:textId="77777777" w:rsidR="002045CD" w:rsidRDefault="005C60F8">
            <w:pPr>
              <w:jc w:val="center"/>
              <w:rPr>
                <w:sz w:val="18"/>
                <w:szCs w:val="18"/>
              </w:rPr>
            </w:pPr>
            <w:r>
              <w:rPr>
                <w:sz w:val="18"/>
                <w:szCs w:val="18"/>
              </w:rPr>
              <w:t>8.8</w:t>
            </w:r>
          </w:p>
        </w:tc>
        <w:tc>
          <w:tcPr>
            <w:tcW w:w="1116" w:type="dxa"/>
            <w:vAlign w:val="center"/>
          </w:tcPr>
          <w:p w14:paraId="000002D6" w14:textId="77777777" w:rsidR="002045CD" w:rsidRDefault="005C60F8">
            <w:pPr>
              <w:jc w:val="center"/>
              <w:rPr>
                <w:sz w:val="18"/>
                <w:szCs w:val="18"/>
              </w:rPr>
            </w:pPr>
            <w:r>
              <w:rPr>
                <w:sz w:val="18"/>
                <w:szCs w:val="18"/>
              </w:rPr>
              <w:t>12.4</w:t>
            </w:r>
          </w:p>
        </w:tc>
        <w:tc>
          <w:tcPr>
            <w:tcW w:w="1111" w:type="dxa"/>
            <w:vAlign w:val="center"/>
          </w:tcPr>
          <w:p w14:paraId="000002D7" w14:textId="77777777" w:rsidR="002045CD" w:rsidRDefault="005C60F8">
            <w:pPr>
              <w:jc w:val="center"/>
              <w:rPr>
                <w:sz w:val="18"/>
                <w:szCs w:val="18"/>
              </w:rPr>
            </w:pPr>
            <w:r>
              <w:rPr>
                <w:sz w:val="18"/>
                <w:szCs w:val="18"/>
              </w:rPr>
              <w:t>28.7</w:t>
            </w:r>
          </w:p>
        </w:tc>
      </w:tr>
      <w:tr w:rsidR="002045CD" w14:paraId="4A98C908" w14:textId="77777777">
        <w:trPr>
          <w:trHeight w:val="240"/>
        </w:trPr>
        <w:tc>
          <w:tcPr>
            <w:tcW w:w="2325" w:type="dxa"/>
            <w:vAlign w:val="center"/>
          </w:tcPr>
          <w:p w14:paraId="000002D8" w14:textId="77777777" w:rsidR="002045CD" w:rsidRDefault="005C60F8">
            <w:pPr>
              <w:jc w:val="center"/>
              <w:rPr>
                <w:sz w:val="18"/>
                <w:szCs w:val="18"/>
              </w:rPr>
            </w:pPr>
            <w:sdt>
              <w:sdtPr>
                <w:tag w:val="goog_rdk_27"/>
                <w:id w:val="740378731"/>
              </w:sdtPr>
              <w:sdtContent>
                <w:commentRangeStart w:id="47"/>
              </w:sdtContent>
            </w:sdt>
            <w:r>
              <w:rPr>
                <w:sz w:val="18"/>
                <w:szCs w:val="18"/>
              </w:rPr>
              <w:t>Kentucky</w:t>
            </w:r>
          </w:p>
        </w:tc>
        <w:commentRangeEnd w:id="47"/>
        <w:tc>
          <w:tcPr>
            <w:tcW w:w="1116" w:type="dxa"/>
            <w:vAlign w:val="center"/>
          </w:tcPr>
          <w:p w14:paraId="000002D9" w14:textId="77777777" w:rsidR="002045CD" w:rsidRDefault="005C60F8">
            <w:pPr>
              <w:jc w:val="center"/>
              <w:rPr>
                <w:sz w:val="18"/>
                <w:szCs w:val="18"/>
              </w:rPr>
            </w:pPr>
            <w:r>
              <w:commentReference w:id="47"/>
            </w:r>
            <w:r>
              <w:rPr>
                <w:sz w:val="18"/>
                <w:szCs w:val="18"/>
              </w:rPr>
              <w:t>12.4</w:t>
            </w:r>
          </w:p>
        </w:tc>
        <w:tc>
          <w:tcPr>
            <w:tcW w:w="1116" w:type="dxa"/>
            <w:vAlign w:val="center"/>
          </w:tcPr>
          <w:p w14:paraId="000002DA" w14:textId="77777777" w:rsidR="002045CD" w:rsidRDefault="005C60F8">
            <w:pPr>
              <w:jc w:val="center"/>
              <w:rPr>
                <w:sz w:val="18"/>
                <w:szCs w:val="18"/>
              </w:rPr>
            </w:pPr>
            <w:r>
              <w:rPr>
                <w:sz w:val="18"/>
                <w:szCs w:val="18"/>
              </w:rPr>
              <w:t>6.1</w:t>
            </w:r>
          </w:p>
        </w:tc>
        <w:tc>
          <w:tcPr>
            <w:tcW w:w="1116" w:type="dxa"/>
            <w:vAlign w:val="center"/>
          </w:tcPr>
          <w:p w14:paraId="000002DB" w14:textId="77777777" w:rsidR="002045CD" w:rsidRDefault="005C60F8">
            <w:pPr>
              <w:jc w:val="center"/>
              <w:rPr>
                <w:sz w:val="18"/>
                <w:szCs w:val="18"/>
              </w:rPr>
            </w:pPr>
            <w:r>
              <w:rPr>
                <w:sz w:val="18"/>
                <w:szCs w:val="18"/>
              </w:rPr>
              <w:t>8.9</w:t>
            </w:r>
          </w:p>
        </w:tc>
        <w:tc>
          <w:tcPr>
            <w:tcW w:w="1116" w:type="dxa"/>
            <w:vAlign w:val="center"/>
          </w:tcPr>
          <w:p w14:paraId="000002DC" w14:textId="77777777" w:rsidR="002045CD" w:rsidRDefault="005C60F8">
            <w:pPr>
              <w:jc w:val="center"/>
              <w:rPr>
                <w:sz w:val="18"/>
                <w:szCs w:val="18"/>
              </w:rPr>
            </w:pPr>
            <w:r>
              <w:rPr>
                <w:sz w:val="18"/>
                <w:szCs w:val="18"/>
              </w:rPr>
              <w:t>10.8</w:t>
            </w:r>
          </w:p>
        </w:tc>
        <w:tc>
          <w:tcPr>
            <w:tcW w:w="1116" w:type="dxa"/>
            <w:vAlign w:val="center"/>
          </w:tcPr>
          <w:p w14:paraId="000002DD" w14:textId="77777777" w:rsidR="002045CD" w:rsidRDefault="005C60F8">
            <w:pPr>
              <w:jc w:val="center"/>
              <w:rPr>
                <w:sz w:val="18"/>
                <w:szCs w:val="18"/>
              </w:rPr>
            </w:pPr>
            <w:r>
              <w:rPr>
                <w:sz w:val="18"/>
                <w:szCs w:val="18"/>
              </w:rPr>
              <w:t>14.8</w:t>
            </w:r>
          </w:p>
        </w:tc>
        <w:tc>
          <w:tcPr>
            <w:tcW w:w="1111" w:type="dxa"/>
            <w:vAlign w:val="center"/>
          </w:tcPr>
          <w:p w14:paraId="000002DE" w14:textId="77777777" w:rsidR="002045CD" w:rsidRDefault="005C60F8">
            <w:pPr>
              <w:jc w:val="center"/>
              <w:rPr>
                <w:sz w:val="18"/>
                <w:szCs w:val="18"/>
              </w:rPr>
            </w:pPr>
            <w:r>
              <w:rPr>
                <w:sz w:val="18"/>
                <w:szCs w:val="18"/>
              </w:rPr>
              <w:t>33.3</w:t>
            </w:r>
          </w:p>
        </w:tc>
      </w:tr>
      <w:tr w:rsidR="002045CD" w14:paraId="0A4F4F9E" w14:textId="77777777">
        <w:trPr>
          <w:trHeight w:val="240"/>
        </w:trPr>
        <w:tc>
          <w:tcPr>
            <w:tcW w:w="2325" w:type="dxa"/>
            <w:vAlign w:val="center"/>
          </w:tcPr>
          <w:p w14:paraId="000002DF" w14:textId="77777777" w:rsidR="002045CD" w:rsidRDefault="005C60F8">
            <w:pPr>
              <w:jc w:val="center"/>
              <w:rPr>
                <w:sz w:val="18"/>
                <w:szCs w:val="18"/>
              </w:rPr>
            </w:pPr>
            <w:sdt>
              <w:sdtPr>
                <w:tag w:val="goog_rdk_28"/>
                <w:id w:val="-993412940"/>
              </w:sdtPr>
              <w:sdtContent>
                <w:commentRangeStart w:id="48"/>
              </w:sdtContent>
            </w:sdt>
            <w:r>
              <w:rPr>
                <w:sz w:val="18"/>
                <w:szCs w:val="18"/>
              </w:rPr>
              <w:t>Louisiana</w:t>
            </w:r>
          </w:p>
        </w:tc>
        <w:commentRangeEnd w:id="48"/>
        <w:tc>
          <w:tcPr>
            <w:tcW w:w="1116" w:type="dxa"/>
            <w:vAlign w:val="center"/>
          </w:tcPr>
          <w:p w14:paraId="000002E0" w14:textId="77777777" w:rsidR="002045CD" w:rsidRDefault="005C60F8">
            <w:pPr>
              <w:jc w:val="center"/>
              <w:rPr>
                <w:sz w:val="18"/>
                <w:szCs w:val="18"/>
              </w:rPr>
            </w:pPr>
            <w:r>
              <w:commentReference w:id="48"/>
            </w:r>
            <w:r>
              <w:rPr>
                <w:sz w:val="18"/>
                <w:szCs w:val="18"/>
              </w:rPr>
              <w:t>9.6</w:t>
            </w:r>
          </w:p>
        </w:tc>
        <w:tc>
          <w:tcPr>
            <w:tcW w:w="1116" w:type="dxa"/>
            <w:vAlign w:val="center"/>
          </w:tcPr>
          <w:p w14:paraId="000002E1" w14:textId="77777777" w:rsidR="002045CD" w:rsidRDefault="005C60F8">
            <w:pPr>
              <w:jc w:val="center"/>
              <w:rPr>
                <w:sz w:val="18"/>
                <w:szCs w:val="18"/>
              </w:rPr>
            </w:pPr>
            <w:r>
              <w:rPr>
                <w:sz w:val="18"/>
                <w:szCs w:val="18"/>
              </w:rPr>
              <w:t>3.0</w:t>
            </w:r>
          </w:p>
        </w:tc>
        <w:tc>
          <w:tcPr>
            <w:tcW w:w="1116" w:type="dxa"/>
            <w:vAlign w:val="center"/>
          </w:tcPr>
          <w:p w14:paraId="000002E2" w14:textId="77777777" w:rsidR="002045CD" w:rsidRDefault="005C60F8">
            <w:pPr>
              <w:jc w:val="center"/>
              <w:rPr>
                <w:sz w:val="18"/>
                <w:szCs w:val="18"/>
              </w:rPr>
            </w:pPr>
            <w:r>
              <w:rPr>
                <w:sz w:val="18"/>
                <w:szCs w:val="18"/>
              </w:rPr>
              <w:t>5.3</w:t>
            </w:r>
          </w:p>
        </w:tc>
        <w:tc>
          <w:tcPr>
            <w:tcW w:w="1116" w:type="dxa"/>
            <w:vAlign w:val="center"/>
          </w:tcPr>
          <w:p w14:paraId="000002E3" w14:textId="77777777" w:rsidR="002045CD" w:rsidRDefault="005C60F8">
            <w:pPr>
              <w:jc w:val="center"/>
              <w:rPr>
                <w:sz w:val="18"/>
                <w:szCs w:val="18"/>
              </w:rPr>
            </w:pPr>
            <w:r>
              <w:rPr>
                <w:sz w:val="18"/>
                <w:szCs w:val="18"/>
              </w:rPr>
              <w:t>8.0</w:t>
            </w:r>
          </w:p>
        </w:tc>
        <w:tc>
          <w:tcPr>
            <w:tcW w:w="1116" w:type="dxa"/>
            <w:vAlign w:val="center"/>
          </w:tcPr>
          <w:p w14:paraId="000002E4" w14:textId="77777777" w:rsidR="002045CD" w:rsidRDefault="005C60F8">
            <w:pPr>
              <w:jc w:val="center"/>
              <w:rPr>
                <w:sz w:val="18"/>
                <w:szCs w:val="18"/>
              </w:rPr>
            </w:pPr>
            <w:r>
              <w:rPr>
                <w:sz w:val="18"/>
                <w:szCs w:val="18"/>
              </w:rPr>
              <w:t>12.6</w:t>
            </w:r>
          </w:p>
        </w:tc>
        <w:tc>
          <w:tcPr>
            <w:tcW w:w="1111" w:type="dxa"/>
            <w:vAlign w:val="center"/>
          </w:tcPr>
          <w:p w14:paraId="000002E5" w14:textId="77777777" w:rsidR="002045CD" w:rsidRDefault="005C60F8">
            <w:pPr>
              <w:jc w:val="center"/>
              <w:rPr>
                <w:sz w:val="18"/>
                <w:szCs w:val="18"/>
              </w:rPr>
            </w:pPr>
            <w:r>
              <w:rPr>
                <w:sz w:val="18"/>
                <w:szCs w:val="18"/>
              </w:rPr>
              <w:t>31.4</w:t>
            </w:r>
          </w:p>
        </w:tc>
      </w:tr>
      <w:tr w:rsidR="002045CD" w14:paraId="17DC1BC6" w14:textId="77777777">
        <w:trPr>
          <w:trHeight w:val="240"/>
        </w:trPr>
        <w:tc>
          <w:tcPr>
            <w:tcW w:w="2325" w:type="dxa"/>
            <w:vAlign w:val="center"/>
          </w:tcPr>
          <w:p w14:paraId="000002E6" w14:textId="77777777" w:rsidR="002045CD" w:rsidRDefault="005C60F8">
            <w:pPr>
              <w:jc w:val="center"/>
              <w:rPr>
                <w:sz w:val="18"/>
                <w:szCs w:val="18"/>
              </w:rPr>
            </w:pPr>
            <w:sdt>
              <w:sdtPr>
                <w:tag w:val="goog_rdk_29"/>
                <w:id w:val="1062986897"/>
              </w:sdtPr>
              <w:sdtContent>
                <w:commentRangeStart w:id="49"/>
              </w:sdtContent>
            </w:sdt>
            <w:r>
              <w:rPr>
                <w:sz w:val="18"/>
                <w:szCs w:val="18"/>
              </w:rPr>
              <w:t>Maine</w:t>
            </w:r>
          </w:p>
        </w:tc>
        <w:commentRangeEnd w:id="49"/>
        <w:tc>
          <w:tcPr>
            <w:tcW w:w="1116" w:type="dxa"/>
            <w:vAlign w:val="center"/>
          </w:tcPr>
          <w:p w14:paraId="000002E7" w14:textId="77777777" w:rsidR="002045CD" w:rsidRDefault="005C60F8">
            <w:pPr>
              <w:jc w:val="center"/>
              <w:rPr>
                <w:sz w:val="18"/>
                <w:szCs w:val="18"/>
              </w:rPr>
            </w:pPr>
            <w:r>
              <w:commentReference w:id="49"/>
            </w:r>
            <w:r>
              <w:rPr>
                <w:sz w:val="18"/>
                <w:szCs w:val="18"/>
              </w:rPr>
              <w:t>6.3</w:t>
            </w:r>
          </w:p>
        </w:tc>
        <w:tc>
          <w:tcPr>
            <w:tcW w:w="1116" w:type="dxa"/>
            <w:vAlign w:val="center"/>
          </w:tcPr>
          <w:p w14:paraId="000002E8" w14:textId="77777777" w:rsidR="002045CD" w:rsidRDefault="005C60F8">
            <w:pPr>
              <w:jc w:val="center"/>
              <w:rPr>
                <w:sz w:val="18"/>
                <w:szCs w:val="18"/>
              </w:rPr>
            </w:pPr>
            <w:r>
              <w:rPr>
                <w:sz w:val="18"/>
                <w:szCs w:val="18"/>
              </w:rPr>
              <w:t>2.0</w:t>
            </w:r>
          </w:p>
        </w:tc>
        <w:tc>
          <w:tcPr>
            <w:tcW w:w="1116" w:type="dxa"/>
            <w:vAlign w:val="center"/>
          </w:tcPr>
          <w:p w14:paraId="000002E9" w14:textId="77777777" w:rsidR="002045CD" w:rsidRDefault="005C60F8">
            <w:pPr>
              <w:jc w:val="center"/>
              <w:rPr>
                <w:sz w:val="18"/>
                <w:szCs w:val="18"/>
              </w:rPr>
            </w:pPr>
            <w:r>
              <w:rPr>
                <w:sz w:val="18"/>
                <w:szCs w:val="18"/>
              </w:rPr>
              <w:t>4.4</w:t>
            </w:r>
          </w:p>
        </w:tc>
        <w:tc>
          <w:tcPr>
            <w:tcW w:w="1116" w:type="dxa"/>
            <w:vAlign w:val="center"/>
          </w:tcPr>
          <w:p w14:paraId="000002EA" w14:textId="77777777" w:rsidR="002045CD" w:rsidRDefault="005C60F8">
            <w:pPr>
              <w:jc w:val="center"/>
              <w:rPr>
                <w:sz w:val="18"/>
                <w:szCs w:val="18"/>
              </w:rPr>
            </w:pPr>
            <w:r>
              <w:rPr>
                <w:sz w:val="18"/>
                <w:szCs w:val="18"/>
              </w:rPr>
              <w:t>5.8</w:t>
            </w:r>
          </w:p>
        </w:tc>
        <w:tc>
          <w:tcPr>
            <w:tcW w:w="1116" w:type="dxa"/>
            <w:vAlign w:val="center"/>
          </w:tcPr>
          <w:p w14:paraId="000002EB" w14:textId="77777777" w:rsidR="002045CD" w:rsidRDefault="005C60F8">
            <w:pPr>
              <w:jc w:val="center"/>
              <w:rPr>
                <w:sz w:val="18"/>
                <w:szCs w:val="18"/>
              </w:rPr>
            </w:pPr>
            <w:r>
              <w:rPr>
                <w:sz w:val="18"/>
                <w:szCs w:val="18"/>
              </w:rPr>
              <w:t>7.5</w:t>
            </w:r>
          </w:p>
        </w:tc>
        <w:tc>
          <w:tcPr>
            <w:tcW w:w="1111" w:type="dxa"/>
            <w:vAlign w:val="center"/>
          </w:tcPr>
          <w:p w14:paraId="000002EC" w14:textId="77777777" w:rsidR="002045CD" w:rsidRDefault="005C60F8">
            <w:pPr>
              <w:jc w:val="center"/>
              <w:rPr>
                <w:sz w:val="18"/>
                <w:szCs w:val="18"/>
              </w:rPr>
            </w:pPr>
            <w:r>
              <w:rPr>
                <w:sz w:val="18"/>
                <w:szCs w:val="18"/>
              </w:rPr>
              <w:t>18.7</w:t>
            </w:r>
          </w:p>
        </w:tc>
      </w:tr>
      <w:tr w:rsidR="002045CD" w14:paraId="00A54D7A" w14:textId="77777777">
        <w:trPr>
          <w:trHeight w:val="240"/>
        </w:trPr>
        <w:tc>
          <w:tcPr>
            <w:tcW w:w="2325" w:type="dxa"/>
            <w:vAlign w:val="center"/>
          </w:tcPr>
          <w:p w14:paraId="000002ED" w14:textId="77777777" w:rsidR="002045CD" w:rsidRDefault="005C60F8">
            <w:pPr>
              <w:jc w:val="center"/>
              <w:rPr>
                <w:sz w:val="18"/>
                <w:szCs w:val="18"/>
              </w:rPr>
            </w:pPr>
            <w:sdt>
              <w:sdtPr>
                <w:tag w:val="goog_rdk_30"/>
                <w:id w:val="-465353143"/>
              </w:sdtPr>
              <w:sdtContent>
                <w:commentRangeStart w:id="50"/>
              </w:sdtContent>
            </w:sdt>
            <w:r>
              <w:rPr>
                <w:sz w:val="18"/>
                <w:szCs w:val="18"/>
              </w:rPr>
              <w:t>Maryland</w:t>
            </w:r>
          </w:p>
        </w:tc>
        <w:commentRangeEnd w:id="50"/>
        <w:tc>
          <w:tcPr>
            <w:tcW w:w="1116" w:type="dxa"/>
            <w:vAlign w:val="center"/>
          </w:tcPr>
          <w:p w14:paraId="000002EE" w14:textId="77777777" w:rsidR="002045CD" w:rsidRDefault="005C60F8">
            <w:pPr>
              <w:jc w:val="center"/>
              <w:rPr>
                <w:sz w:val="18"/>
                <w:szCs w:val="18"/>
              </w:rPr>
            </w:pPr>
            <w:r>
              <w:commentReference w:id="50"/>
            </w:r>
            <w:r>
              <w:rPr>
                <w:sz w:val="18"/>
                <w:szCs w:val="18"/>
              </w:rPr>
              <w:t>16.1</w:t>
            </w:r>
          </w:p>
        </w:tc>
        <w:tc>
          <w:tcPr>
            <w:tcW w:w="1116" w:type="dxa"/>
            <w:vAlign w:val="center"/>
          </w:tcPr>
          <w:p w14:paraId="000002EF" w14:textId="77777777" w:rsidR="002045CD" w:rsidRDefault="005C60F8">
            <w:pPr>
              <w:jc w:val="center"/>
              <w:rPr>
                <w:sz w:val="18"/>
                <w:szCs w:val="18"/>
              </w:rPr>
            </w:pPr>
            <w:r>
              <w:rPr>
                <w:sz w:val="18"/>
                <w:szCs w:val="18"/>
              </w:rPr>
              <w:t>5.9</w:t>
            </w:r>
          </w:p>
        </w:tc>
        <w:tc>
          <w:tcPr>
            <w:tcW w:w="1116" w:type="dxa"/>
            <w:vAlign w:val="center"/>
          </w:tcPr>
          <w:p w14:paraId="000002F0" w14:textId="77777777" w:rsidR="002045CD" w:rsidRDefault="005C60F8">
            <w:pPr>
              <w:jc w:val="center"/>
              <w:rPr>
                <w:sz w:val="18"/>
                <w:szCs w:val="18"/>
              </w:rPr>
            </w:pPr>
            <w:r>
              <w:rPr>
                <w:sz w:val="18"/>
                <w:szCs w:val="18"/>
              </w:rPr>
              <w:t>11.8</w:t>
            </w:r>
          </w:p>
        </w:tc>
        <w:tc>
          <w:tcPr>
            <w:tcW w:w="1116" w:type="dxa"/>
            <w:vAlign w:val="center"/>
          </w:tcPr>
          <w:p w14:paraId="000002F1" w14:textId="77777777" w:rsidR="002045CD" w:rsidRDefault="005C60F8">
            <w:pPr>
              <w:jc w:val="center"/>
              <w:rPr>
                <w:sz w:val="18"/>
                <w:szCs w:val="18"/>
              </w:rPr>
            </w:pPr>
            <w:r>
              <w:rPr>
                <w:sz w:val="18"/>
                <w:szCs w:val="18"/>
              </w:rPr>
              <w:t>15.3</w:t>
            </w:r>
          </w:p>
        </w:tc>
        <w:tc>
          <w:tcPr>
            <w:tcW w:w="1116" w:type="dxa"/>
            <w:vAlign w:val="center"/>
          </w:tcPr>
          <w:p w14:paraId="000002F2" w14:textId="77777777" w:rsidR="002045CD" w:rsidRDefault="005C60F8">
            <w:pPr>
              <w:jc w:val="center"/>
              <w:rPr>
                <w:sz w:val="18"/>
                <w:szCs w:val="18"/>
              </w:rPr>
            </w:pPr>
            <w:r>
              <w:rPr>
                <w:sz w:val="18"/>
                <w:szCs w:val="18"/>
              </w:rPr>
              <w:t>20.8</w:t>
            </w:r>
          </w:p>
        </w:tc>
        <w:tc>
          <w:tcPr>
            <w:tcW w:w="1111" w:type="dxa"/>
            <w:vAlign w:val="center"/>
          </w:tcPr>
          <w:p w14:paraId="000002F3" w14:textId="77777777" w:rsidR="002045CD" w:rsidRDefault="005C60F8">
            <w:pPr>
              <w:jc w:val="center"/>
              <w:rPr>
                <w:sz w:val="18"/>
                <w:szCs w:val="18"/>
              </w:rPr>
            </w:pPr>
            <w:r>
              <w:rPr>
                <w:sz w:val="18"/>
                <w:szCs w:val="18"/>
              </w:rPr>
              <w:t>34.0</w:t>
            </w:r>
          </w:p>
        </w:tc>
      </w:tr>
      <w:tr w:rsidR="002045CD" w14:paraId="06F77246" w14:textId="77777777">
        <w:trPr>
          <w:trHeight w:val="240"/>
        </w:trPr>
        <w:tc>
          <w:tcPr>
            <w:tcW w:w="2325" w:type="dxa"/>
            <w:vAlign w:val="center"/>
          </w:tcPr>
          <w:p w14:paraId="000002F4" w14:textId="77777777" w:rsidR="002045CD" w:rsidRDefault="005C60F8">
            <w:pPr>
              <w:jc w:val="center"/>
              <w:rPr>
                <w:sz w:val="18"/>
                <w:szCs w:val="18"/>
              </w:rPr>
            </w:pPr>
            <w:sdt>
              <w:sdtPr>
                <w:tag w:val="goog_rdk_31"/>
                <w:id w:val="-1053614477"/>
              </w:sdtPr>
              <w:sdtContent>
                <w:commentRangeStart w:id="51"/>
              </w:sdtContent>
            </w:sdt>
            <w:r>
              <w:rPr>
                <w:sz w:val="18"/>
                <w:szCs w:val="18"/>
              </w:rPr>
              <w:t>Massachusetts</w:t>
            </w:r>
          </w:p>
        </w:tc>
        <w:commentRangeEnd w:id="51"/>
        <w:tc>
          <w:tcPr>
            <w:tcW w:w="1116" w:type="dxa"/>
            <w:vAlign w:val="center"/>
          </w:tcPr>
          <w:p w14:paraId="000002F5" w14:textId="77777777" w:rsidR="002045CD" w:rsidRDefault="005C60F8">
            <w:pPr>
              <w:jc w:val="center"/>
              <w:rPr>
                <w:sz w:val="18"/>
                <w:szCs w:val="18"/>
              </w:rPr>
            </w:pPr>
            <w:r>
              <w:commentReference w:id="51"/>
            </w:r>
            <w:r>
              <w:rPr>
                <w:sz w:val="18"/>
                <w:szCs w:val="18"/>
              </w:rPr>
              <w:t>14.1</w:t>
            </w:r>
          </w:p>
        </w:tc>
        <w:tc>
          <w:tcPr>
            <w:tcW w:w="1116" w:type="dxa"/>
            <w:vAlign w:val="center"/>
          </w:tcPr>
          <w:p w14:paraId="000002F6" w14:textId="77777777" w:rsidR="002045CD" w:rsidRDefault="005C60F8">
            <w:pPr>
              <w:jc w:val="center"/>
              <w:rPr>
                <w:sz w:val="18"/>
                <w:szCs w:val="18"/>
              </w:rPr>
            </w:pPr>
            <w:r>
              <w:rPr>
                <w:sz w:val="18"/>
                <w:szCs w:val="18"/>
              </w:rPr>
              <w:t>3.7</w:t>
            </w:r>
          </w:p>
        </w:tc>
        <w:tc>
          <w:tcPr>
            <w:tcW w:w="1116" w:type="dxa"/>
            <w:vAlign w:val="center"/>
          </w:tcPr>
          <w:p w14:paraId="000002F7" w14:textId="77777777" w:rsidR="002045CD" w:rsidRDefault="005C60F8">
            <w:pPr>
              <w:jc w:val="center"/>
              <w:rPr>
                <w:sz w:val="18"/>
                <w:szCs w:val="18"/>
              </w:rPr>
            </w:pPr>
            <w:r>
              <w:rPr>
                <w:sz w:val="18"/>
                <w:szCs w:val="18"/>
              </w:rPr>
              <w:t>10.3</w:t>
            </w:r>
          </w:p>
        </w:tc>
        <w:tc>
          <w:tcPr>
            <w:tcW w:w="1116" w:type="dxa"/>
            <w:vAlign w:val="center"/>
          </w:tcPr>
          <w:p w14:paraId="000002F8" w14:textId="77777777" w:rsidR="002045CD" w:rsidRDefault="005C60F8">
            <w:pPr>
              <w:jc w:val="center"/>
              <w:rPr>
                <w:sz w:val="18"/>
                <w:szCs w:val="18"/>
              </w:rPr>
            </w:pPr>
            <w:r>
              <w:rPr>
                <w:sz w:val="18"/>
                <w:szCs w:val="18"/>
              </w:rPr>
              <w:t>13.2</w:t>
            </w:r>
          </w:p>
        </w:tc>
        <w:tc>
          <w:tcPr>
            <w:tcW w:w="1116" w:type="dxa"/>
            <w:vAlign w:val="center"/>
          </w:tcPr>
          <w:p w14:paraId="000002F9" w14:textId="77777777" w:rsidR="002045CD" w:rsidRDefault="005C60F8">
            <w:pPr>
              <w:jc w:val="center"/>
              <w:rPr>
                <w:sz w:val="18"/>
                <w:szCs w:val="18"/>
              </w:rPr>
            </w:pPr>
            <w:r>
              <w:rPr>
                <w:sz w:val="18"/>
                <w:szCs w:val="18"/>
              </w:rPr>
              <w:t>17.0</w:t>
            </w:r>
          </w:p>
        </w:tc>
        <w:tc>
          <w:tcPr>
            <w:tcW w:w="1111" w:type="dxa"/>
            <w:vAlign w:val="center"/>
          </w:tcPr>
          <w:p w14:paraId="000002FA" w14:textId="77777777" w:rsidR="002045CD" w:rsidRDefault="005C60F8">
            <w:pPr>
              <w:jc w:val="center"/>
              <w:rPr>
                <w:sz w:val="18"/>
                <w:szCs w:val="18"/>
              </w:rPr>
            </w:pPr>
            <w:r>
              <w:rPr>
                <w:sz w:val="18"/>
                <w:szCs w:val="18"/>
              </w:rPr>
              <w:t>42.5</w:t>
            </w:r>
          </w:p>
        </w:tc>
      </w:tr>
      <w:tr w:rsidR="002045CD" w14:paraId="78A307C0" w14:textId="77777777">
        <w:trPr>
          <w:trHeight w:val="240"/>
        </w:trPr>
        <w:tc>
          <w:tcPr>
            <w:tcW w:w="2325" w:type="dxa"/>
            <w:vAlign w:val="center"/>
          </w:tcPr>
          <w:p w14:paraId="000002FB" w14:textId="77777777" w:rsidR="002045CD" w:rsidRDefault="005C60F8">
            <w:pPr>
              <w:jc w:val="center"/>
              <w:rPr>
                <w:sz w:val="18"/>
                <w:szCs w:val="18"/>
              </w:rPr>
            </w:pPr>
            <w:sdt>
              <w:sdtPr>
                <w:tag w:val="goog_rdk_32"/>
                <w:id w:val="-1144115797"/>
              </w:sdtPr>
              <w:sdtContent>
                <w:commentRangeStart w:id="52"/>
              </w:sdtContent>
            </w:sdt>
            <w:r>
              <w:rPr>
                <w:sz w:val="18"/>
                <w:szCs w:val="18"/>
              </w:rPr>
              <w:t>Michigan</w:t>
            </w:r>
          </w:p>
        </w:tc>
        <w:commentRangeEnd w:id="52"/>
        <w:tc>
          <w:tcPr>
            <w:tcW w:w="1116" w:type="dxa"/>
            <w:vAlign w:val="center"/>
          </w:tcPr>
          <w:p w14:paraId="000002FC" w14:textId="77777777" w:rsidR="002045CD" w:rsidRDefault="005C60F8">
            <w:pPr>
              <w:jc w:val="center"/>
              <w:rPr>
                <w:sz w:val="18"/>
                <w:szCs w:val="18"/>
              </w:rPr>
            </w:pPr>
            <w:r>
              <w:commentReference w:id="52"/>
            </w:r>
            <w:r>
              <w:rPr>
                <w:sz w:val="18"/>
                <w:szCs w:val="18"/>
              </w:rPr>
              <w:t>12.9</w:t>
            </w:r>
          </w:p>
        </w:tc>
        <w:tc>
          <w:tcPr>
            <w:tcW w:w="1116" w:type="dxa"/>
            <w:vAlign w:val="center"/>
          </w:tcPr>
          <w:p w14:paraId="000002FD" w14:textId="77777777" w:rsidR="002045CD" w:rsidRDefault="005C60F8">
            <w:pPr>
              <w:jc w:val="center"/>
              <w:rPr>
                <w:sz w:val="18"/>
                <w:szCs w:val="18"/>
              </w:rPr>
            </w:pPr>
            <w:r>
              <w:rPr>
                <w:sz w:val="18"/>
                <w:szCs w:val="18"/>
              </w:rPr>
              <w:t>2.8</w:t>
            </w:r>
          </w:p>
        </w:tc>
        <w:tc>
          <w:tcPr>
            <w:tcW w:w="1116" w:type="dxa"/>
            <w:vAlign w:val="center"/>
          </w:tcPr>
          <w:p w14:paraId="000002FE" w14:textId="77777777" w:rsidR="002045CD" w:rsidRDefault="005C60F8">
            <w:pPr>
              <w:jc w:val="center"/>
              <w:rPr>
                <w:sz w:val="18"/>
                <w:szCs w:val="18"/>
              </w:rPr>
            </w:pPr>
            <w:r>
              <w:rPr>
                <w:sz w:val="18"/>
                <w:szCs w:val="18"/>
              </w:rPr>
              <w:t>7.7</w:t>
            </w:r>
          </w:p>
        </w:tc>
        <w:tc>
          <w:tcPr>
            <w:tcW w:w="1116" w:type="dxa"/>
            <w:vAlign w:val="center"/>
          </w:tcPr>
          <w:p w14:paraId="000002FF" w14:textId="77777777" w:rsidR="002045CD" w:rsidRDefault="005C60F8">
            <w:pPr>
              <w:jc w:val="center"/>
              <w:rPr>
                <w:sz w:val="18"/>
                <w:szCs w:val="18"/>
              </w:rPr>
            </w:pPr>
            <w:r>
              <w:rPr>
                <w:sz w:val="18"/>
                <w:szCs w:val="18"/>
              </w:rPr>
              <w:t>11.3</w:t>
            </w:r>
          </w:p>
        </w:tc>
        <w:tc>
          <w:tcPr>
            <w:tcW w:w="1116" w:type="dxa"/>
            <w:vAlign w:val="center"/>
          </w:tcPr>
          <w:p w14:paraId="00000300" w14:textId="77777777" w:rsidR="002045CD" w:rsidRDefault="005C60F8">
            <w:pPr>
              <w:jc w:val="center"/>
              <w:rPr>
                <w:sz w:val="18"/>
                <w:szCs w:val="18"/>
              </w:rPr>
            </w:pPr>
            <w:r>
              <w:rPr>
                <w:sz w:val="18"/>
                <w:szCs w:val="18"/>
              </w:rPr>
              <w:t>17.5</w:t>
            </w:r>
          </w:p>
        </w:tc>
        <w:tc>
          <w:tcPr>
            <w:tcW w:w="1111" w:type="dxa"/>
            <w:vAlign w:val="center"/>
          </w:tcPr>
          <w:p w14:paraId="00000301" w14:textId="77777777" w:rsidR="002045CD" w:rsidRDefault="005C60F8">
            <w:pPr>
              <w:jc w:val="center"/>
              <w:rPr>
                <w:sz w:val="18"/>
                <w:szCs w:val="18"/>
              </w:rPr>
            </w:pPr>
            <w:r>
              <w:rPr>
                <w:sz w:val="18"/>
                <w:szCs w:val="18"/>
              </w:rPr>
              <w:t>35.9</w:t>
            </w:r>
          </w:p>
        </w:tc>
      </w:tr>
      <w:tr w:rsidR="002045CD" w14:paraId="377E2171" w14:textId="77777777">
        <w:trPr>
          <w:trHeight w:val="240"/>
        </w:trPr>
        <w:tc>
          <w:tcPr>
            <w:tcW w:w="2325" w:type="dxa"/>
            <w:vAlign w:val="center"/>
          </w:tcPr>
          <w:p w14:paraId="00000302" w14:textId="77777777" w:rsidR="002045CD" w:rsidRDefault="005C60F8">
            <w:pPr>
              <w:jc w:val="center"/>
              <w:rPr>
                <w:sz w:val="18"/>
                <w:szCs w:val="18"/>
              </w:rPr>
            </w:pPr>
            <w:sdt>
              <w:sdtPr>
                <w:tag w:val="goog_rdk_33"/>
                <w:id w:val="1121644919"/>
              </w:sdtPr>
              <w:sdtContent>
                <w:commentRangeStart w:id="53"/>
              </w:sdtContent>
            </w:sdt>
            <w:r>
              <w:rPr>
                <w:sz w:val="18"/>
                <w:szCs w:val="18"/>
              </w:rPr>
              <w:t>Minnesota</w:t>
            </w:r>
          </w:p>
        </w:tc>
        <w:commentRangeEnd w:id="53"/>
        <w:tc>
          <w:tcPr>
            <w:tcW w:w="1116" w:type="dxa"/>
            <w:vAlign w:val="center"/>
          </w:tcPr>
          <w:p w14:paraId="00000303" w14:textId="77777777" w:rsidR="002045CD" w:rsidRDefault="005C60F8">
            <w:pPr>
              <w:jc w:val="center"/>
              <w:rPr>
                <w:sz w:val="18"/>
                <w:szCs w:val="18"/>
              </w:rPr>
            </w:pPr>
            <w:r>
              <w:commentReference w:id="53"/>
            </w:r>
            <w:r>
              <w:rPr>
                <w:sz w:val="18"/>
                <w:szCs w:val="18"/>
              </w:rPr>
              <w:t>9.9</w:t>
            </w:r>
          </w:p>
        </w:tc>
        <w:tc>
          <w:tcPr>
            <w:tcW w:w="1116" w:type="dxa"/>
            <w:vAlign w:val="center"/>
          </w:tcPr>
          <w:p w14:paraId="00000304" w14:textId="77777777" w:rsidR="002045CD" w:rsidRDefault="005C60F8">
            <w:pPr>
              <w:jc w:val="center"/>
              <w:rPr>
                <w:sz w:val="18"/>
                <w:szCs w:val="18"/>
              </w:rPr>
            </w:pPr>
            <w:r>
              <w:rPr>
                <w:sz w:val="18"/>
                <w:szCs w:val="18"/>
              </w:rPr>
              <w:t>2.9</w:t>
            </w:r>
          </w:p>
        </w:tc>
        <w:tc>
          <w:tcPr>
            <w:tcW w:w="1116" w:type="dxa"/>
            <w:vAlign w:val="center"/>
          </w:tcPr>
          <w:p w14:paraId="00000305" w14:textId="77777777" w:rsidR="002045CD" w:rsidRDefault="005C60F8">
            <w:pPr>
              <w:jc w:val="center"/>
              <w:rPr>
                <w:sz w:val="18"/>
                <w:szCs w:val="18"/>
              </w:rPr>
            </w:pPr>
            <w:r>
              <w:rPr>
                <w:sz w:val="18"/>
                <w:szCs w:val="18"/>
              </w:rPr>
              <w:t>5.0</w:t>
            </w:r>
          </w:p>
        </w:tc>
        <w:tc>
          <w:tcPr>
            <w:tcW w:w="1116" w:type="dxa"/>
            <w:vAlign w:val="center"/>
          </w:tcPr>
          <w:p w14:paraId="00000306" w14:textId="77777777" w:rsidR="002045CD" w:rsidRDefault="005C60F8">
            <w:pPr>
              <w:jc w:val="center"/>
              <w:rPr>
                <w:sz w:val="18"/>
                <w:szCs w:val="18"/>
              </w:rPr>
            </w:pPr>
            <w:r>
              <w:rPr>
                <w:sz w:val="18"/>
                <w:szCs w:val="18"/>
              </w:rPr>
              <w:t>7.8</w:t>
            </w:r>
          </w:p>
        </w:tc>
        <w:tc>
          <w:tcPr>
            <w:tcW w:w="1116" w:type="dxa"/>
            <w:vAlign w:val="center"/>
          </w:tcPr>
          <w:p w14:paraId="00000307" w14:textId="77777777" w:rsidR="002045CD" w:rsidRDefault="005C60F8">
            <w:pPr>
              <w:jc w:val="center"/>
              <w:rPr>
                <w:sz w:val="18"/>
                <w:szCs w:val="18"/>
              </w:rPr>
            </w:pPr>
            <w:r>
              <w:rPr>
                <w:sz w:val="18"/>
                <w:szCs w:val="18"/>
              </w:rPr>
              <w:t>12.5</w:t>
            </w:r>
          </w:p>
        </w:tc>
        <w:tc>
          <w:tcPr>
            <w:tcW w:w="1111" w:type="dxa"/>
            <w:vAlign w:val="center"/>
          </w:tcPr>
          <w:p w14:paraId="00000308" w14:textId="77777777" w:rsidR="002045CD" w:rsidRDefault="005C60F8">
            <w:pPr>
              <w:jc w:val="center"/>
              <w:rPr>
                <w:sz w:val="18"/>
                <w:szCs w:val="18"/>
              </w:rPr>
            </w:pPr>
            <w:r>
              <w:rPr>
                <w:sz w:val="18"/>
                <w:szCs w:val="18"/>
              </w:rPr>
              <w:t>40.8</w:t>
            </w:r>
          </w:p>
        </w:tc>
      </w:tr>
      <w:tr w:rsidR="002045CD" w14:paraId="209F5A7E" w14:textId="77777777">
        <w:trPr>
          <w:trHeight w:val="240"/>
        </w:trPr>
        <w:tc>
          <w:tcPr>
            <w:tcW w:w="2325" w:type="dxa"/>
            <w:vAlign w:val="center"/>
          </w:tcPr>
          <w:p w14:paraId="00000309" w14:textId="77777777" w:rsidR="002045CD" w:rsidRDefault="005C60F8">
            <w:pPr>
              <w:jc w:val="center"/>
              <w:rPr>
                <w:sz w:val="18"/>
                <w:szCs w:val="18"/>
              </w:rPr>
            </w:pPr>
            <w:sdt>
              <w:sdtPr>
                <w:tag w:val="goog_rdk_34"/>
                <w:id w:val="-106276090"/>
              </w:sdtPr>
              <w:sdtContent>
                <w:commentRangeStart w:id="54"/>
              </w:sdtContent>
            </w:sdt>
            <w:r>
              <w:rPr>
                <w:sz w:val="18"/>
                <w:szCs w:val="18"/>
              </w:rPr>
              <w:t>Mississippi</w:t>
            </w:r>
          </w:p>
        </w:tc>
        <w:commentRangeEnd w:id="54"/>
        <w:tc>
          <w:tcPr>
            <w:tcW w:w="1116" w:type="dxa"/>
            <w:vAlign w:val="center"/>
          </w:tcPr>
          <w:p w14:paraId="0000030A" w14:textId="77777777" w:rsidR="002045CD" w:rsidRDefault="005C60F8">
            <w:pPr>
              <w:jc w:val="center"/>
              <w:rPr>
                <w:sz w:val="18"/>
                <w:szCs w:val="18"/>
              </w:rPr>
            </w:pPr>
            <w:r>
              <w:commentReference w:id="54"/>
            </w:r>
            <w:r>
              <w:rPr>
                <w:sz w:val="18"/>
                <w:szCs w:val="18"/>
              </w:rPr>
              <w:t>8.3</w:t>
            </w:r>
          </w:p>
        </w:tc>
        <w:tc>
          <w:tcPr>
            <w:tcW w:w="1116" w:type="dxa"/>
            <w:vAlign w:val="center"/>
          </w:tcPr>
          <w:p w14:paraId="0000030B" w14:textId="77777777" w:rsidR="002045CD" w:rsidRDefault="005C60F8">
            <w:pPr>
              <w:jc w:val="center"/>
              <w:rPr>
                <w:sz w:val="18"/>
                <w:szCs w:val="18"/>
              </w:rPr>
            </w:pPr>
            <w:r>
              <w:rPr>
                <w:sz w:val="18"/>
                <w:szCs w:val="18"/>
              </w:rPr>
              <w:t>3.1</w:t>
            </w:r>
          </w:p>
        </w:tc>
        <w:tc>
          <w:tcPr>
            <w:tcW w:w="1116" w:type="dxa"/>
            <w:vAlign w:val="center"/>
          </w:tcPr>
          <w:p w14:paraId="0000030C" w14:textId="77777777" w:rsidR="002045CD" w:rsidRDefault="005C60F8">
            <w:pPr>
              <w:jc w:val="center"/>
              <w:rPr>
                <w:sz w:val="18"/>
                <w:szCs w:val="18"/>
              </w:rPr>
            </w:pPr>
            <w:r>
              <w:rPr>
                <w:sz w:val="18"/>
                <w:szCs w:val="18"/>
              </w:rPr>
              <w:t>5.6</w:t>
            </w:r>
          </w:p>
        </w:tc>
        <w:tc>
          <w:tcPr>
            <w:tcW w:w="1116" w:type="dxa"/>
            <w:vAlign w:val="center"/>
          </w:tcPr>
          <w:p w14:paraId="0000030D" w14:textId="77777777" w:rsidR="002045CD" w:rsidRDefault="005C60F8">
            <w:pPr>
              <w:jc w:val="center"/>
              <w:rPr>
                <w:sz w:val="18"/>
                <w:szCs w:val="18"/>
              </w:rPr>
            </w:pPr>
            <w:r>
              <w:rPr>
                <w:sz w:val="18"/>
                <w:szCs w:val="18"/>
              </w:rPr>
              <w:t>7.0</w:t>
            </w:r>
          </w:p>
        </w:tc>
        <w:tc>
          <w:tcPr>
            <w:tcW w:w="1116" w:type="dxa"/>
            <w:vAlign w:val="center"/>
          </w:tcPr>
          <w:p w14:paraId="0000030E" w14:textId="77777777" w:rsidR="002045CD" w:rsidRDefault="005C60F8">
            <w:pPr>
              <w:jc w:val="center"/>
              <w:rPr>
                <w:sz w:val="18"/>
                <w:szCs w:val="18"/>
              </w:rPr>
            </w:pPr>
            <w:r>
              <w:rPr>
                <w:sz w:val="18"/>
                <w:szCs w:val="18"/>
              </w:rPr>
              <w:t>10.2</w:t>
            </w:r>
          </w:p>
        </w:tc>
        <w:tc>
          <w:tcPr>
            <w:tcW w:w="1111" w:type="dxa"/>
            <w:vAlign w:val="center"/>
          </w:tcPr>
          <w:p w14:paraId="0000030F" w14:textId="77777777" w:rsidR="002045CD" w:rsidRDefault="005C60F8">
            <w:pPr>
              <w:jc w:val="center"/>
              <w:rPr>
                <w:sz w:val="18"/>
                <w:szCs w:val="18"/>
              </w:rPr>
            </w:pPr>
            <w:r>
              <w:rPr>
                <w:sz w:val="18"/>
                <w:szCs w:val="18"/>
              </w:rPr>
              <w:t>24.9</w:t>
            </w:r>
          </w:p>
        </w:tc>
      </w:tr>
      <w:tr w:rsidR="002045CD" w14:paraId="28EB58A0" w14:textId="77777777">
        <w:trPr>
          <w:trHeight w:val="240"/>
        </w:trPr>
        <w:tc>
          <w:tcPr>
            <w:tcW w:w="2325" w:type="dxa"/>
            <w:vAlign w:val="center"/>
          </w:tcPr>
          <w:p w14:paraId="00000310" w14:textId="77777777" w:rsidR="002045CD" w:rsidRDefault="005C60F8">
            <w:pPr>
              <w:jc w:val="center"/>
              <w:rPr>
                <w:sz w:val="18"/>
                <w:szCs w:val="18"/>
              </w:rPr>
            </w:pPr>
            <w:sdt>
              <w:sdtPr>
                <w:tag w:val="goog_rdk_35"/>
                <w:id w:val="951984835"/>
              </w:sdtPr>
              <w:sdtContent>
                <w:commentRangeStart w:id="55"/>
              </w:sdtContent>
            </w:sdt>
            <w:r>
              <w:rPr>
                <w:sz w:val="18"/>
                <w:szCs w:val="18"/>
              </w:rPr>
              <w:t>Missouri</w:t>
            </w:r>
          </w:p>
        </w:tc>
        <w:commentRangeEnd w:id="55"/>
        <w:tc>
          <w:tcPr>
            <w:tcW w:w="1116" w:type="dxa"/>
            <w:vAlign w:val="center"/>
          </w:tcPr>
          <w:p w14:paraId="00000311" w14:textId="77777777" w:rsidR="002045CD" w:rsidRDefault="005C60F8">
            <w:pPr>
              <w:jc w:val="center"/>
              <w:rPr>
                <w:sz w:val="18"/>
                <w:szCs w:val="18"/>
              </w:rPr>
            </w:pPr>
            <w:r>
              <w:commentReference w:id="55"/>
            </w:r>
            <w:r>
              <w:rPr>
                <w:sz w:val="18"/>
                <w:szCs w:val="18"/>
              </w:rPr>
              <w:t>9.3</w:t>
            </w:r>
          </w:p>
        </w:tc>
        <w:tc>
          <w:tcPr>
            <w:tcW w:w="1116" w:type="dxa"/>
            <w:vAlign w:val="center"/>
          </w:tcPr>
          <w:p w14:paraId="00000312" w14:textId="77777777" w:rsidR="002045CD" w:rsidRDefault="005C60F8">
            <w:pPr>
              <w:jc w:val="center"/>
              <w:rPr>
                <w:sz w:val="18"/>
                <w:szCs w:val="18"/>
              </w:rPr>
            </w:pPr>
            <w:r>
              <w:rPr>
                <w:sz w:val="18"/>
                <w:szCs w:val="18"/>
              </w:rPr>
              <w:t>4.4</w:t>
            </w:r>
          </w:p>
        </w:tc>
        <w:tc>
          <w:tcPr>
            <w:tcW w:w="1116" w:type="dxa"/>
            <w:vAlign w:val="center"/>
          </w:tcPr>
          <w:p w14:paraId="00000313" w14:textId="77777777" w:rsidR="002045CD" w:rsidRDefault="005C60F8">
            <w:pPr>
              <w:jc w:val="center"/>
              <w:rPr>
                <w:sz w:val="18"/>
                <w:szCs w:val="18"/>
              </w:rPr>
            </w:pPr>
            <w:r>
              <w:rPr>
                <w:sz w:val="18"/>
                <w:szCs w:val="18"/>
              </w:rPr>
              <w:t>6.8</w:t>
            </w:r>
          </w:p>
        </w:tc>
        <w:tc>
          <w:tcPr>
            <w:tcW w:w="1116" w:type="dxa"/>
            <w:vAlign w:val="center"/>
          </w:tcPr>
          <w:p w14:paraId="00000314" w14:textId="77777777" w:rsidR="002045CD" w:rsidRDefault="005C60F8">
            <w:pPr>
              <w:jc w:val="center"/>
              <w:rPr>
                <w:sz w:val="18"/>
                <w:szCs w:val="18"/>
              </w:rPr>
            </w:pPr>
            <w:r>
              <w:rPr>
                <w:sz w:val="18"/>
                <w:szCs w:val="18"/>
              </w:rPr>
              <w:t>8.4</w:t>
            </w:r>
          </w:p>
        </w:tc>
        <w:tc>
          <w:tcPr>
            <w:tcW w:w="1116" w:type="dxa"/>
            <w:vAlign w:val="center"/>
          </w:tcPr>
          <w:p w14:paraId="00000315" w14:textId="77777777" w:rsidR="002045CD" w:rsidRDefault="005C60F8">
            <w:pPr>
              <w:jc w:val="center"/>
              <w:rPr>
                <w:sz w:val="18"/>
                <w:szCs w:val="18"/>
              </w:rPr>
            </w:pPr>
            <w:r>
              <w:rPr>
                <w:sz w:val="18"/>
                <w:szCs w:val="18"/>
              </w:rPr>
              <w:t>11.0</w:t>
            </w:r>
          </w:p>
        </w:tc>
        <w:tc>
          <w:tcPr>
            <w:tcW w:w="1111" w:type="dxa"/>
            <w:vAlign w:val="center"/>
          </w:tcPr>
          <w:p w14:paraId="00000316" w14:textId="77777777" w:rsidR="002045CD" w:rsidRDefault="005C60F8">
            <w:pPr>
              <w:jc w:val="center"/>
              <w:rPr>
                <w:sz w:val="18"/>
                <w:szCs w:val="18"/>
              </w:rPr>
            </w:pPr>
            <w:r>
              <w:rPr>
                <w:sz w:val="18"/>
                <w:szCs w:val="18"/>
              </w:rPr>
              <w:t>23.8</w:t>
            </w:r>
          </w:p>
        </w:tc>
      </w:tr>
      <w:tr w:rsidR="002045CD" w14:paraId="0DE2E834" w14:textId="77777777">
        <w:trPr>
          <w:trHeight w:val="240"/>
        </w:trPr>
        <w:tc>
          <w:tcPr>
            <w:tcW w:w="2325" w:type="dxa"/>
            <w:vAlign w:val="center"/>
          </w:tcPr>
          <w:p w14:paraId="00000317" w14:textId="77777777" w:rsidR="002045CD" w:rsidRDefault="005C60F8">
            <w:pPr>
              <w:jc w:val="center"/>
              <w:rPr>
                <w:sz w:val="18"/>
                <w:szCs w:val="18"/>
              </w:rPr>
            </w:pPr>
            <w:sdt>
              <w:sdtPr>
                <w:tag w:val="goog_rdk_36"/>
                <w:id w:val="-815337863"/>
              </w:sdtPr>
              <w:sdtContent>
                <w:commentRangeStart w:id="56"/>
              </w:sdtContent>
            </w:sdt>
            <w:r>
              <w:rPr>
                <w:sz w:val="18"/>
                <w:szCs w:val="18"/>
              </w:rPr>
              <w:t>Montana</w:t>
            </w:r>
          </w:p>
        </w:tc>
        <w:commentRangeEnd w:id="56"/>
        <w:tc>
          <w:tcPr>
            <w:tcW w:w="1116" w:type="dxa"/>
            <w:vAlign w:val="center"/>
          </w:tcPr>
          <w:p w14:paraId="00000318" w14:textId="77777777" w:rsidR="002045CD" w:rsidRDefault="005C60F8">
            <w:pPr>
              <w:jc w:val="center"/>
              <w:rPr>
                <w:sz w:val="18"/>
                <w:szCs w:val="18"/>
              </w:rPr>
            </w:pPr>
            <w:r>
              <w:commentReference w:id="56"/>
            </w:r>
            <w:r>
              <w:rPr>
                <w:sz w:val="18"/>
                <w:szCs w:val="18"/>
              </w:rPr>
              <w:t>6.2</w:t>
            </w:r>
          </w:p>
        </w:tc>
        <w:tc>
          <w:tcPr>
            <w:tcW w:w="1116" w:type="dxa"/>
            <w:vAlign w:val="center"/>
          </w:tcPr>
          <w:p w14:paraId="00000319" w14:textId="77777777" w:rsidR="002045CD" w:rsidRDefault="005C60F8">
            <w:pPr>
              <w:jc w:val="center"/>
              <w:rPr>
                <w:sz w:val="18"/>
                <w:szCs w:val="18"/>
              </w:rPr>
            </w:pPr>
            <w:r>
              <w:rPr>
                <w:sz w:val="18"/>
                <w:szCs w:val="18"/>
              </w:rPr>
              <w:t>1.7</w:t>
            </w:r>
          </w:p>
        </w:tc>
        <w:tc>
          <w:tcPr>
            <w:tcW w:w="1116" w:type="dxa"/>
            <w:vAlign w:val="center"/>
          </w:tcPr>
          <w:p w14:paraId="0000031A" w14:textId="77777777" w:rsidR="002045CD" w:rsidRDefault="005C60F8">
            <w:pPr>
              <w:jc w:val="center"/>
              <w:rPr>
                <w:sz w:val="18"/>
                <w:szCs w:val="18"/>
              </w:rPr>
            </w:pPr>
            <w:r>
              <w:rPr>
                <w:sz w:val="18"/>
                <w:szCs w:val="18"/>
              </w:rPr>
              <w:t>4.0</w:t>
            </w:r>
          </w:p>
        </w:tc>
        <w:tc>
          <w:tcPr>
            <w:tcW w:w="1116" w:type="dxa"/>
            <w:vAlign w:val="center"/>
          </w:tcPr>
          <w:p w14:paraId="0000031B" w14:textId="77777777" w:rsidR="002045CD" w:rsidRDefault="005C60F8">
            <w:pPr>
              <w:jc w:val="center"/>
              <w:rPr>
                <w:sz w:val="18"/>
                <w:szCs w:val="18"/>
              </w:rPr>
            </w:pPr>
            <w:r>
              <w:rPr>
                <w:sz w:val="18"/>
                <w:szCs w:val="18"/>
              </w:rPr>
              <w:t>5.5</w:t>
            </w:r>
          </w:p>
        </w:tc>
        <w:tc>
          <w:tcPr>
            <w:tcW w:w="1116" w:type="dxa"/>
            <w:vAlign w:val="center"/>
          </w:tcPr>
          <w:p w14:paraId="0000031C" w14:textId="77777777" w:rsidR="002045CD" w:rsidRDefault="005C60F8">
            <w:pPr>
              <w:jc w:val="center"/>
              <w:rPr>
                <w:sz w:val="18"/>
                <w:szCs w:val="18"/>
              </w:rPr>
            </w:pPr>
            <w:r>
              <w:rPr>
                <w:sz w:val="18"/>
                <w:szCs w:val="18"/>
              </w:rPr>
              <w:t>8.0</w:t>
            </w:r>
          </w:p>
        </w:tc>
        <w:tc>
          <w:tcPr>
            <w:tcW w:w="1111" w:type="dxa"/>
            <w:vAlign w:val="center"/>
          </w:tcPr>
          <w:p w14:paraId="0000031D" w14:textId="77777777" w:rsidR="002045CD" w:rsidRDefault="005C60F8">
            <w:pPr>
              <w:jc w:val="center"/>
              <w:rPr>
                <w:sz w:val="18"/>
                <w:szCs w:val="18"/>
              </w:rPr>
            </w:pPr>
            <w:r>
              <w:rPr>
                <w:sz w:val="18"/>
                <w:szCs w:val="18"/>
              </w:rPr>
              <w:t>14.8</w:t>
            </w:r>
          </w:p>
        </w:tc>
      </w:tr>
      <w:tr w:rsidR="002045CD" w14:paraId="5DD9F802" w14:textId="77777777">
        <w:trPr>
          <w:trHeight w:val="240"/>
        </w:trPr>
        <w:tc>
          <w:tcPr>
            <w:tcW w:w="2325" w:type="dxa"/>
            <w:vAlign w:val="center"/>
          </w:tcPr>
          <w:p w14:paraId="0000031E" w14:textId="77777777" w:rsidR="002045CD" w:rsidRDefault="005C60F8">
            <w:pPr>
              <w:jc w:val="center"/>
              <w:rPr>
                <w:sz w:val="18"/>
                <w:szCs w:val="18"/>
              </w:rPr>
            </w:pPr>
            <w:sdt>
              <w:sdtPr>
                <w:tag w:val="goog_rdk_37"/>
                <w:id w:val="-1444674874"/>
              </w:sdtPr>
              <w:sdtContent>
                <w:commentRangeStart w:id="57"/>
              </w:sdtContent>
            </w:sdt>
            <w:r>
              <w:rPr>
                <w:sz w:val="18"/>
                <w:szCs w:val="18"/>
              </w:rPr>
              <w:t>Nebraska</w:t>
            </w:r>
          </w:p>
        </w:tc>
        <w:commentRangeEnd w:id="57"/>
        <w:tc>
          <w:tcPr>
            <w:tcW w:w="1116" w:type="dxa"/>
            <w:vAlign w:val="center"/>
          </w:tcPr>
          <w:p w14:paraId="0000031F" w14:textId="77777777" w:rsidR="002045CD" w:rsidRDefault="005C60F8">
            <w:pPr>
              <w:jc w:val="center"/>
              <w:rPr>
                <w:sz w:val="18"/>
                <w:szCs w:val="18"/>
              </w:rPr>
            </w:pPr>
            <w:r>
              <w:commentReference w:id="57"/>
            </w:r>
            <w:r>
              <w:rPr>
                <w:sz w:val="18"/>
                <w:szCs w:val="18"/>
              </w:rPr>
              <w:t>8.6</w:t>
            </w:r>
          </w:p>
        </w:tc>
        <w:tc>
          <w:tcPr>
            <w:tcW w:w="1116" w:type="dxa"/>
            <w:vAlign w:val="center"/>
          </w:tcPr>
          <w:p w14:paraId="00000320" w14:textId="77777777" w:rsidR="002045CD" w:rsidRDefault="005C60F8">
            <w:pPr>
              <w:jc w:val="center"/>
              <w:rPr>
                <w:sz w:val="18"/>
                <w:szCs w:val="18"/>
              </w:rPr>
            </w:pPr>
            <w:r>
              <w:rPr>
                <w:sz w:val="18"/>
                <w:szCs w:val="18"/>
              </w:rPr>
              <w:t>3.0</w:t>
            </w:r>
          </w:p>
        </w:tc>
        <w:tc>
          <w:tcPr>
            <w:tcW w:w="1116" w:type="dxa"/>
            <w:vAlign w:val="center"/>
          </w:tcPr>
          <w:p w14:paraId="00000321" w14:textId="77777777" w:rsidR="002045CD" w:rsidRDefault="005C60F8">
            <w:pPr>
              <w:jc w:val="center"/>
              <w:rPr>
                <w:sz w:val="18"/>
                <w:szCs w:val="18"/>
              </w:rPr>
            </w:pPr>
            <w:r>
              <w:rPr>
                <w:sz w:val="18"/>
                <w:szCs w:val="18"/>
              </w:rPr>
              <w:t>5.2</w:t>
            </w:r>
          </w:p>
        </w:tc>
        <w:tc>
          <w:tcPr>
            <w:tcW w:w="1116" w:type="dxa"/>
            <w:vAlign w:val="center"/>
          </w:tcPr>
          <w:p w14:paraId="00000322" w14:textId="77777777" w:rsidR="002045CD" w:rsidRDefault="005C60F8">
            <w:pPr>
              <w:jc w:val="center"/>
              <w:rPr>
                <w:sz w:val="18"/>
                <w:szCs w:val="18"/>
              </w:rPr>
            </w:pPr>
            <w:r>
              <w:rPr>
                <w:sz w:val="18"/>
                <w:szCs w:val="18"/>
              </w:rPr>
              <w:t>7.7</w:t>
            </w:r>
          </w:p>
        </w:tc>
        <w:tc>
          <w:tcPr>
            <w:tcW w:w="1116" w:type="dxa"/>
            <w:vAlign w:val="center"/>
          </w:tcPr>
          <w:p w14:paraId="00000323" w14:textId="77777777" w:rsidR="002045CD" w:rsidRDefault="005C60F8">
            <w:pPr>
              <w:jc w:val="center"/>
              <w:rPr>
                <w:sz w:val="18"/>
                <w:szCs w:val="18"/>
              </w:rPr>
            </w:pPr>
            <w:r>
              <w:rPr>
                <w:sz w:val="18"/>
                <w:szCs w:val="18"/>
              </w:rPr>
              <w:t>11.1</w:t>
            </w:r>
          </w:p>
        </w:tc>
        <w:tc>
          <w:tcPr>
            <w:tcW w:w="1111" w:type="dxa"/>
            <w:vAlign w:val="center"/>
          </w:tcPr>
          <w:p w14:paraId="00000324" w14:textId="77777777" w:rsidR="002045CD" w:rsidRDefault="005C60F8">
            <w:pPr>
              <w:jc w:val="center"/>
              <w:rPr>
                <w:sz w:val="18"/>
                <w:szCs w:val="18"/>
              </w:rPr>
            </w:pPr>
            <w:r>
              <w:rPr>
                <w:sz w:val="18"/>
                <w:szCs w:val="18"/>
              </w:rPr>
              <w:t>26.5</w:t>
            </w:r>
          </w:p>
        </w:tc>
      </w:tr>
      <w:tr w:rsidR="002045CD" w14:paraId="20794560" w14:textId="77777777">
        <w:trPr>
          <w:trHeight w:val="240"/>
        </w:trPr>
        <w:tc>
          <w:tcPr>
            <w:tcW w:w="2325" w:type="dxa"/>
            <w:vAlign w:val="center"/>
          </w:tcPr>
          <w:p w14:paraId="00000325" w14:textId="77777777" w:rsidR="002045CD" w:rsidRDefault="005C60F8">
            <w:pPr>
              <w:jc w:val="center"/>
              <w:rPr>
                <w:sz w:val="18"/>
                <w:szCs w:val="18"/>
              </w:rPr>
            </w:pPr>
            <w:sdt>
              <w:sdtPr>
                <w:tag w:val="goog_rdk_38"/>
                <w:id w:val="471339093"/>
              </w:sdtPr>
              <w:sdtContent>
                <w:commentRangeStart w:id="58"/>
              </w:sdtContent>
            </w:sdt>
            <w:r>
              <w:rPr>
                <w:sz w:val="18"/>
                <w:szCs w:val="18"/>
              </w:rPr>
              <w:t>Nevada</w:t>
            </w:r>
          </w:p>
        </w:tc>
        <w:commentRangeEnd w:id="58"/>
        <w:tc>
          <w:tcPr>
            <w:tcW w:w="1116" w:type="dxa"/>
            <w:vAlign w:val="center"/>
          </w:tcPr>
          <w:p w14:paraId="00000326" w14:textId="77777777" w:rsidR="002045CD" w:rsidRDefault="005C60F8">
            <w:pPr>
              <w:jc w:val="center"/>
              <w:rPr>
                <w:sz w:val="18"/>
                <w:szCs w:val="18"/>
              </w:rPr>
            </w:pPr>
            <w:r>
              <w:commentReference w:id="58"/>
            </w:r>
            <w:r>
              <w:rPr>
                <w:sz w:val="18"/>
                <w:szCs w:val="18"/>
              </w:rPr>
              <w:t>15.9</w:t>
            </w:r>
          </w:p>
        </w:tc>
        <w:tc>
          <w:tcPr>
            <w:tcW w:w="1116" w:type="dxa"/>
            <w:vAlign w:val="center"/>
          </w:tcPr>
          <w:p w14:paraId="00000327" w14:textId="77777777" w:rsidR="002045CD" w:rsidRDefault="005C60F8">
            <w:pPr>
              <w:jc w:val="center"/>
              <w:rPr>
                <w:sz w:val="18"/>
                <w:szCs w:val="18"/>
              </w:rPr>
            </w:pPr>
            <w:r>
              <w:rPr>
                <w:sz w:val="18"/>
                <w:szCs w:val="18"/>
              </w:rPr>
              <w:t>5.5</w:t>
            </w:r>
          </w:p>
        </w:tc>
        <w:tc>
          <w:tcPr>
            <w:tcW w:w="1116" w:type="dxa"/>
            <w:vAlign w:val="center"/>
          </w:tcPr>
          <w:p w14:paraId="00000328" w14:textId="77777777" w:rsidR="002045CD" w:rsidRDefault="005C60F8">
            <w:pPr>
              <w:jc w:val="center"/>
              <w:rPr>
                <w:sz w:val="18"/>
                <w:szCs w:val="18"/>
              </w:rPr>
            </w:pPr>
            <w:r>
              <w:rPr>
                <w:sz w:val="18"/>
                <w:szCs w:val="18"/>
              </w:rPr>
              <w:t>10.5</w:t>
            </w:r>
          </w:p>
        </w:tc>
        <w:tc>
          <w:tcPr>
            <w:tcW w:w="1116" w:type="dxa"/>
            <w:vAlign w:val="center"/>
          </w:tcPr>
          <w:p w14:paraId="00000329" w14:textId="77777777" w:rsidR="002045CD" w:rsidRDefault="005C60F8">
            <w:pPr>
              <w:jc w:val="center"/>
              <w:rPr>
                <w:sz w:val="18"/>
                <w:szCs w:val="18"/>
              </w:rPr>
            </w:pPr>
            <w:r>
              <w:rPr>
                <w:sz w:val="18"/>
                <w:szCs w:val="18"/>
              </w:rPr>
              <w:t>14.7</w:t>
            </w:r>
          </w:p>
        </w:tc>
        <w:tc>
          <w:tcPr>
            <w:tcW w:w="1116" w:type="dxa"/>
            <w:vAlign w:val="center"/>
          </w:tcPr>
          <w:p w14:paraId="0000032A" w14:textId="77777777" w:rsidR="002045CD" w:rsidRDefault="005C60F8">
            <w:pPr>
              <w:jc w:val="center"/>
              <w:rPr>
                <w:sz w:val="18"/>
                <w:szCs w:val="18"/>
              </w:rPr>
            </w:pPr>
            <w:r>
              <w:rPr>
                <w:sz w:val="18"/>
                <w:szCs w:val="18"/>
              </w:rPr>
              <w:t>20.8</w:t>
            </w:r>
          </w:p>
        </w:tc>
        <w:tc>
          <w:tcPr>
            <w:tcW w:w="1111" w:type="dxa"/>
            <w:vAlign w:val="center"/>
          </w:tcPr>
          <w:p w14:paraId="0000032B" w14:textId="77777777" w:rsidR="002045CD" w:rsidRDefault="005C60F8">
            <w:pPr>
              <w:jc w:val="center"/>
              <w:rPr>
                <w:sz w:val="18"/>
                <w:szCs w:val="18"/>
              </w:rPr>
            </w:pPr>
            <w:r>
              <w:rPr>
                <w:sz w:val="18"/>
                <w:szCs w:val="18"/>
              </w:rPr>
              <w:t>35.2</w:t>
            </w:r>
          </w:p>
        </w:tc>
      </w:tr>
      <w:tr w:rsidR="002045CD" w14:paraId="5A4823D7" w14:textId="77777777">
        <w:trPr>
          <w:trHeight w:val="240"/>
        </w:trPr>
        <w:tc>
          <w:tcPr>
            <w:tcW w:w="2325" w:type="dxa"/>
            <w:vAlign w:val="center"/>
          </w:tcPr>
          <w:p w14:paraId="0000032C" w14:textId="77777777" w:rsidR="002045CD" w:rsidRDefault="005C60F8">
            <w:pPr>
              <w:jc w:val="center"/>
              <w:rPr>
                <w:sz w:val="18"/>
                <w:szCs w:val="18"/>
              </w:rPr>
            </w:pPr>
            <w:sdt>
              <w:sdtPr>
                <w:tag w:val="goog_rdk_39"/>
                <w:id w:val="-825361752"/>
              </w:sdtPr>
              <w:sdtContent>
                <w:commentRangeStart w:id="59"/>
              </w:sdtContent>
            </w:sdt>
            <w:r>
              <w:rPr>
                <w:sz w:val="18"/>
                <w:szCs w:val="18"/>
              </w:rPr>
              <w:t>New Hampshire</w:t>
            </w:r>
          </w:p>
        </w:tc>
        <w:commentRangeEnd w:id="59"/>
        <w:tc>
          <w:tcPr>
            <w:tcW w:w="1116" w:type="dxa"/>
            <w:vAlign w:val="center"/>
          </w:tcPr>
          <w:p w14:paraId="0000032D" w14:textId="77777777" w:rsidR="002045CD" w:rsidRDefault="005C60F8">
            <w:pPr>
              <w:jc w:val="center"/>
              <w:rPr>
                <w:sz w:val="18"/>
                <w:szCs w:val="18"/>
              </w:rPr>
            </w:pPr>
            <w:r>
              <w:commentReference w:id="59"/>
            </w:r>
            <w:r>
              <w:rPr>
                <w:sz w:val="18"/>
                <w:szCs w:val="18"/>
              </w:rPr>
              <w:t>9.1</w:t>
            </w:r>
          </w:p>
        </w:tc>
        <w:tc>
          <w:tcPr>
            <w:tcW w:w="1116" w:type="dxa"/>
            <w:vAlign w:val="center"/>
          </w:tcPr>
          <w:p w14:paraId="0000032E" w14:textId="77777777" w:rsidR="002045CD" w:rsidRDefault="005C60F8">
            <w:pPr>
              <w:jc w:val="center"/>
              <w:rPr>
                <w:sz w:val="18"/>
                <w:szCs w:val="18"/>
              </w:rPr>
            </w:pPr>
            <w:r>
              <w:rPr>
                <w:sz w:val="18"/>
                <w:szCs w:val="18"/>
              </w:rPr>
              <w:t>5.0</w:t>
            </w:r>
          </w:p>
        </w:tc>
        <w:tc>
          <w:tcPr>
            <w:tcW w:w="1116" w:type="dxa"/>
            <w:vAlign w:val="center"/>
          </w:tcPr>
          <w:p w14:paraId="0000032F" w14:textId="77777777" w:rsidR="002045CD" w:rsidRDefault="005C60F8">
            <w:pPr>
              <w:jc w:val="center"/>
              <w:rPr>
                <w:sz w:val="18"/>
                <w:szCs w:val="18"/>
              </w:rPr>
            </w:pPr>
            <w:r>
              <w:rPr>
                <w:sz w:val="18"/>
                <w:szCs w:val="18"/>
              </w:rPr>
              <w:t>7.4</w:t>
            </w:r>
          </w:p>
        </w:tc>
        <w:tc>
          <w:tcPr>
            <w:tcW w:w="1116" w:type="dxa"/>
            <w:vAlign w:val="center"/>
          </w:tcPr>
          <w:p w14:paraId="00000330" w14:textId="77777777" w:rsidR="002045CD" w:rsidRDefault="005C60F8">
            <w:pPr>
              <w:jc w:val="center"/>
              <w:rPr>
                <w:sz w:val="18"/>
                <w:szCs w:val="18"/>
              </w:rPr>
            </w:pPr>
            <w:r>
              <w:rPr>
                <w:sz w:val="18"/>
                <w:szCs w:val="18"/>
              </w:rPr>
              <w:t>8.4</w:t>
            </w:r>
          </w:p>
        </w:tc>
        <w:tc>
          <w:tcPr>
            <w:tcW w:w="1116" w:type="dxa"/>
            <w:vAlign w:val="center"/>
          </w:tcPr>
          <w:p w14:paraId="00000331" w14:textId="77777777" w:rsidR="002045CD" w:rsidRDefault="005C60F8">
            <w:pPr>
              <w:jc w:val="center"/>
              <w:rPr>
                <w:sz w:val="18"/>
                <w:szCs w:val="18"/>
              </w:rPr>
            </w:pPr>
            <w:r>
              <w:rPr>
                <w:sz w:val="18"/>
                <w:szCs w:val="18"/>
              </w:rPr>
              <w:t>10.3</w:t>
            </w:r>
          </w:p>
        </w:tc>
        <w:tc>
          <w:tcPr>
            <w:tcW w:w="1111" w:type="dxa"/>
            <w:vAlign w:val="center"/>
          </w:tcPr>
          <w:p w14:paraId="00000332" w14:textId="77777777" w:rsidR="002045CD" w:rsidRDefault="005C60F8">
            <w:pPr>
              <w:jc w:val="center"/>
              <w:rPr>
                <w:sz w:val="18"/>
                <w:szCs w:val="18"/>
              </w:rPr>
            </w:pPr>
            <w:r>
              <w:rPr>
                <w:sz w:val="18"/>
                <w:szCs w:val="18"/>
              </w:rPr>
              <w:t>20.2</w:t>
            </w:r>
          </w:p>
        </w:tc>
      </w:tr>
      <w:tr w:rsidR="002045CD" w14:paraId="11426356" w14:textId="77777777">
        <w:trPr>
          <w:trHeight w:val="240"/>
        </w:trPr>
        <w:tc>
          <w:tcPr>
            <w:tcW w:w="2325" w:type="dxa"/>
            <w:vAlign w:val="center"/>
          </w:tcPr>
          <w:p w14:paraId="00000333" w14:textId="77777777" w:rsidR="002045CD" w:rsidRDefault="005C60F8">
            <w:pPr>
              <w:jc w:val="center"/>
              <w:rPr>
                <w:sz w:val="18"/>
                <w:szCs w:val="18"/>
              </w:rPr>
            </w:pPr>
            <w:sdt>
              <w:sdtPr>
                <w:tag w:val="goog_rdk_40"/>
                <w:id w:val="958914473"/>
              </w:sdtPr>
              <w:sdtContent>
                <w:commentRangeStart w:id="60"/>
              </w:sdtContent>
            </w:sdt>
            <w:r>
              <w:rPr>
                <w:sz w:val="18"/>
                <w:szCs w:val="18"/>
              </w:rPr>
              <w:t>New Jersey</w:t>
            </w:r>
          </w:p>
        </w:tc>
        <w:commentRangeEnd w:id="60"/>
        <w:tc>
          <w:tcPr>
            <w:tcW w:w="1116" w:type="dxa"/>
            <w:vAlign w:val="center"/>
          </w:tcPr>
          <w:p w14:paraId="00000334" w14:textId="77777777" w:rsidR="002045CD" w:rsidRDefault="005C60F8">
            <w:pPr>
              <w:jc w:val="center"/>
              <w:rPr>
                <w:sz w:val="18"/>
                <w:szCs w:val="18"/>
              </w:rPr>
            </w:pPr>
            <w:r>
              <w:commentReference w:id="60"/>
            </w:r>
            <w:r>
              <w:rPr>
                <w:sz w:val="18"/>
                <w:szCs w:val="18"/>
              </w:rPr>
              <w:t>21.0</w:t>
            </w:r>
          </w:p>
        </w:tc>
        <w:tc>
          <w:tcPr>
            <w:tcW w:w="1116" w:type="dxa"/>
            <w:vAlign w:val="center"/>
          </w:tcPr>
          <w:p w14:paraId="00000335" w14:textId="77777777" w:rsidR="002045CD" w:rsidRDefault="005C60F8">
            <w:pPr>
              <w:jc w:val="center"/>
              <w:rPr>
                <w:sz w:val="18"/>
                <w:szCs w:val="18"/>
              </w:rPr>
            </w:pPr>
            <w:r>
              <w:rPr>
                <w:sz w:val="18"/>
                <w:szCs w:val="18"/>
              </w:rPr>
              <w:t>7.1</w:t>
            </w:r>
          </w:p>
        </w:tc>
        <w:tc>
          <w:tcPr>
            <w:tcW w:w="1116" w:type="dxa"/>
            <w:vAlign w:val="center"/>
          </w:tcPr>
          <w:p w14:paraId="00000336" w14:textId="77777777" w:rsidR="002045CD" w:rsidRDefault="005C60F8">
            <w:pPr>
              <w:jc w:val="center"/>
              <w:rPr>
                <w:sz w:val="18"/>
                <w:szCs w:val="18"/>
              </w:rPr>
            </w:pPr>
            <w:r>
              <w:rPr>
                <w:sz w:val="18"/>
                <w:szCs w:val="18"/>
              </w:rPr>
              <w:t>15.8</w:t>
            </w:r>
          </w:p>
        </w:tc>
        <w:tc>
          <w:tcPr>
            <w:tcW w:w="1116" w:type="dxa"/>
            <w:vAlign w:val="center"/>
          </w:tcPr>
          <w:p w14:paraId="00000337" w14:textId="77777777" w:rsidR="002045CD" w:rsidRDefault="005C60F8">
            <w:pPr>
              <w:jc w:val="center"/>
              <w:rPr>
                <w:sz w:val="18"/>
                <w:szCs w:val="18"/>
              </w:rPr>
            </w:pPr>
            <w:r>
              <w:rPr>
                <w:sz w:val="18"/>
                <w:szCs w:val="18"/>
              </w:rPr>
              <w:t>20.2</w:t>
            </w:r>
          </w:p>
        </w:tc>
        <w:tc>
          <w:tcPr>
            <w:tcW w:w="1116" w:type="dxa"/>
            <w:vAlign w:val="center"/>
          </w:tcPr>
          <w:p w14:paraId="00000338" w14:textId="77777777" w:rsidR="002045CD" w:rsidRDefault="005C60F8">
            <w:pPr>
              <w:jc w:val="center"/>
              <w:rPr>
                <w:sz w:val="18"/>
                <w:szCs w:val="18"/>
              </w:rPr>
            </w:pPr>
            <w:r>
              <w:rPr>
                <w:sz w:val="18"/>
                <w:szCs w:val="18"/>
              </w:rPr>
              <w:t>25.7</w:t>
            </w:r>
          </w:p>
        </w:tc>
        <w:tc>
          <w:tcPr>
            <w:tcW w:w="1111" w:type="dxa"/>
            <w:vAlign w:val="center"/>
          </w:tcPr>
          <w:p w14:paraId="00000339" w14:textId="77777777" w:rsidR="002045CD" w:rsidRDefault="005C60F8">
            <w:pPr>
              <w:jc w:val="center"/>
              <w:rPr>
                <w:sz w:val="18"/>
                <w:szCs w:val="18"/>
              </w:rPr>
            </w:pPr>
            <w:r>
              <w:rPr>
                <w:sz w:val="18"/>
                <w:szCs w:val="18"/>
              </w:rPr>
              <w:t>48.1</w:t>
            </w:r>
          </w:p>
        </w:tc>
      </w:tr>
      <w:tr w:rsidR="002045CD" w14:paraId="5AE3E7E1" w14:textId="77777777">
        <w:trPr>
          <w:trHeight w:val="240"/>
        </w:trPr>
        <w:tc>
          <w:tcPr>
            <w:tcW w:w="2325" w:type="dxa"/>
            <w:vAlign w:val="center"/>
          </w:tcPr>
          <w:p w14:paraId="0000033A" w14:textId="77777777" w:rsidR="002045CD" w:rsidRDefault="005C60F8">
            <w:pPr>
              <w:jc w:val="center"/>
              <w:rPr>
                <w:sz w:val="18"/>
                <w:szCs w:val="18"/>
              </w:rPr>
            </w:pPr>
            <w:sdt>
              <w:sdtPr>
                <w:tag w:val="goog_rdk_41"/>
                <w:id w:val="1976719601"/>
              </w:sdtPr>
              <w:sdtContent>
                <w:commentRangeStart w:id="61"/>
              </w:sdtContent>
            </w:sdt>
            <w:r>
              <w:rPr>
                <w:sz w:val="18"/>
                <w:szCs w:val="18"/>
              </w:rPr>
              <w:t>New Mexico</w:t>
            </w:r>
          </w:p>
        </w:tc>
        <w:commentRangeEnd w:id="61"/>
        <w:tc>
          <w:tcPr>
            <w:tcW w:w="1116" w:type="dxa"/>
            <w:vAlign w:val="center"/>
          </w:tcPr>
          <w:p w14:paraId="0000033B" w14:textId="77777777" w:rsidR="002045CD" w:rsidRDefault="005C60F8">
            <w:pPr>
              <w:jc w:val="center"/>
              <w:rPr>
                <w:sz w:val="18"/>
                <w:szCs w:val="18"/>
              </w:rPr>
            </w:pPr>
            <w:r>
              <w:commentReference w:id="61"/>
            </w:r>
            <w:r>
              <w:rPr>
                <w:sz w:val="18"/>
                <w:szCs w:val="18"/>
              </w:rPr>
              <w:t>12.1</w:t>
            </w:r>
          </w:p>
        </w:tc>
        <w:tc>
          <w:tcPr>
            <w:tcW w:w="1116" w:type="dxa"/>
            <w:vAlign w:val="center"/>
          </w:tcPr>
          <w:p w14:paraId="0000033C" w14:textId="77777777" w:rsidR="002045CD" w:rsidRDefault="005C60F8">
            <w:pPr>
              <w:jc w:val="center"/>
              <w:rPr>
                <w:sz w:val="18"/>
                <w:szCs w:val="18"/>
              </w:rPr>
            </w:pPr>
            <w:r>
              <w:rPr>
                <w:sz w:val="18"/>
                <w:szCs w:val="18"/>
              </w:rPr>
              <w:t>4.7</w:t>
            </w:r>
          </w:p>
        </w:tc>
        <w:tc>
          <w:tcPr>
            <w:tcW w:w="1116" w:type="dxa"/>
            <w:vAlign w:val="center"/>
          </w:tcPr>
          <w:p w14:paraId="0000033D" w14:textId="77777777" w:rsidR="002045CD" w:rsidRDefault="005C60F8">
            <w:pPr>
              <w:jc w:val="center"/>
              <w:rPr>
                <w:sz w:val="18"/>
                <w:szCs w:val="18"/>
              </w:rPr>
            </w:pPr>
            <w:r>
              <w:rPr>
                <w:sz w:val="18"/>
                <w:szCs w:val="18"/>
              </w:rPr>
              <w:t>7.9</w:t>
            </w:r>
          </w:p>
        </w:tc>
        <w:tc>
          <w:tcPr>
            <w:tcW w:w="1116" w:type="dxa"/>
            <w:vAlign w:val="center"/>
          </w:tcPr>
          <w:p w14:paraId="0000033E" w14:textId="77777777" w:rsidR="002045CD" w:rsidRDefault="005C60F8">
            <w:pPr>
              <w:jc w:val="center"/>
              <w:rPr>
                <w:sz w:val="18"/>
                <w:szCs w:val="18"/>
              </w:rPr>
            </w:pPr>
            <w:r>
              <w:rPr>
                <w:sz w:val="18"/>
                <w:szCs w:val="18"/>
              </w:rPr>
              <w:t>11.0</w:t>
            </w:r>
          </w:p>
        </w:tc>
        <w:tc>
          <w:tcPr>
            <w:tcW w:w="1116" w:type="dxa"/>
            <w:vAlign w:val="center"/>
          </w:tcPr>
          <w:p w14:paraId="0000033F" w14:textId="77777777" w:rsidR="002045CD" w:rsidRDefault="005C60F8">
            <w:pPr>
              <w:jc w:val="center"/>
              <w:rPr>
                <w:sz w:val="18"/>
                <w:szCs w:val="18"/>
              </w:rPr>
            </w:pPr>
            <w:r>
              <w:rPr>
                <w:sz w:val="18"/>
                <w:szCs w:val="18"/>
              </w:rPr>
              <w:t>14.8</w:t>
            </w:r>
          </w:p>
        </w:tc>
        <w:tc>
          <w:tcPr>
            <w:tcW w:w="1111" w:type="dxa"/>
            <w:vAlign w:val="center"/>
          </w:tcPr>
          <w:p w14:paraId="00000340" w14:textId="77777777" w:rsidR="002045CD" w:rsidRDefault="005C60F8">
            <w:pPr>
              <w:jc w:val="center"/>
              <w:rPr>
                <w:sz w:val="18"/>
                <w:szCs w:val="18"/>
              </w:rPr>
            </w:pPr>
            <w:r>
              <w:rPr>
                <w:sz w:val="18"/>
                <w:szCs w:val="18"/>
              </w:rPr>
              <w:t>35.0</w:t>
            </w:r>
          </w:p>
        </w:tc>
      </w:tr>
      <w:tr w:rsidR="002045CD" w14:paraId="1054C387" w14:textId="77777777">
        <w:trPr>
          <w:trHeight w:val="240"/>
        </w:trPr>
        <w:tc>
          <w:tcPr>
            <w:tcW w:w="2325" w:type="dxa"/>
            <w:vAlign w:val="center"/>
          </w:tcPr>
          <w:p w14:paraId="00000341" w14:textId="77777777" w:rsidR="002045CD" w:rsidRDefault="005C60F8">
            <w:pPr>
              <w:jc w:val="center"/>
              <w:rPr>
                <w:sz w:val="18"/>
                <w:szCs w:val="18"/>
              </w:rPr>
            </w:pPr>
            <w:sdt>
              <w:sdtPr>
                <w:tag w:val="goog_rdk_42"/>
                <w:id w:val="-393823060"/>
              </w:sdtPr>
              <w:sdtContent>
                <w:commentRangeStart w:id="62"/>
              </w:sdtContent>
            </w:sdt>
            <w:r>
              <w:rPr>
                <w:sz w:val="18"/>
                <w:szCs w:val="18"/>
              </w:rPr>
              <w:t>New York</w:t>
            </w:r>
          </w:p>
        </w:tc>
        <w:commentRangeEnd w:id="62"/>
        <w:tc>
          <w:tcPr>
            <w:tcW w:w="1116" w:type="dxa"/>
            <w:vAlign w:val="center"/>
          </w:tcPr>
          <w:p w14:paraId="00000342" w14:textId="77777777" w:rsidR="002045CD" w:rsidRDefault="005C60F8">
            <w:pPr>
              <w:jc w:val="center"/>
              <w:rPr>
                <w:sz w:val="18"/>
                <w:szCs w:val="18"/>
              </w:rPr>
            </w:pPr>
            <w:r>
              <w:commentReference w:id="62"/>
            </w:r>
            <w:r>
              <w:rPr>
                <w:sz w:val="18"/>
                <w:szCs w:val="18"/>
              </w:rPr>
              <w:t>16.6</w:t>
            </w:r>
          </w:p>
        </w:tc>
        <w:tc>
          <w:tcPr>
            <w:tcW w:w="1116" w:type="dxa"/>
            <w:vAlign w:val="center"/>
          </w:tcPr>
          <w:p w14:paraId="00000343" w14:textId="77777777" w:rsidR="002045CD" w:rsidRDefault="005C60F8">
            <w:pPr>
              <w:jc w:val="center"/>
              <w:rPr>
                <w:sz w:val="18"/>
                <w:szCs w:val="18"/>
              </w:rPr>
            </w:pPr>
            <w:r>
              <w:rPr>
                <w:sz w:val="18"/>
                <w:szCs w:val="18"/>
              </w:rPr>
              <w:t>3.2</w:t>
            </w:r>
          </w:p>
        </w:tc>
        <w:tc>
          <w:tcPr>
            <w:tcW w:w="1116" w:type="dxa"/>
            <w:vAlign w:val="center"/>
          </w:tcPr>
          <w:p w14:paraId="00000344" w14:textId="77777777" w:rsidR="002045CD" w:rsidRDefault="005C60F8">
            <w:pPr>
              <w:jc w:val="center"/>
              <w:rPr>
                <w:sz w:val="18"/>
                <w:szCs w:val="18"/>
              </w:rPr>
            </w:pPr>
            <w:r>
              <w:rPr>
                <w:sz w:val="18"/>
                <w:szCs w:val="18"/>
              </w:rPr>
              <w:t>8.3</w:t>
            </w:r>
          </w:p>
        </w:tc>
        <w:tc>
          <w:tcPr>
            <w:tcW w:w="1116" w:type="dxa"/>
            <w:vAlign w:val="center"/>
          </w:tcPr>
          <w:p w14:paraId="00000345" w14:textId="77777777" w:rsidR="002045CD" w:rsidRDefault="005C60F8">
            <w:pPr>
              <w:jc w:val="center"/>
              <w:rPr>
                <w:sz w:val="18"/>
                <w:szCs w:val="18"/>
              </w:rPr>
            </w:pPr>
            <w:r>
              <w:rPr>
                <w:sz w:val="18"/>
                <w:szCs w:val="18"/>
              </w:rPr>
              <w:t>12.4</w:t>
            </w:r>
          </w:p>
        </w:tc>
        <w:tc>
          <w:tcPr>
            <w:tcW w:w="1116" w:type="dxa"/>
            <w:vAlign w:val="center"/>
          </w:tcPr>
          <w:p w14:paraId="00000346" w14:textId="77777777" w:rsidR="002045CD" w:rsidRDefault="005C60F8">
            <w:pPr>
              <w:jc w:val="center"/>
              <w:rPr>
                <w:sz w:val="18"/>
                <w:szCs w:val="18"/>
              </w:rPr>
            </w:pPr>
            <w:r>
              <w:rPr>
                <w:sz w:val="18"/>
                <w:szCs w:val="18"/>
              </w:rPr>
              <w:t>23.9</w:t>
            </w:r>
          </w:p>
        </w:tc>
        <w:tc>
          <w:tcPr>
            <w:tcW w:w="1111" w:type="dxa"/>
            <w:vAlign w:val="center"/>
          </w:tcPr>
          <w:p w14:paraId="00000347" w14:textId="77777777" w:rsidR="002045CD" w:rsidRDefault="005C60F8">
            <w:pPr>
              <w:jc w:val="center"/>
              <w:rPr>
                <w:sz w:val="18"/>
                <w:szCs w:val="18"/>
              </w:rPr>
            </w:pPr>
            <w:r>
              <w:rPr>
                <w:sz w:val="18"/>
                <w:szCs w:val="18"/>
              </w:rPr>
              <w:t>48.7</w:t>
            </w:r>
          </w:p>
        </w:tc>
      </w:tr>
      <w:tr w:rsidR="002045CD" w14:paraId="02BF73D9" w14:textId="77777777">
        <w:trPr>
          <w:trHeight w:val="240"/>
        </w:trPr>
        <w:tc>
          <w:tcPr>
            <w:tcW w:w="2325" w:type="dxa"/>
            <w:vAlign w:val="center"/>
          </w:tcPr>
          <w:p w14:paraId="00000348" w14:textId="77777777" w:rsidR="002045CD" w:rsidRDefault="005C60F8">
            <w:pPr>
              <w:jc w:val="center"/>
              <w:rPr>
                <w:sz w:val="18"/>
                <w:szCs w:val="18"/>
              </w:rPr>
            </w:pPr>
            <w:sdt>
              <w:sdtPr>
                <w:tag w:val="goog_rdk_43"/>
                <w:id w:val="1035696284"/>
              </w:sdtPr>
              <w:sdtContent>
                <w:commentRangeStart w:id="63"/>
              </w:sdtContent>
            </w:sdt>
            <w:r>
              <w:rPr>
                <w:sz w:val="18"/>
                <w:szCs w:val="18"/>
              </w:rPr>
              <w:t>North Carolina</w:t>
            </w:r>
          </w:p>
        </w:tc>
        <w:commentRangeEnd w:id="63"/>
        <w:tc>
          <w:tcPr>
            <w:tcW w:w="1116" w:type="dxa"/>
            <w:vAlign w:val="center"/>
          </w:tcPr>
          <w:p w14:paraId="00000349" w14:textId="77777777" w:rsidR="002045CD" w:rsidRDefault="005C60F8">
            <w:pPr>
              <w:jc w:val="center"/>
              <w:rPr>
                <w:sz w:val="18"/>
                <w:szCs w:val="18"/>
              </w:rPr>
            </w:pPr>
            <w:r>
              <w:commentReference w:id="63"/>
            </w:r>
            <w:r>
              <w:rPr>
                <w:sz w:val="18"/>
                <w:szCs w:val="18"/>
              </w:rPr>
              <w:t>11.0</w:t>
            </w:r>
          </w:p>
        </w:tc>
        <w:tc>
          <w:tcPr>
            <w:tcW w:w="1116" w:type="dxa"/>
            <w:vAlign w:val="center"/>
          </w:tcPr>
          <w:p w14:paraId="0000034A" w14:textId="77777777" w:rsidR="002045CD" w:rsidRDefault="005C60F8">
            <w:pPr>
              <w:jc w:val="center"/>
              <w:rPr>
                <w:sz w:val="18"/>
                <w:szCs w:val="18"/>
              </w:rPr>
            </w:pPr>
            <w:r>
              <w:rPr>
                <w:sz w:val="18"/>
                <w:szCs w:val="18"/>
              </w:rPr>
              <w:t>3.2</w:t>
            </w:r>
          </w:p>
        </w:tc>
        <w:tc>
          <w:tcPr>
            <w:tcW w:w="1116" w:type="dxa"/>
            <w:vAlign w:val="center"/>
          </w:tcPr>
          <w:p w14:paraId="0000034B" w14:textId="77777777" w:rsidR="002045CD" w:rsidRDefault="005C60F8">
            <w:pPr>
              <w:jc w:val="center"/>
              <w:rPr>
                <w:sz w:val="18"/>
                <w:szCs w:val="18"/>
              </w:rPr>
            </w:pPr>
            <w:r>
              <w:rPr>
                <w:sz w:val="18"/>
                <w:szCs w:val="18"/>
              </w:rPr>
              <w:t>8.0</w:t>
            </w:r>
          </w:p>
        </w:tc>
        <w:tc>
          <w:tcPr>
            <w:tcW w:w="1116" w:type="dxa"/>
            <w:vAlign w:val="center"/>
          </w:tcPr>
          <w:p w14:paraId="0000034C" w14:textId="77777777" w:rsidR="002045CD" w:rsidRDefault="005C60F8">
            <w:pPr>
              <w:jc w:val="center"/>
              <w:rPr>
                <w:sz w:val="18"/>
                <w:szCs w:val="18"/>
              </w:rPr>
            </w:pPr>
            <w:r>
              <w:rPr>
                <w:sz w:val="18"/>
                <w:szCs w:val="18"/>
              </w:rPr>
              <w:t>10.4</w:t>
            </w:r>
          </w:p>
        </w:tc>
        <w:tc>
          <w:tcPr>
            <w:tcW w:w="1116" w:type="dxa"/>
            <w:vAlign w:val="center"/>
          </w:tcPr>
          <w:p w14:paraId="0000034D" w14:textId="77777777" w:rsidR="002045CD" w:rsidRDefault="005C60F8">
            <w:pPr>
              <w:jc w:val="center"/>
              <w:rPr>
                <w:sz w:val="18"/>
                <w:szCs w:val="18"/>
              </w:rPr>
            </w:pPr>
            <w:r>
              <w:rPr>
                <w:sz w:val="18"/>
                <w:szCs w:val="18"/>
              </w:rPr>
              <w:t>13.5</w:t>
            </w:r>
          </w:p>
        </w:tc>
        <w:tc>
          <w:tcPr>
            <w:tcW w:w="1111" w:type="dxa"/>
            <w:vAlign w:val="center"/>
          </w:tcPr>
          <w:p w14:paraId="0000034E" w14:textId="77777777" w:rsidR="002045CD" w:rsidRDefault="005C60F8">
            <w:pPr>
              <w:jc w:val="center"/>
              <w:rPr>
                <w:sz w:val="18"/>
                <w:szCs w:val="18"/>
              </w:rPr>
            </w:pPr>
            <w:r>
              <w:rPr>
                <w:sz w:val="18"/>
                <w:szCs w:val="18"/>
              </w:rPr>
              <w:t>31.1</w:t>
            </w:r>
          </w:p>
        </w:tc>
      </w:tr>
      <w:tr w:rsidR="002045CD" w14:paraId="7999B50E" w14:textId="77777777">
        <w:trPr>
          <w:trHeight w:val="240"/>
        </w:trPr>
        <w:tc>
          <w:tcPr>
            <w:tcW w:w="2325" w:type="dxa"/>
            <w:vAlign w:val="center"/>
          </w:tcPr>
          <w:p w14:paraId="0000034F" w14:textId="77777777" w:rsidR="002045CD" w:rsidRDefault="005C60F8">
            <w:pPr>
              <w:jc w:val="center"/>
              <w:rPr>
                <w:sz w:val="18"/>
                <w:szCs w:val="18"/>
              </w:rPr>
            </w:pPr>
            <w:sdt>
              <w:sdtPr>
                <w:tag w:val="goog_rdk_44"/>
                <w:id w:val="194509184"/>
              </w:sdtPr>
              <w:sdtContent>
                <w:commentRangeStart w:id="64"/>
              </w:sdtContent>
            </w:sdt>
            <w:r>
              <w:rPr>
                <w:sz w:val="18"/>
                <w:szCs w:val="18"/>
              </w:rPr>
              <w:t>North Dakota</w:t>
            </w:r>
          </w:p>
        </w:tc>
        <w:commentRangeEnd w:id="64"/>
        <w:tc>
          <w:tcPr>
            <w:tcW w:w="1116" w:type="dxa"/>
            <w:vAlign w:val="center"/>
          </w:tcPr>
          <w:p w14:paraId="00000350" w14:textId="77777777" w:rsidR="002045CD" w:rsidRDefault="005C60F8">
            <w:pPr>
              <w:jc w:val="center"/>
              <w:rPr>
                <w:sz w:val="18"/>
                <w:szCs w:val="18"/>
              </w:rPr>
            </w:pPr>
            <w:r>
              <w:commentReference w:id="64"/>
            </w:r>
            <w:r>
              <w:rPr>
                <w:sz w:val="18"/>
                <w:szCs w:val="18"/>
              </w:rPr>
              <w:t>5.4</w:t>
            </w:r>
          </w:p>
        </w:tc>
        <w:tc>
          <w:tcPr>
            <w:tcW w:w="1116" w:type="dxa"/>
            <w:vAlign w:val="center"/>
          </w:tcPr>
          <w:p w14:paraId="00000351" w14:textId="77777777" w:rsidR="002045CD" w:rsidRDefault="005C60F8">
            <w:pPr>
              <w:jc w:val="center"/>
              <w:rPr>
                <w:sz w:val="18"/>
                <w:szCs w:val="18"/>
              </w:rPr>
            </w:pPr>
            <w:r>
              <w:rPr>
                <w:sz w:val="18"/>
                <w:szCs w:val="18"/>
              </w:rPr>
              <w:t>2.1</w:t>
            </w:r>
          </w:p>
        </w:tc>
        <w:tc>
          <w:tcPr>
            <w:tcW w:w="1116" w:type="dxa"/>
            <w:vAlign w:val="center"/>
          </w:tcPr>
          <w:p w14:paraId="00000352" w14:textId="77777777" w:rsidR="002045CD" w:rsidRDefault="005C60F8">
            <w:pPr>
              <w:jc w:val="center"/>
              <w:rPr>
                <w:sz w:val="18"/>
                <w:szCs w:val="18"/>
              </w:rPr>
            </w:pPr>
            <w:r>
              <w:rPr>
                <w:sz w:val="18"/>
                <w:szCs w:val="18"/>
              </w:rPr>
              <w:t>3.3</w:t>
            </w:r>
          </w:p>
        </w:tc>
        <w:tc>
          <w:tcPr>
            <w:tcW w:w="1116" w:type="dxa"/>
            <w:vAlign w:val="center"/>
          </w:tcPr>
          <w:p w14:paraId="00000353" w14:textId="77777777" w:rsidR="002045CD" w:rsidRDefault="005C60F8">
            <w:pPr>
              <w:jc w:val="center"/>
              <w:rPr>
                <w:sz w:val="18"/>
                <w:szCs w:val="18"/>
              </w:rPr>
            </w:pPr>
            <w:r>
              <w:rPr>
                <w:sz w:val="18"/>
                <w:szCs w:val="18"/>
              </w:rPr>
              <w:t>4.0</w:t>
            </w:r>
          </w:p>
        </w:tc>
        <w:tc>
          <w:tcPr>
            <w:tcW w:w="1116" w:type="dxa"/>
            <w:vAlign w:val="center"/>
          </w:tcPr>
          <w:p w14:paraId="00000354" w14:textId="77777777" w:rsidR="002045CD" w:rsidRDefault="005C60F8">
            <w:pPr>
              <w:jc w:val="center"/>
              <w:rPr>
                <w:sz w:val="18"/>
                <w:szCs w:val="18"/>
              </w:rPr>
            </w:pPr>
            <w:r>
              <w:rPr>
                <w:sz w:val="18"/>
                <w:szCs w:val="18"/>
              </w:rPr>
              <w:t>6.9</w:t>
            </w:r>
          </w:p>
        </w:tc>
        <w:tc>
          <w:tcPr>
            <w:tcW w:w="1111" w:type="dxa"/>
            <w:vAlign w:val="center"/>
          </w:tcPr>
          <w:p w14:paraId="00000355" w14:textId="77777777" w:rsidR="002045CD" w:rsidRDefault="005C60F8">
            <w:pPr>
              <w:jc w:val="center"/>
              <w:rPr>
                <w:sz w:val="18"/>
                <w:szCs w:val="18"/>
              </w:rPr>
            </w:pPr>
            <w:r>
              <w:rPr>
                <w:sz w:val="18"/>
                <w:szCs w:val="18"/>
              </w:rPr>
              <w:t>17.6</w:t>
            </w:r>
          </w:p>
        </w:tc>
      </w:tr>
      <w:tr w:rsidR="002045CD" w14:paraId="2735F6B2" w14:textId="77777777">
        <w:trPr>
          <w:trHeight w:val="240"/>
        </w:trPr>
        <w:tc>
          <w:tcPr>
            <w:tcW w:w="2325" w:type="dxa"/>
            <w:vAlign w:val="center"/>
          </w:tcPr>
          <w:p w14:paraId="00000356" w14:textId="77777777" w:rsidR="002045CD" w:rsidRDefault="005C60F8">
            <w:pPr>
              <w:jc w:val="center"/>
              <w:rPr>
                <w:sz w:val="18"/>
                <w:szCs w:val="18"/>
              </w:rPr>
            </w:pPr>
            <w:sdt>
              <w:sdtPr>
                <w:tag w:val="goog_rdk_45"/>
                <w:id w:val="830952635"/>
              </w:sdtPr>
              <w:sdtContent>
                <w:commentRangeStart w:id="65"/>
              </w:sdtContent>
            </w:sdt>
            <w:r>
              <w:rPr>
                <w:sz w:val="18"/>
                <w:szCs w:val="18"/>
              </w:rPr>
              <w:t>Ohio</w:t>
            </w:r>
          </w:p>
        </w:tc>
        <w:commentRangeEnd w:id="65"/>
        <w:tc>
          <w:tcPr>
            <w:tcW w:w="1116" w:type="dxa"/>
            <w:vAlign w:val="center"/>
          </w:tcPr>
          <w:p w14:paraId="00000357" w14:textId="77777777" w:rsidR="002045CD" w:rsidRDefault="005C60F8">
            <w:pPr>
              <w:jc w:val="center"/>
              <w:rPr>
                <w:sz w:val="18"/>
                <w:szCs w:val="18"/>
              </w:rPr>
            </w:pPr>
            <w:r>
              <w:commentReference w:id="65"/>
            </w:r>
            <w:r>
              <w:rPr>
                <w:sz w:val="18"/>
                <w:szCs w:val="18"/>
              </w:rPr>
              <w:t>14.3</w:t>
            </w:r>
          </w:p>
        </w:tc>
        <w:tc>
          <w:tcPr>
            <w:tcW w:w="1116" w:type="dxa"/>
            <w:vAlign w:val="center"/>
          </w:tcPr>
          <w:p w14:paraId="00000358" w14:textId="77777777" w:rsidR="002045CD" w:rsidRDefault="005C60F8">
            <w:pPr>
              <w:jc w:val="center"/>
              <w:rPr>
                <w:sz w:val="18"/>
                <w:szCs w:val="18"/>
              </w:rPr>
            </w:pPr>
            <w:r>
              <w:rPr>
                <w:sz w:val="18"/>
                <w:szCs w:val="18"/>
              </w:rPr>
              <w:t>7.5</w:t>
            </w:r>
          </w:p>
        </w:tc>
        <w:tc>
          <w:tcPr>
            <w:tcW w:w="1116" w:type="dxa"/>
            <w:vAlign w:val="center"/>
          </w:tcPr>
          <w:p w14:paraId="00000359" w14:textId="77777777" w:rsidR="002045CD" w:rsidRDefault="005C60F8">
            <w:pPr>
              <w:jc w:val="center"/>
              <w:rPr>
                <w:sz w:val="18"/>
                <w:szCs w:val="18"/>
              </w:rPr>
            </w:pPr>
            <w:r>
              <w:rPr>
                <w:sz w:val="18"/>
                <w:szCs w:val="18"/>
              </w:rPr>
              <w:t>10.7</w:t>
            </w:r>
          </w:p>
        </w:tc>
        <w:tc>
          <w:tcPr>
            <w:tcW w:w="1116" w:type="dxa"/>
            <w:vAlign w:val="center"/>
          </w:tcPr>
          <w:p w14:paraId="0000035A" w14:textId="77777777" w:rsidR="002045CD" w:rsidRDefault="005C60F8">
            <w:pPr>
              <w:jc w:val="center"/>
              <w:rPr>
                <w:sz w:val="18"/>
                <w:szCs w:val="18"/>
              </w:rPr>
            </w:pPr>
            <w:r>
              <w:rPr>
                <w:sz w:val="18"/>
                <w:szCs w:val="18"/>
              </w:rPr>
              <w:t>13.6</w:t>
            </w:r>
          </w:p>
        </w:tc>
        <w:tc>
          <w:tcPr>
            <w:tcW w:w="1116" w:type="dxa"/>
            <w:vAlign w:val="center"/>
          </w:tcPr>
          <w:p w14:paraId="0000035B" w14:textId="77777777" w:rsidR="002045CD" w:rsidRDefault="005C60F8">
            <w:pPr>
              <w:jc w:val="center"/>
              <w:rPr>
                <w:sz w:val="18"/>
                <w:szCs w:val="18"/>
              </w:rPr>
            </w:pPr>
            <w:r>
              <w:rPr>
                <w:sz w:val="18"/>
                <w:szCs w:val="18"/>
              </w:rPr>
              <w:t>17.3</w:t>
            </w:r>
          </w:p>
        </w:tc>
        <w:tc>
          <w:tcPr>
            <w:tcW w:w="1111" w:type="dxa"/>
            <w:vAlign w:val="center"/>
          </w:tcPr>
          <w:p w14:paraId="0000035C" w14:textId="77777777" w:rsidR="002045CD" w:rsidRDefault="005C60F8">
            <w:pPr>
              <w:jc w:val="center"/>
              <w:rPr>
                <w:sz w:val="18"/>
                <w:szCs w:val="18"/>
              </w:rPr>
            </w:pPr>
            <w:r>
              <w:rPr>
                <w:sz w:val="18"/>
                <w:szCs w:val="18"/>
              </w:rPr>
              <w:t>35.2</w:t>
            </w:r>
          </w:p>
        </w:tc>
      </w:tr>
      <w:tr w:rsidR="002045CD" w14:paraId="7B7AD00E" w14:textId="77777777">
        <w:trPr>
          <w:trHeight w:val="240"/>
        </w:trPr>
        <w:tc>
          <w:tcPr>
            <w:tcW w:w="2325" w:type="dxa"/>
            <w:vAlign w:val="center"/>
          </w:tcPr>
          <w:p w14:paraId="0000035D" w14:textId="77777777" w:rsidR="002045CD" w:rsidRDefault="005C60F8">
            <w:pPr>
              <w:jc w:val="center"/>
              <w:rPr>
                <w:sz w:val="18"/>
                <w:szCs w:val="18"/>
              </w:rPr>
            </w:pPr>
            <w:sdt>
              <w:sdtPr>
                <w:tag w:val="goog_rdk_46"/>
                <w:id w:val="-1198784617"/>
              </w:sdtPr>
              <w:sdtContent>
                <w:commentRangeStart w:id="66"/>
              </w:sdtContent>
            </w:sdt>
            <w:r>
              <w:rPr>
                <w:sz w:val="18"/>
                <w:szCs w:val="18"/>
              </w:rPr>
              <w:t>Oklahoma</w:t>
            </w:r>
          </w:p>
        </w:tc>
        <w:commentRangeEnd w:id="66"/>
        <w:tc>
          <w:tcPr>
            <w:tcW w:w="1116" w:type="dxa"/>
            <w:vAlign w:val="center"/>
          </w:tcPr>
          <w:p w14:paraId="0000035E" w14:textId="77777777" w:rsidR="002045CD" w:rsidRDefault="005C60F8">
            <w:pPr>
              <w:jc w:val="center"/>
              <w:rPr>
                <w:sz w:val="18"/>
                <w:szCs w:val="18"/>
              </w:rPr>
            </w:pPr>
            <w:r>
              <w:commentReference w:id="66"/>
            </w:r>
            <w:r>
              <w:rPr>
                <w:sz w:val="18"/>
                <w:szCs w:val="18"/>
              </w:rPr>
              <w:t>10.4</w:t>
            </w:r>
          </w:p>
        </w:tc>
        <w:tc>
          <w:tcPr>
            <w:tcW w:w="1116" w:type="dxa"/>
            <w:vAlign w:val="center"/>
          </w:tcPr>
          <w:p w14:paraId="0000035F" w14:textId="77777777" w:rsidR="002045CD" w:rsidRDefault="005C60F8">
            <w:pPr>
              <w:jc w:val="center"/>
              <w:rPr>
                <w:sz w:val="18"/>
                <w:szCs w:val="18"/>
              </w:rPr>
            </w:pPr>
            <w:r>
              <w:rPr>
                <w:sz w:val="18"/>
                <w:szCs w:val="18"/>
              </w:rPr>
              <w:t>4.1</w:t>
            </w:r>
          </w:p>
        </w:tc>
        <w:tc>
          <w:tcPr>
            <w:tcW w:w="1116" w:type="dxa"/>
            <w:vAlign w:val="center"/>
          </w:tcPr>
          <w:p w14:paraId="00000360" w14:textId="77777777" w:rsidR="002045CD" w:rsidRDefault="005C60F8">
            <w:pPr>
              <w:jc w:val="center"/>
              <w:rPr>
                <w:sz w:val="18"/>
                <w:szCs w:val="18"/>
              </w:rPr>
            </w:pPr>
            <w:r>
              <w:rPr>
                <w:sz w:val="18"/>
                <w:szCs w:val="18"/>
              </w:rPr>
              <w:t>7.0</w:t>
            </w:r>
          </w:p>
        </w:tc>
        <w:tc>
          <w:tcPr>
            <w:tcW w:w="1116" w:type="dxa"/>
            <w:vAlign w:val="center"/>
          </w:tcPr>
          <w:p w14:paraId="00000361" w14:textId="77777777" w:rsidR="002045CD" w:rsidRDefault="005C60F8">
            <w:pPr>
              <w:jc w:val="center"/>
              <w:rPr>
                <w:sz w:val="18"/>
                <w:szCs w:val="18"/>
              </w:rPr>
            </w:pPr>
            <w:r>
              <w:rPr>
                <w:sz w:val="18"/>
                <w:szCs w:val="18"/>
              </w:rPr>
              <w:t>9.5</w:t>
            </w:r>
          </w:p>
        </w:tc>
        <w:tc>
          <w:tcPr>
            <w:tcW w:w="1116" w:type="dxa"/>
            <w:vAlign w:val="center"/>
          </w:tcPr>
          <w:p w14:paraId="00000362" w14:textId="77777777" w:rsidR="002045CD" w:rsidRDefault="005C60F8">
            <w:pPr>
              <w:jc w:val="center"/>
              <w:rPr>
                <w:sz w:val="18"/>
                <w:szCs w:val="18"/>
              </w:rPr>
            </w:pPr>
            <w:r>
              <w:rPr>
                <w:sz w:val="18"/>
                <w:szCs w:val="18"/>
              </w:rPr>
              <w:t>13.1</w:t>
            </w:r>
          </w:p>
        </w:tc>
        <w:tc>
          <w:tcPr>
            <w:tcW w:w="1111" w:type="dxa"/>
            <w:vAlign w:val="center"/>
          </w:tcPr>
          <w:p w14:paraId="00000363" w14:textId="77777777" w:rsidR="002045CD" w:rsidRDefault="005C60F8">
            <w:pPr>
              <w:jc w:val="center"/>
              <w:rPr>
                <w:sz w:val="18"/>
                <w:szCs w:val="18"/>
              </w:rPr>
            </w:pPr>
            <w:r>
              <w:rPr>
                <w:sz w:val="18"/>
                <w:szCs w:val="18"/>
              </w:rPr>
              <w:t>28.5</w:t>
            </w:r>
          </w:p>
        </w:tc>
      </w:tr>
      <w:tr w:rsidR="002045CD" w14:paraId="20CDA023" w14:textId="77777777">
        <w:trPr>
          <w:trHeight w:val="240"/>
        </w:trPr>
        <w:tc>
          <w:tcPr>
            <w:tcW w:w="2325" w:type="dxa"/>
            <w:vAlign w:val="center"/>
          </w:tcPr>
          <w:p w14:paraId="00000364" w14:textId="77777777" w:rsidR="002045CD" w:rsidRDefault="005C60F8">
            <w:pPr>
              <w:jc w:val="center"/>
              <w:rPr>
                <w:sz w:val="18"/>
                <w:szCs w:val="18"/>
              </w:rPr>
            </w:pPr>
            <w:sdt>
              <w:sdtPr>
                <w:tag w:val="goog_rdk_47"/>
                <w:id w:val="1662579124"/>
              </w:sdtPr>
              <w:sdtContent>
                <w:commentRangeStart w:id="67"/>
              </w:sdtContent>
            </w:sdt>
            <w:r>
              <w:rPr>
                <w:sz w:val="18"/>
                <w:szCs w:val="18"/>
              </w:rPr>
              <w:t>Oregon</w:t>
            </w:r>
          </w:p>
        </w:tc>
        <w:commentRangeEnd w:id="67"/>
        <w:tc>
          <w:tcPr>
            <w:tcW w:w="1116" w:type="dxa"/>
            <w:vAlign w:val="center"/>
          </w:tcPr>
          <w:p w14:paraId="00000365" w14:textId="77777777" w:rsidR="002045CD" w:rsidRDefault="005C60F8">
            <w:pPr>
              <w:jc w:val="center"/>
              <w:rPr>
                <w:sz w:val="18"/>
                <w:szCs w:val="18"/>
              </w:rPr>
            </w:pPr>
            <w:r>
              <w:commentReference w:id="67"/>
            </w:r>
            <w:r>
              <w:rPr>
                <w:sz w:val="18"/>
                <w:szCs w:val="18"/>
              </w:rPr>
              <w:t>11.1</w:t>
            </w:r>
          </w:p>
        </w:tc>
        <w:tc>
          <w:tcPr>
            <w:tcW w:w="1116" w:type="dxa"/>
            <w:vAlign w:val="center"/>
          </w:tcPr>
          <w:p w14:paraId="00000366" w14:textId="77777777" w:rsidR="002045CD" w:rsidRDefault="005C60F8">
            <w:pPr>
              <w:jc w:val="center"/>
              <w:rPr>
                <w:sz w:val="18"/>
                <w:szCs w:val="18"/>
              </w:rPr>
            </w:pPr>
            <w:r>
              <w:rPr>
                <w:sz w:val="18"/>
                <w:szCs w:val="18"/>
              </w:rPr>
              <w:t>1.5</w:t>
            </w:r>
          </w:p>
        </w:tc>
        <w:tc>
          <w:tcPr>
            <w:tcW w:w="1116" w:type="dxa"/>
            <w:vAlign w:val="center"/>
          </w:tcPr>
          <w:p w14:paraId="00000367" w14:textId="77777777" w:rsidR="002045CD" w:rsidRDefault="005C60F8">
            <w:pPr>
              <w:jc w:val="center"/>
              <w:rPr>
                <w:sz w:val="18"/>
                <w:szCs w:val="18"/>
              </w:rPr>
            </w:pPr>
            <w:r>
              <w:rPr>
                <w:sz w:val="18"/>
                <w:szCs w:val="18"/>
              </w:rPr>
              <w:t>7.0</w:t>
            </w:r>
          </w:p>
        </w:tc>
        <w:tc>
          <w:tcPr>
            <w:tcW w:w="1116" w:type="dxa"/>
            <w:vAlign w:val="center"/>
          </w:tcPr>
          <w:p w14:paraId="00000368" w14:textId="77777777" w:rsidR="002045CD" w:rsidRDefault="005C60F8">
            <w:pPr>
              <w:jc w:val="center"/>
              <w:rPr>
                <w:sz w:val="18"/>
                <w:szCs w:val="18"/>
              </w:rPr>
            </w:pPr>
            <w:r>
              <w:rPr>
                <w:sz w:val="18"/>
                <w:szCs w:val="18"/>
              </w:rPr>
              <w:t>10.1</w:t>
            </w:r>
          </w:p>
        </w:tc>
        <w:tc>
          <w:tcPr>
            <w:tcW w:w="1116" w:type="dxa"/>
            <w:vAlign w:val="center"/>
          </w:tcPr>
          <w:p w14:paraId="00000369" w14:textId="77777777" w:rsidR="002045CD" w:rsidRDefault="005C60F8">
            <w:pPr>
              <w:jc w:val="center"/>
              <w:rPr>
                <w:sz w:val="18"/>
                <w:szCs w:val="18"/>
              </w:rPr>
            </w:pPr>
            <w:r>
              <w:rPr>
                <w:sz w:val="18"/>
                <w:szCs w:val="18"/>
              </w:rPr>
              <w:t>14.3</w:t>
            </w:r>
          </w:p>
        </w:tc>
        <w:tc>
          <w:tcPr>
            <w:tcW w:w="1111" w:type="dxa"/>
            <w:vAlign w:val="center"/>
          </w:tcPr>
          <w:p w14:paraId="0000036A" w14:textId="77777777" w:rsidR="002045CD" w:rsidRDefault="005C60F8">
            <w:pPr>
              <w:jc w:val="center"/>
              <w:rPr>
                <w:sz w:val="18"/>
                <w:szCs w:val="18"/>
              </w:rPr>
            </w:pPr>
            <w:r>
              <w:rPr>
                <w:sz w:val="18"/>
                <w:szCs w:val="18"/>
              </w:rPr>
              <w:t>31.0</w:t>
            </w:r>
          </w:p>
        </w:tc>
      </w:tr>
      <w:tr w:rsidR="002045CD" w14:paraId="6AC2602D" w14:textId="77777777">
        <w:trPr>
          <w:trHeight w:val="240"/>
        </w:trPr>
        <w:tc>
          <w:tcPr>
            <w:tcW w:w="2325" w:type="dxa"/>
            <w:vAlign w:val="center"/>
          </w:tcPr>
          <w:p w14:paraId="0000036B" w14:textId="77777777" w:rsidR="002045CD" w:rsidRDefault="005C60F8">
            <w:pPr>
              <w:jc w:val="center"/>
              <w:rPr>
                <w:sz w:val="18"/>
                <w:szCs w:val="18"/>
              </w:rPr>
            </w:pPr>
            <w:sdt>
              <w:sdtPr>
                <w:tag w:val="goog_rdk_48"/>
                <w:id w:val="386537053"/>
              </w:sdtPr>
              <w:sdtContent>
                <w:commentRangeStart w:id="68"/>
              </w:sdtContent>
            </w:sdt>
            <w:r>
              <w:rPr>
                <w:sz w:val="18"/>
                <w:szCs w:val="18"/>
              </w:rPr>
              <w:t>Pennsylvania</w:t>
            </w:r>
          </w:p>
        </w:tc>
        <w:commentRangeEnd w:id="68"/>
        <w:tc>
          <w:tcPr>
            <w:tcW w:w="1116" w:type="dxa"/>
            <w:vAlign w:val="center"/>
          </w:tcPr>
          <w:p w14:paraId="0000036C" w14:textId="77777777" w:rsidR="002045CD" w:rsidRDefault="005C60F8">
            <w:pPr>
              <w:jc w:val="center"/>
              <w:rPr>
                <w:sz w:val="18"/>
                <w:szCs w:val="18"/>
              </w:rPr>
            </w:pPr>
            <w:r>
              <w:commentReference w:id="68"/>
            </w:r>
            <w:r>
              <w:rPr>
                <w:sz w:val="18"/>
                <w:szCs w:val="18"/>
              </w:rPr>
              <w:t>16.6</w:t>
            </w:r>
          </w:p>
        </w:tc>
        <w:tc>
          <w:tcPr>
            <w:tcW w:w="1116" w:type="dxa"/>
            <w:vAlign w:val="center"/>
          </w:tcPr>
          <w:p w14:paraId="0000036D" w14:textId="77777777" w:rsidR="002045CD" w:rsidRDefault="005C60F8">
            <w:pPr>
              <w:jc w:val="center"/>
              <w:rPr>
                <w:sz w:val="18"/>
                <w:szCs w:val="18"/>
              </w:rPr>
            </w:pPr>
            <w:r>
              <w:rPr>
                <w:sz w:val="18"/>
                <w:szCs w:val="18"/>
              </w:rPr>
              <w:t>6.4</w:t>
            </w:r>
          </w:p>
        </w:tc>
        <w:tc>
          <w:tcPr>
            <w:tcW w:w="1116" w:type="dxa"/>
            <w:vAlign w:val="center"/>
          </w:tcPr>
          <w:p w14:paraId="0000036E" w14:textId="77777777" w:rsidR="002045CD" w:rsidRDefault="005C60F8">
            <w:pPr>
              <w:jc w:val="center"/>
              <w:rPr>
                <w:sz w:val="18"/>
                <w:szCs w:val="18"/>
              </w:rPr>
            </w:pPr>
            <w:r>
              <w:rPr>
                <w:sz w:val="18"/>
                <w:szCs w:val="18"/>
              </w:rPr>
              <w:t>12.2</w:t>
            </w:r>
          </w:p>
        </w:tc>
        <w:tc>
          <w:tcPr>
            <w:tcW w:w="1116" w:type="dxa"/>
            <w:vAlign w:val="center"/>
          </w:tcPr>
          <w:p w14:paraId="0000036F" w14:textId="77777777" w:rsidR="002045CD" w:rsidRDefault="005C60F8">
            <w:pPr>
              <w:jc w:val="center"/>
              <w:rPr>
                <w:sz w:val="18"/>
                <w:szCs w:val="18"/>
              </w:rPr>
            </w:pPr>
            <w:r>
              <w:rPr>
                <w:sz w:val="18"/>
                <w:szCs w:val="18"/>
              </w:rPr>
              <w:t>15.5</w:t>
            </w:r>
          </w:p>
        </w:tc>
        <w:tc>
          <w:tcPr>
            <w:tcW w:w="1116" w:type="dxa"/>
            <w:vAlign w:val="center"/>
          </w:tcPr>
          <w:p w14:paraId="00000370" w14:textId="77777777" w:rsidR="002045CD" w:rsidRDefault="005C60F8">
            <w:pPr>
              <w:jc w:val="center"/>
              <w:rPr>
                <w:sz w:val="18"/>
                <w:szCs w:val="18"/>
              </w:rPr>
            </w:pPr>
            <w:r>
              <w:rPr>
                <w:sz w:val="18"/>
                <w:szCs w:val="18"/>
              </w:rPr>
              <w:t>20.1</w:t>
            </w:r>
          </w:p>
        </w:tc>
        <w:tc>
          <w:tcPr>
            <w:tcW w:w="1111" w:type="dxa"/>
            <w:vAlign w:val="center"/>
          </w:tcPr>
          <w:p w14:paraId="00000371" w14:textId="77777777" w:rsidR="002045CD" w:rsidRDefault="005C60F8">
            <w:pPr>
              <w:jc w:val="center"/>
              <w:rPr>
                <w:sz w:val="18"/>
                <w:szCs w:val="18"/>
              </w:rPr>
            </w:pPr>
            <w:r>
              <w:rPr>
                <w:sz w:val="18"/>
                <w:szCs w:val="18"/>
              </w:rPr>
              <w:t>43.7</w:t>
            </w:r>
          </w:p>
        </w:tc>
      </w:tr>
      <w:tr w:rsidR="002045CD" w14:paraId="267531D0" w14:textId="77777777">
        <w:trPr>
          <w:trHeight w:val="240"/>
        </w:trPr>
        <w:tc>
          <w:tcPr>
            <w:tcW w:w="2325" w:type="dxa"/>
            <w:vAlign w:val="center"/>
          </w:tcPr>
          <w:p w14:paraId="00000372" w14:textId="77777777" w:rsidR="002045CD" w:rsidRDefault="005C60F8">
            <w:pPr>
              <w:jc w:val="center"/>
              <w:rPr>
                <w:sz w:val="18"/>
                <w:szCs w:val="18"/>
              </w:rPr>
            </w:pPr>
            <w:sdt>
              <w:sdtPr>
                <w:tag w:val="goog_rdk_49"/>
                <w:id w:val="2078319827"/>
              </w:sdtPr>
              <w:sdtContent>
                <w:commentRangeStart w:id="69"/>
              </w:sdtContent>
            </w:sdt>
            <w:r>
              <w:rPr>
                <w:sz w:val="18"/>
                <w:szCs w:val="18"/>
              </w:rPr>
              <w:t>Rhode Island</w:t>
            </w:r>
          </w:p>
        </w:tc>
        <w:commentRangeEnd w:id="69"/>
        <w:tc>
          <w:tcPr>
            <w:tcW w:w="1116" w:type="dxa"/>
            <w:vAlign w:val="center"/>
          </w:tcPr>
          <w:p w14:paraId="00000373" w14:textId="77777777" w:rsidR="002045CD" w:rsidRDefault="005C60F8">
            <w:pPr>
              <w:jc w:val="center"/>
              <w:rPr>
                <w:sz w:val="18"/>
                <w:szCs w:val="18"/>
              </w:rPr>
            </w:pPr>
            <w:r>
              <w:commentReference w:id="69"/>
            </w:r>
            <w:r>
              <w:rPr>
                <w:sz w:val="18"/>
                <w:szCs w:val="18"/>
              </w:rPr>
              <w:t>13.8</w:t>
            </w:r>
          </w:p>
        </w:tc>
        <w:tc>
          <w:tcPr>
            <w:tcW w:w="1116" w:type="dxa"/>
            <w:vAlign w:val="center"/>
          </w:tcPr>
          <w:p w14:paraId="00000374" w14:textId="77777777" w:rsidR="002045CD" w:rsidRDefault="005C60F8">
            <w:pPr>
              <w:jc w:val="center"/>
              <w:rPr>
                <w:sz w:val="18"/>
                <w:szCs w:val="18"/>
              </w:rPr>
            </w:pPr>
            <w:r>
              <w:rPr>
                <w:sz w:val="18"/>
                <w:szCs w:val="18"/>
              </w:rPr>
              <w:t>5.9</w:t>
            </w:r>
          </w:p>
        </w:tc>
        <w:tc>
          <w:tcPr>
            <w:tcW w:w="1116" w:type="dxa"/>
            <w:vAlign w:val="center"/>
          </w:tcPr>
          <w:p w14:paraId="00000375" w14:textId="77777777" w:rsidR="002045CD" w:rsidRDefault="005C60F8">
            <w:pPr>
              <w:jc w:val="center"/>
              <w:rPr>
                <w:sz w:val="18"/>
                <w:szCs w:val="18"/>
              </w:rPr>
            </w:pPr>
            <w:r>
              <w:rPr>
                <w:sz w:val="18"/>
                <w:szCs w:val="18"/>
              </w:rPr>
              <w:t>11.1</w:t>
            </w:r>
          </w:p>
        </w:tc>
        <w:tc>
          <w:tcPr>
            <w:tcW w:w="1116" w:type="dxa"/>
            <w:vAlign w:val="center"/>
          </w:tcPr>
          <w:p w14:paraId="00000376" w14:textId="77777777" w:rsidR="002045CD" w:rsidRDefault="005C60F8">
            <w:pPr>
              <w:jc w:val="center"/>
              <w:rPr>
                <w:sz w:val="18"/>
                <w:szCs w:val="18"/>
              </w:rPr>
            </w:pPr>
            <w:r>
              <w:rPr>
                <w:sz w:val="18"/>
                <w:szCs w:val="18"/>
              </w:rPr>
              <w:t>13.7</w:t>
            </w:r>
          </w:p>
        </w:tc>
        <w:tc>
          <w:tcPr>
            <w:tcW w:w="1116" w:type="dxa"/>
            <w:vAlign w:val="center"/>
          </w:tcPr>
          <w:p w14:paraId="00000377" w14:textId="77777777" w:rsidR="002045CD" w:rsidRDefault="005C60F8">
            <w:pPr>
              <w:jc w:val="center"/>
              <w:rPr>
                <w:sz w:val="18"/>
                <w:szCs w:val="18"/>
              </w:rPr>
            </w:pPr>
            <w:r>
              <w:rPr>
                <w:sz w:val="18"/>
                <w:szCs w:val="18"/>
              </w:rPr>
              <w:t>16.2</w:t>
            </w:r>
          </w:p>
        </w:tc>
        <w:tc>
          <w:tcPr>
            <w:tcW w:w="1111" w:type="dxa"/>
            <w:vAlign w:val="center"/>
          </w:tcPr>
          <w:p w14:paraId="00000378" w14:textId="77777777" w:rsidR="002045CD" w:rsidRDefault="005C60F8">
            <w:pPr>
              <w:jc w:val="center"/>
              <w:rPr>
                <w:sz w:val="18"/>
                <w:szCs w:val="18"/>
              </w:rPr>
            </w:pPr>
            <w:r>
              <w:rPr>
                <w:sz w:val="18"/>
                <w:szCs w:val="18"/>
              </w:rPr>
              <w:t>29.2</w:t>
            </w:r>
          </w:p>
        </w:tc>
      </w:tr>
      <w:tr w:rsidR="002045CD" w14:paraId="4BF151B6" w14:textId="77777777">
        <w:trPr>
          <w:trHeight w:val="240"/>
        </w:trPr>
        <w:tc>
          <w:tcPr>
            <w:tcW w:w="2325" w:type="dxa"/>
            <w:vAlign w:val="center"/>
          </w:tcPr>
          <w:p w14:paraId="00000379" w14:textId="77777777" w:rsidR="002045CD" w:rsidRDefault="005C60F8">
            <w:pPr>
              <w:jc w:val="center"/>
              <w:rPr>
                <w:sz w:val="18"/>
                <w:szCs w:val="18"/>
              </w:rPr>
            </w:pPr>
            <w:sdt>
              <w:sdtPr>
                <w:tag w:val="goog_rdk_50"/>
                <w:id w:val="-234321092"/>
              </w:sdtPr>
              <w:sdtContent>
                <w:commentRangeStart w:id="70"/>
              </w:sdtContent>
            </w:sdt>
            <w:r>
              <w:rPr>
                <w:sz w:val="18"/>
                <w:szCs w:val="18"/>
              </w:rPr>
              <w:t>South Carolina</w:t>
            </w:r>
          </w:p>
        </w:tc>
        <w:commentRangeEnd w:id="70"/>
        <w:tc>
          <w:tcPr>
            <w:tcW w:w="1116" w:type="dxa"/>
            <w:vAlign w:val="center"/>
          </w:tcPr>
          <w:p w14:paraId="0000037A" w14:textId="77777777" w:rsidR="002045CD" w:rsidRDefault="005C60F8">
            <w:pPr>
              <w:jc w:val="center"/>
              <w:rPr>
                <w:sz w:val="18"/>
                <w:szCs w:val="18"/>
              </w:rPr>
            </w:pPr>
            <w:r>
              <w:commentReference w:id="70"/>
            </w:r>
            <w:r>
              <w:rPr>
                <w:sz w:val="18"/>
                <w:szCs w:val="18"/>
              </w:rPr>
              <w:t>9.4</w:t>
            </w:r>
          </w:p>
        </w:tc>
        <w:tc>
          <w:tcPr>
            <w:tcW w:w="1116" w:type="dxa"/>
            <w:vAlign w:val="center"/>
          </w:tcPr>
          <w:p w14:paraId="0000037B" w14:textId="77777777" w:rsidR="002045CD" w:rsidRDefault="005C60F8">
            <w:pPr>
              <w:jc w:val="center"/>
              <w:rPr>
                <w:sz w:val="18"/>
                <w:szCs w:val="18"/>
              </w:rPr>
            </w:pPr>
            <w:r>
              <w:rPr>
                <w:sz w:val="18"/>
                <w:szCs w:val="18"/>
              </w:rPr>
              <w:t>3.3</w:t>
            </w:r>
          </w:p>
        </w:tc>
        <w:tc>
          <w:tcPr>
            <w:tcW w:w="1116" w:type="dxa"/>
            <w:vAlign w:val="center"/>
          </w:tcPr>
          <w:p w14:paraId="0000037C" w14:textId="77777777" w:rsidR="002045CD" w:rsidRDefault="005C60F8">
            <w:pPr>
              <w:jc w:val="center"/>
              <w:rPr>
                <w:sz w:val="18"/>
                <w:szCs w:val="18"/>
              </w:rPr>
            </w:pPr>
            <w:r>
              <w:rPr>
                <w:sz w:val="18"/>
                <w:szCs w:val="18"/>
              </w:rPr>
              <w:t>6.4</w:t>
            </w:r>
          </w:p>
        </w:tc>
        <w:tc>
          <w:tcPr>
            <w:tcW w:w="1116" w:type="dxa"/>
            <w:vAlign w:val="center"/>
          </w:tcPr>
          <w:p w14:paraId="0000037D" w14:textId="77777777" w:rsidR="002045CD" w:rsidRDefault="005C60F8">
            <w:pPr>
              <w:jc w:val="center"/>
              <w:rPr>
                <w:sz w:val="18"/>
                <w:szCs w:val="18"/>
              </w:rPr>
            </w:pPr>
            <w:r>
              <w:rPr>
                <w:sz w:val="18"/>
                <w:szCs w:val="18"/>
              </w:rPr>
              <w:t>8.9</w:t>
            </w:r>
          </w:p>
        </w:tc>
        <w:tc>
          <w:tcPr>
            <w:tcW w:w="1116" w:type="dxa"/>
            <w:vAlign w:val="center"/>
          </w:tcPr>
          <w:p w14:paraId="0000037E" w14:textId="77777777" w:rsidR="002045CD" w:rsidRDefault="005C60F8">
            <w:pPr>
              <w:jc w:val="center"/>
              <w:rPr>
                <w:sz w:val="18"/>
                <w:szCs w:val="18"/>
              </w:rPr>
            </w:pPr>
            <w:r>
              <w:rPr>
                <w:sz w:val="18"/>
                <w:szCs w:val="18"/>
              </w:rPr>
              <w:t>11.9</w:t>
            </w:r>
          </w:p>
        </w:tc>
        <w:tc>
          <w:tcPr>
            <w:tcW w:w="1111" w:type="dxa"/>
            <w:vAlign w:val="center"/>
          </w:tcPr>
          <w:p w14:paraId="0000037F" w14:textId="77777777" w:rsidR="002045CD" w:rsidRDefault="005C60F8">
            <w:pPr>
              <w:jc w:val="center"/>
              <w:rPr>
                <w:sz w:val="18"/>
                <w:szCs w:val="18"/>
              </w:rPr>
            </w:pPr>
            <w:r>
              <w:rPr>
                <w:sz w:val="18"/>
                <w:szCs w:val="18"/>
              </w:rPr>
              <w:t>25.1</w:t>
            </w:r>
          </w:p>
        </w:tc>
      </w:tr>
      <w:tr w:rsidR="002045CD" w14:paraId="6B8B0673" w14:textId="77777777">
        <w:trPr>
          <w:trHeight w:val="240"/>
        </w:trPr>
        <w:tc>
          <w:tcPr>
            <w:tcW w:w="2325" w:type="dxa"/>
            <w:vAlign w:val="center"/>
          </w:tcPr>
          <w:p w14:paraId="00000380" w14:textId="77777777" w:rsidR="002045CD" w:rsidRDefault="005C60F8">
            <w:pPr>
              <w:jc w:val="center"/>
              <w:rPr>
                <w:sz w:val="18"/>
                <w:szCs w:val="18"/>
              </w:rPr>
            </w:pPr>
            <w:sdt>
              <w:sdtPr>
                <w:tag w:val="goog_rdk_51"/>
                <w:id w:val="129060622"/>
              </w:sdtPr>
              <w:sdtContent>
                <w:commentRangeStart w:id="71"/>
              </w:sdtContent>
            </w:sdt>
            <w:r>
              <w:rPr>
                <w:sz w:val="18"/>
                <w:szCs w:val="18"/>
              </w:rPr>
              <w:t>South Dakota</w:t>
            </w:r>
          </w:p>
        </w:tc>
        <w:commentRangeEnd w:id="71"/>
        <w:tc>
          <w:tcPr>
            <w:tcW w:w="1116" w:type="dxa"/>
            <w:vAlign w:val="center"/>
          </w:tcPr>
          <w:p w14:paraId="00000381" w14:textId="77777777" w:rsidR="002045CD" w:rsidRDefault="005C60F8">
            <w:pPr>
              <w:jc w:val="center"/>
              <w:rPr>
                <w:sz w:val="18"/>
                <w:szCs w:val="18"/>
              </w:rPr>
            </w:pPr>
            <w:r>
              <w:commentReference w:id="71"/>
            </w:r>
            <w:r>
              <w:rPr>
                <w:sz w:val="18"/>
                <w:szCs w:val="18"/>
              </w:rPr>
              <w:t>5.2</w:t>
            </w:r>
          </w:p>
        </w:tc>
        <w:tc>
          <w:tcPr>
            <w:tcW w:w="1116" w:type="dxa"/>
            <w:vAlign w:val="center"/>
          </w:tcPr>
          <w:p w14:paraId="00000382" w14:textId="77777777" w:rsidR="002045CD" w:rsidRDefault="005C60F8">
            <w:pPr>
              <w:jc w:val="center"/>
              <w:rPr>
                <w:sz w:val="18"/>
                <w:szCs w:val="18"/>
              </w:rPr>
            </w:pPr>
            <w:r>
              <w:rPr>
                <w:sz w:val="18"/>
                <w:szCs w:val="18"/>
              </w:rPr>
              <w:t>1.8</w:t>
            </w:r>
          </w:p>
        </w:tc>
        <w:tc>
          <w:tcPr>
            <w:tcW w:w="1116" w:type="dxa"/>
            <w:vAlign w:val="center"/>
          </w:tcPr>
          <w:p w14:paraId="00000383" w14:textId="77777777" w:rsidR="002045CD" w:rsidRDefault="005C60F8">
            <w:pPr>
              <w:jc w:val="center"/>
              <w:rPr>
                <w:sz w:val="18"/>
                <w:szCs w:val="18"/>
              </w:rPr>
            </w:pPr>
            <w:r>
              <w:rPr>
                <w:sz w:val="18"/>
                <w:szCs w:val="18"/>
              </w:rPr>
              <w:t>3.3</w:t>
            </w:r>
          </w:p>
        </w:tc>
        <w:tc>
          <w:tcPr>
            <w:tcW w:w="1116" w:type="dxa"/>
            <w:vAlign w:val="center"/>
          </w:tcPr>
          <w:p w14:paraId="00000384" w14:textId="77777777" w:rsidR="002045CD" w:rsidRDefault="005C60F8">
            <w:pPr>
              <w:jc w:val="center"/>
              <w:rPr>
                <w:sz w:val="18"/>
                <w:szCs w:val="18"/>
              </w:rPr>
            </w:pPr>
            <w:r>
              <w:rPr>
                <w:sz w:val="18"/>
                <w:szCs w:val="18"/>
              </w:rPr>
              <w:t>4.2</w:t>
            </w:r>
          </w:p>
        </w:tc>
        <w:tc>
          <w:tcPr>
            <w:tcW w:w="1116" w:type="dxa"/>
            <w:vAlign w:val="center"/>
          </w:tcPr>
          <w:p w14:paraId="00000385" w14:textId="77777777" w:rsidR="002045CD" w:rsidRDefault="005C60F8">
            <w:pPr>
              <w:jc w:val="center"/>
              <w:rPr>
                <w:sz w:val="18"/>
                <w:szCs w:val="18"/>
              </w:rPr>
            </w:pPr>
            <w:r>
              <w:rPr>
                <w:sz w:val="18"/>
                <w:szCs w:val="18"/>
              </w:rPr>
              <w:t>6.7</w:t>
            </w:r>
          </w:p>
        </w:tc>
        <w:tc>
          <w:tcPr>
            <w:tcW w:w="1111" w:type="dxa"/>
            <w:vAlign w:val="center"/>
          </w:tcPr>
          <w:p w14:paraId="00000386" w14:textId="77777777" w:rsidR="002045CD" w:rsidRDefault="005C60F8">
            <w:pPr>
              <w:jc w:val="center"/>
              <w:rPr>
                <w:sz w:val="18"/>
                <w:szCs w:val="18"/>
              </w:rPr>
            </w:pPr>
            <w:r>
              <w:rPr>
                <w:sz w:val="18"/>
                <w:szCs w:val="18"/>
              </w:rPr>
              <w:t>15.8</w:t>
            </w:r>
          </w:p>
        </w:tc>
      </w:tr>
      <w:tr w:rsidR="002045CD" w14:paraId="66433DA0" w14:textId="77777777">
        <w:trPr>
          <w:trHeight w:val="240"/>
        </w:trPr>
        <w:tc>
          <w:tcPr>
            <w:tcW w:w="2325" w:type="dxa"/>
            <w:vAlign w:val="center"/>
          </w:tcPr>
          <w:p w14:paraId="00000387" w14:textId="77777777" w:rsidR="002045CD" w:rsidRDefault="005C60F8">
            <w:pPr>
              <w:jc w:val="center"/>
              <w:rPr>
                <w:sz w:val="18"/>
                <w:szCs w:val="18"/>
              </w:rPr>
            </w:pPr>
            <w:sdt>
              <w:sdtPr>
                <w:tag w:val="goog_rdk_52"/>
                <w:id w:val="-1626999305"/>
              </w:sdtPr>
              <w:sdtContent>
                <w:commentRangeStart w:id="72"/>
              </w:sdtContent>
            </w:sdt>
            <w:r>
              <w:rPr>
                <w:sz w:val="18"/>
                <w:szCs w:val="18"/>
              </w:rPr>
              <w:t>Tennessee</w:t>
            </w:r>
          </w:p>
        </w:tc>
        <w:commentRangeEnd w:id="72"/>
        <w:tc>
          <w:tcPr>
            <w:tcW w:w="1116" w:type="dxa"/>
            <w:vAlign w:val="center"/>
          </w:tcPr>
          <w:p w14:paraId="00000388" w14:textId="77777777" w:rsidR="002045CD" w:rsidRDefault="005C60F8">
            <w:pPr>
              <w:jc w:val="center"/>
              <w:rPr>
                <w:sz w:val="18"/>
                <w:szCs w:val="18"/>
              </w:rPr>
            </w:pPr>
            <w:r>
              <w:commentReference w:id="72"/>
            </w:r>
            <w:r>
              <w:rPr>
                <w:sz w:val="18"/>
                <w:szCs w:val="18"/>
              </w:rPr>
              <w:t>12.7</w:t>
            </w:r>
          </w:p>
        </w:tc>
        <w:tc>
          <w:tcPr>
            <w:tcW w:w="1116" w:type="dxa"/>
            <w:vAlign w:val="center"/>
          </w:tcPr>
          <w:p w14:paraId="00000389" w14:textId="77777777" w:rsidR="002045CD" w:rsidRDefault="005C60F8">
            <w:pPr>
              <w:jc w:val="center"/>
              <w:rPr>
                <w:sz w:val="18"/>
                <w:szCs w:val="18"/>
              </w:rPr>
            </w:pPr>
            <w:r>
              <w:rPr>
                <w:sz w:val="18"/>
                <w:szCs w:val="18"/>
              </w:rPr>
              <w:t>5.9</w:t>
            </w:r>
          </w:p>
        </w:tc>
        <w:tc>
          <w:tcPr>
            <w:tcW w:w="1116" w:type="dxa"/>
            <w:vAlign w:val="center"/>
          </w:tcPr>
          <w:p w14:paraId="0000038A" w14:textId="77777777" w:rsidR="002045CD" w:rsidRDefault="005C60F8">
            <w:pPr>
              <w:jc w:val="center"/>
              <w:rPr>
                <w:sz w:val="18"/>
                <w:szCs w:val="18"/>
              </w:rPr>
            </w:pPr>
            <w:r>
              <w:rPr>
                <w:sz w:val="18"/>
                <w:szCs w:val="18"/>
              </w:rPr>
              <w:t>9.2</w:t>
            </w:r>
          </w:p>
        </w:tc>
        <w:tc>
          <w:tcPr>
            <w:tcW w:w="1116" w:type="dxa"/>
            <w:vAlign w:val="center"/>
          </w:tcPr>
          <w:p w14:paraId="0000038B" w14:textId="77777777" w:rsidR="002045CD" w:rsidRDefault="005C60F8">
            <w:pPr>
              <w:jc w:val="center"/>
              <w:rPr>
                <w:sz w:val="18"/>
                <w:szCs w:val="18"/>
              </w:rPr>
            </w:pPr>
            <w:r>
              <w:rPr>
                <w:sz w:val="18"/>
                <w:szCs w:val="18"/>
              </w:rPr>
              <w:t>11.2</w:t>
            </w:r>
          </w:p>
        </w:tc>
        <w:tc>
          <w:tcPr>
            <w:tcW w:w="1116" w:type="dxa"/>
            <w:vAlign w:val="center"/>
          </w:tcPr>
          <w:p w14:paraId="0000038C" w14:textId="77777777" w:rsidR="002045CD" w:rsidRDefault="005C60F8">
            <w:pPr>
              <w:jc w:val="center"/>
              <w:rPr>
                <w:sz w:val="18"/>
                <w:szCs w:val="18"/>
              </w:rPr>
            </w:pPr>
            <w:r>
              <w:rPr>
                <w:sz w:val="18"/>
                <w:szCs w:val="18"/>
              </w:rPr>
              <w:t>15.0</w:t>
            </w:r>
          </w:p>
        </w:tc>
        <w:tc>
          <w:tcPr>
            <w:tcW w:w="1111" w:type="dxa"/>
            <w:vAlign w:val="center"/>
          </w:tcPr>
          <w:p w14:paraId="0000038D" w14:textId="77777777" w:rsidR="002045CD" w:rsidRDefault="005C60F8">
            <w:pPr>
              <w:jc w:val="center"/>
              <w:rPr>
                <w:sz w:val="18"/>
                <w:szCs w:val="18"/>
              </w:rPr>
            </w:pPr>
            <w:r>
              <w:rPr>
                <w:sz w:val="18"/>
                <w:szCs w:val="18"/>
              </w:rPr>
              <w:t>38.3</w:t>
            </w:r>
          </w:p>
        </w:tc>
      </w:tr>
      <w:tr w:rsidR="002045CD" w14:paraId="3185DDF5" w14:textId="77777777">
        <w:trPr>
          <w:trHeight w:val="240"/>
        </w:trPr>
        <w:tc>
          <w:tcPr>
            <w:tcW w:w="2325" w:type="dxa"/>
            <w:vAlign w:val="center"/>
          </w:tcPr>
          <w:p w14:paraId="0000038E" w14:textId="77777777" w:rsidR="002045CD" w:rsidRDefault="005C60F8">
            <w:pPr>
              <w:jc w:val="center"/>
              <w:rPr>
                <w:sz w:val="18"/>
                <w:szCs w:val="18"/>
              </w:rPr>
            </w:pPr>
            <w:sdt>
              <w:sdtPr>
                <w:tag w:val="goog_rdk_53"/>
                <w:id w:val="2034221694"/>
              </w:sdtPr>
              <w:sdtContent>
                <w:commentRangeStart w:id="73"/>
              </w:sdtContent>
            </w:sdt>
            <w:r>
              <w:rPr>
                <w:sz w:val="18"/>
                <w:szCs w:val="18"/>
              </w:rPr>
              <w:t>Texas</w:t>
            </w:r>
          </w:p>
        </w:tc>
        <w:commentRangeEnd w:id="73"/>
        <w:tc>
          <w:tcPr>
            <w:tcW w:w="1116" w:type="dxa"/>
            <w:vAlign w:val="center"/>
          </w:tcPr>
          <w:p w14:paraId="0000038F" w14:textId="77777777" w:rsidR="002045CD" w:rsidRDefault="005C60F8">
            <w:pPr>
              <w:jc w:val="center"/>
              <w:rPr>
                <w:sz w:val="18"/>
                <w:szCs w:val="18"/>
              </w:rPr>
            </w:pPr>
            <w:r>
              <w:commentReference w:id="73"/>
            </w:r>
            <w:r>
              <w:rPr>
                <w:sz w:val="18"/>
                <w:szCs w:val="18"/>
              </w:rPr>
              <w:t>11.5</w:t>
            </w:r>
          </w:p>
        </w:tc>
        <w:tc>
          <w:tcPr>
            <w:tcW w:w="1116" w:type="dxa"/>
            <w:vAlign w:val="center"/>
          </w:tcPr>
          <w:p w14:paraId="00000390" w14:textId="77777777" w:rsidR="002045CD" w:rsidRDefault="005C60F8">
            <w:pPr>
              <w:jc w:val="center"/>
              <w:rPr>
                <w:sz w:val="18"/>
                <w:szCs w:val="18"/>
              </w:rPr>
            </w:pPr>
            <w:r>
              <w:rPr>
                <w:sz w:val="18"/>
                <w:szCs w:val="18"/>
              </w:rPr>
              <w:t>1.9</w:t>
            </w:r>
          </w:p>
        </w:tc>
        <w:tc>
          <w:tcPr>
            <w:tcW w:w="1116" w:type="dxa"/>
            <w:vAlign w:val="center"/>
          </w:tcPr>
          <w:p w14:paraId="00000391" w14:textId="77777777" w:rsidR="002045CD" w:rsidRDefault="005C60F8">
            <w:pPr>
              <w:jc w:val="center"/>
              <w:rPr>
                <w:sz w:val="18"/>
                <w:szCs w:val="18"/>
              </w:rPr>
            </w:pPr>
            <w:r>
              <w:rPr>
                <w:sz w:val="18"/>
                <w:szCs w:val="18"/>
              </w:rPr>
              <w:t>7.0</w:t>
            </w:r>
          </w:p>
        </w:tc>
        <w:tc>
          <w:tcPr>
            <w:tcW w:w="1116" w:type="dxa"/>
            <w:vAlign w:val="center"/>
          </w:tcPr>
          <w:p w14:paraId="00000392" w14:textId="77777777" w:rsidR="002045CD" w:rsidRDefault="005C60F8">
            <w:pPr>
              <w:jc w:val="center"/>
              <w:rPr>
                <w:sz w:val="18"/>
                <w:szCs w:val="18"/>
              </w:rPr>
            </w:pPr>
            <w:r>
              <w:rPr>
                <w:sz w:val="18"/>
                <w:szCs w:val="18"/>
              </w:rPr>
              <w:t>10.4</w:t>
            </w:r>
          </w:p>
        </w:tc>
        <w:tc>
          <w:tcPr>
            <w:tcW w:w="1116" w:type="dxa"/>
            <w:vAlign w:val="center"/>
          </w:tcPr>
          <w:p w14:paraId="00000393" w14:textId="77777777" w:rsidR="002045CD" w:rsidRDefault="005C60F8">
            <w:pPr>
              <w:jc w:val="center"/>
              <w:rPr>
                <w:sz w:val="18"/>
                <w:szCs w:val="18"/>
              </w:rPr>
            </w:pPr>
            <w:r>
              <w:rPr>
                <w:sz w:val="18"/>
                <w:szCs w:val="18"/>
              </w:rPr>
              <w:t>14.5</w:t>
            </w:r>
          </w:p>
        </w:tc>
        <w:tc>
          <w:tcPr>
            <w:tcW w:w="1111" w:type="dxa"/>
            <w:vAlign w:val="center"/>
          </w:tcPr>
          <w:p w14:paraId="00000394" w14:textId="77777777" w:rsidR="002045CD" w:rsidRDefault="005C60F8">
            <w:pPr>
              <w:jc w:val="center"/>
              <w:rPr>
                <w:sz w:val="18"/>
                <w:szCs w:val="18"/>
              </w:rPr>
            </w:pPr>
            <w:r>
              <w:rPr>
                <w:sz w:val="18"/>
                <w:szCs w:val="18"/>
              </w:rPr>
              <w:t>40.6</w:t>
            </w:r>
          </w:p>
        </w:tc>
      </w:tr>
      <w:tr w:rsidR="002045CD" w14:paraId="0483C601" w14:textId="77777777">
        <w:trPr>
          <w:trHeight w:val="240"/>
        </w:trPr>
        <w:tc>
          <w:tcPr>
            <w:tcW w:w="2325" w:type="dxa"/>
            <w:vAlign w:val="center"/>
          </w:tcPr>
          <w:p w14:paraId="00000395" w14:textId="77777777" w:rsidR="002045CD" w:rsidRDefault="005C60F8">
            <w:pPr>
              <w:jc w:val="center"/>
              <w:rPr>
                <w:sz w:val="18"/>
                <w:szCs w:val="18"/>
              </w:rPr>
            </w:pPr>
            <w:sdt>
              <w:sdtPr>
                <w:tag w:val="goog_rdk_54"/>
                <w:id w:val="-280962612"/>
              </w:sdtPr>
              <w:sdtContent>
                <w:commentRangeStart w:id="74"/>
              </w:sdtContent>
            </w:sdt>
            <w:r>
              <w:rPr>
                <w:sz w:val="18"/>
                <w:szCs w:val="18"/>
              </w:rPr>
              <w:t>Utah</w:t>
            </w:r>
          </w:p>
        </w:tc>
        <w:commentRangeEnd w:id="74"/>
        <w:tc>
          <w:tcPr>
            <w:tcW w:w="1116" w:type="dxa"/>
            <w:vAlign w:val="center"/>
          </w:tcPr>
          <w:p w14:paraId="00000396" w14:textId="77777777" w:rsidR="002045CD" w:rsidRDefault="005C60F8">
            <w:pPr>
              <w:jc w:val="center"/>
              <w:rPr>
                <w:sz w:val="18"/>
                <w:szCs w:val="18"/>
              </w:rPr>
            </w:pPr>
            <w:r>
              <w:commentReference w:id="74"/>
            </w:r>
            <w:r>
              <w:rPr>
                <w:sz w:val="18"/>
                <w:szCs w:val="18"/>
              </w:rPr>
              <w:t>17.0</w:t>
            </w:r>
          </w:p>
        </w:tc>
        <w:tc>
          <w:tcPr>
            <w:tcW w:w="1116" w:type="dxa"/>
            <w:vAlign w:val="center"/>
          </w:tcPr>
          <w:p w14:paraId="00000397" w14:textId="77777777" w:rsidR="002045CD" w:rsidRDefault="005C60F8">
            <w:pPr>
              <w:jc w:val="center"/>
              <w:rPr>
                <w:sz w:val="18"/>
                <w:szCs w:val="18"/>
              </w:rPr>
            </w:pPr>
            <w:r>
              <w:rPr>
                <w:sz w:val="18"/>
                <w:szCs w:val="18"/>
              </w:rPr>
              <w:t>4.3</w:t>
            </w:r>
          </w:p>
        </w:tc>
        <w:tc>
          <w:tcPr>
            <w:tcW w:w="1116" w:type="dxa"/>
            <w:vAlign w:val="center"/>
          </w:tcPr>
          <w:p w14:paraId="00000398" w14:textId="77777777" w:rsidR="002045CD" w:rsidRDefault="005C60F8">
            <w:pPr>
              <w:jc w:val="center"/>
              <w:rPr>
                <w:sz w:val="18"/>
                <w:szCs w:val="18"/>
              </w:rPr>
            </w:pPr>
            <w:r>
              <w:rPr>
                <w:sz w:val="18"/>
                <w:szCs w:val="18"/>
              </w:rPr>
              <w:t>10.0</w:t>
            </w:r>
          </w:p>
        </w:tc>
        <w:tc>
          <w:tcPr>
            <w:tcW w:w="1116" w:type="dxa"/>
            <w:vAlign w:val="center"/>
          </w:tcPr>
          <w:p w14:paraId="00000399" w14:textId="77777777" w:rsidR="002045CD" w:rsidRDefault="005C60F8">
            <w:pPr>
              <w:jc w:val="center"/>
              <w:rPr>
                <w:sz w:val="18"/>
                <w:szCs w:val="18"/>
              </w:rPr>
            </w:pPr>
            <w:r>
              <w:rPr>
                <w:sz w:val="18"/>
                <w:szCs w:val="18"/>
              </w:rPr>
              <w:t>15.4</w:t>
            </w:r>
          </w:p>
        </w:tc>
        <w:tc>
          <w:tcPr>
            <w:tcW w:w="1116" w:type="dxa"/>
            <w:vAlign w:val="center"/>
          </w:tcPr>
          <w:p w14:paraId="0000039A" w14:textId="77777777" w:rsidR="002045CD" w:rsidRDefault="005C60F8">
            <w:pPr>
              <w:jc w:val="center"/>
              <w:rPr>
                <w:sz w:val="18"/>
                <w:szCs w:val="18"/>
              </w:rPr>
            </w:pPr>
            <w:r>
              <w:rPr>
                <w:sz w:val="18"/>
                <w:szCs w:val="18"/>
              </w:rPr>
              <w:t>23.4</w:t>
            </w:r>
          </w:p>
        </w:tc>
        <w:tc>
          <w:tcPr>
            <w:tcW w:w="1111" w:type="dxa"/>
            <w:vAlign w:val="center"/>
          </w:tcPr>
          <w:p w14:paraId="0000039B" w14:textId="77777777" w:rsidR="002045CD" w:rsidRDefault="005C60F8">
            <w:pPr>
              <w:jc w:val="center"/>
              <w:rPr>
                <w:sz w:val="18"/>
                <w:szCs w:val="18"/>
              </w:rPr>
            </w:pPr>
            <w:r>
              <w:rPr>
                <w:sz w:val="18"/>
                <w:szCs w:val="18"/>
              </w:rPr>
              <w:t>39.8</w:t>
            </w:r>
          </w:p>
        </w:tc>
      </w:tr>
      <w:tr w:rsidR="002045CD" w14:paraId="4F506070" w14:textId="77777777">
        <w:trPr>
          <w:trHeight w:val="240"/>
        </w:trPr>
        <w:tc>
          <w:tcPr>
            <w:tcW w:w="2325" w:type="dxa"/>
            <w:vAlign w:val="center"/>
          </w:tcPr>
          <w:p w14:paraId="0000039C" w14:textId="77777777" w:rsidR="002045CD" w:rsidRDefault="005C60F8">
            <w:pPr>
              <w:jc w:val="center"/>
              <w:rPr>
                <w:sz w:val="18"/>
                <w:szCs w:val="18"/>
              </w:rPr>
            </w:pPr>
            <w:sdt>
              <w:sdtPr>
                <w:tag w:val="goog_rdk_55"/>
                <w:id w:val="-1667315592"/>
              </w:sdtPr>
              <w:sdtContent>
                <w:commentRangeStart w:id="75"/>
              </w:sdtContent>
            </w:sdt>
            <w:r>
              <w:rPr>
                <w:sz w:val="18"/>
                <w:szCs w:val="18"/>
              </w:rPr>
              <w:t>Vermont</w:t>
            </w:r>
          </w:p>
        </w:tc>
        <w:commentRangeEnd w:id="75"/>
        <w:tc>
          <w:tcPr>
            <w:tcW w:w="1116" w:type="dxa"/>
            <w:vAlign w:val="center"/>
          </w:tcPr>
          <w:p w14:paraId="0000039D" w14:textId="77777777" w:rsidR="002045CD" w:rsidRDefault="005C60F8">
            <w:pPr>
              <w:jc w:val="center"/>
              <w:rPr>
                <w:sz w:val="18"/>
                <w:szCs w:val="18"/>
              </w:rPr>
            </w:pPr>
            <w:r>
              <w:commentReference w:id="75"/>
            </w:r>
            <w:r>
              <w:rPr>
                <w:sz w:val="18"/>
                <w:szCs w:val="18"/>
              </w:rPr>
              <w:t>8.3</w:t>
            </w:r>
          </w:p>
        </w:tc>
        <w:tc>
          <w:tcPr>
            <w:tcW w:w="1116" w:type="dxa"/>
            <w:vAlign w:val="center"/>
          </w:tcPr>
          <w:p w14:paraId="0000039E" w14:textId="77777777" w:rsidR="002045CD" w:rsidRDefault="005C60F8">
            <w:pPr>
              <w:jc w:val="center"/>
              <w:rPr>
                <w:sz w:val="18"/>
                <w:szCs w:val="18"/>
              </w:rPr>
            </w:pPr>
            <w:r>
              <w:rPr>
                <w:sz w:val="18"/>
                <w:szCs w:val="18"/>
              </w:rPr>
              <w:t>3.3</w:t>
            </w:r>
          </w:p>
        </w:tc>
        <w:tc>
          <w:tcPr>
            <w:tcW w:w="1116" w:type="dxa"/>
            <w:vAlign w:val="center"/>
          </w:tcPr>
          <w:p w14:paraId="0000039F" w14:textId="77777777" w:rsidR="002045CD" w:rsidRDefault="005C60F8">
            <w:pPr>
              <w:jc w:val="center"/>
              <w:rPr>
                <w:sz w:val="18"/>
                <w:szCs w:val="18"/>
              </w:rPr>
            </w:pPr>
            <w:r>
              <w:rPr>
                <w:sz w:val="18"/>
                <w:szCs w:val="18"/>
              </w:rPr>
              <w:t>7.1</w:t>
            </w:r>
          </w:p>
        </w:tc>
        <w:tc>
          <w:tcPr>
            <w:tcW w:w="1116" w:type="dxa"/>
            <w:vAlign w:val="center"/>
          </w:tcPr>
          <w:p w14:paraId="000003A0" w14:textId="77777777" w:rsidR="002045CD" w:rsidRDefault="005C60F8">
            <w:pPr>
              <w:jc w:val="center"/>
              <w:rPr>
                <w:sz w:val="18"/>
                <w:szCs w:val="18"/>
              </w:rPr>
            </w:pPr>
            <w:r>
              <w:rPr>
                <w:sz w:val="18"/>
                <w:szCs w:val="18"/>
              </w:rPr>
              <w:t>7.9</w:t>
            </w:r>
          </w:p>
        </w:tc>
        <w:tc>
          <w:tcPr>
            <w:tcW w:w="1116" w:type="dxa"/>
            <w:vAlign w:val="center"/>
          </w:tcPr>
          <w:p w14:paraId="000003A1" w14:textId="77777777" w:rsidR="002045CD" w:rsidRDefault="005C60F8">
            <w:pPr>
              <w:jc w:val="center"/>
              <w:rPr>
                <w:sz w:val="18"/>
                <w:szCs w:val="18"/>
              </w:rPr>
            </w:pPr>
            <w:r>
              <w:rPr>
                <w:sz w:val="18"/>
                <w:szCs w:val="18"/>
              </w:rPr>
              <w:t>9.1</w:t>
            </w:r>
          </w:p>
        </w:tc>
        <w:tc>
          <w:tcPr>
            <w:tcW w:w="1111" w:type="dxa"/>
            <w:vAlign w:val="center"/>
          </w:tcPr>
          <w:p w14:paraId="000003A2" w14:textId="77777777" w:rsidR="002045CD" w:rsidRDefault="005C60F8">
            <w:pPr>
              <w:jc w:val="center"/>
              <w:rPr>
                <w:sz w:val="18"/>
                <w:szCs w:val="18"/>
              </w:rPr>
            </w:pPr>
            <w:r>
              <w:rPr>
                <w:sz w:val="18"/>
                <w:szCs w:val="18"/>
              </w:rPr>
              <w:t>18.7</w:t>
            </w:r>
          </w:p>
        </w:tc>
      </w:tr>
      <w:tr w:rsidR="002045CD" w14:paraId="21B11B0B" w14:textId="77777777">
        <w:trPr>
          <w:trHeight w:val="240"/>
        </w:trPr>
        <w:tc>
          <w:tcPr>
            <w:tcW w:w="2325" w:type="dxa"/>
            <w:vAlign w:val="center"/>
          </w:tcPr>
          <w:p w14:paraId="000003A3" w14:textId="77777777" w:rsidR="002045CD" w:rsidRDefault="005C60F8">
            <w:pPr>
              <w:jc w:val="center"/>
              <w:rPr>
                <w:sz w:val="18"/>
                <w:szCs w:val="18"/>
              </w:rPr>
            </w:pPr>
            <w:sdt>
              <w:sdtPr>
                <w:tag w:val="goog_rdk_56"/>
                <w:id w:val="-1289734565"/>
              </w:sdtPr>
              <w:sdtContent>
                <w:commentRangeStart w:id="76"/>
              </w:sdtContent>
            </w:sdt>
            <w:r>
              <w:rPr>
                <w:sz w:val="18"/>
                <w:szCs w:val="18"/>
              </w:rPr>
              <w:t>Virginia</w:t>
            </w:r>
          </w:p>
        </w:tc>
        <w:commentRangeEnd w:id="76"/>
        <w:tc>
          <w:tcPr>
            <w:tcW w:w="1116" w:type="dxa"/>
            <w:vAlign w:val="center"/>
          </w:tcPr>
          <w:p w14:paraId="000003A4" w14:textId="77777777" w:rsidR="002045CD" w:rsidRDefault="005C60F8">
            <w:pPr>
              <w:jc w:val="center"/>
              <w:rPr>
                <w:sz w:val="18"/>
                <w:szCs w:val="18"/>
              </w:rPr>
            </w:pPr>
            <w:r>
              <w:commentReference w:id="76"/>
            </w:r>
            <w:r>
              <w:rPr>
                <w:sz w:val="18"/>
                <w:szCs w:val="18"/>
              </w:rPr>
              <w:t>13.5</w:t>
            </w:r>
          </w:p>
        </w:tc>
        <w:tc>
          <w:tcPr>
            <w:tcW w:w="1116" w:type="dxa"/>
            <w:vAlign w:val="center"/>
          </w:tcPr>
          <w:p w14:paraId="000003A5" w14:textId="77777777" w:rsidR="002045CD" w:rsidRDefault="005C60F8">
            <w:pPr>
              <w:jc w:val="center"/>
              <w:rPr>
                <w:sz w:val="18"/>
                <w:szCs w:val="18"/>
              </w:rPr>
            </w:pPr>
            <w:r>
              <w:rPr>
                <w:sz w:val="18"/>
                <w:szCs w:val="18"/>
              </w:rPr>
              <w:t>5.3</w:t>
            </w:r>
          </w:p>
        </w:tc>
        <w:tc>
          <w:tcPr>
            <w:tcW w:w="1116" w:type="dxa"/>
            <w:vAlign w:val="center"/>
          </w:tcPr>
          <w:p w14:paraId="000003A6" w14:textId="77777777" w:rsidR="002045CD" w:rsidRDefault="005C60F8">
            <w:pPr>
              <w:jc w:val="center"/>
              <w:rPr>
                <w:sz w:val="18"/>
                <w:szCs w:val="18"/>
              </w:rPr>
            </w:pPr>
            <w:r>
              <w:rPr>
                <w:sz w:val="18"/>
                <w:szCs w:val="18"/>
              </w:rPr>
              <w:t>9.2</w:t>
            </w:r>
          </w:p>
        </w:tc>
        <w:tc>
          <w:tcPr>
            <w:tcW w:w="1116" w:type="dxa"/>
            <w:vAlign w:val="center"/>
          </w:tcPr>
          <w:p w14:paraId="000003A7" w14:textId="77777777" w:rsidR="002045CD" w:rsidRDefault="005C60F8">
            <w:pPr>
              <w:jc w:val="center"/>
              <w:rPr>
                <w:sz w:val="18"/>
                <w:szCs w:val="18"/>
              </w:rPr>
            </w:pPr>
            <w:r>
              <w:rPr>
                <w:sz w:val="18"/>
                <w:szCs w:val="18"/>
              </w:rPr>
              <w:t>12.0</w:t>
            </w:r>
          </w:p>
        </w:tc>
        <w:tc>
          <w:tcPr>
            <w:tcW w:w="1116" w:type="dxa"/>
            <w:vAlign w:val="center"/>
          </w:tcPr>
          <w:p w14:paraId="000003A8" w14:textId="77777777" w:rsidR="002045CD" w:rsidRDefault="005C60F8">
            <w:pPr>
              <w:jc w:val="center"/>
              <w:rPr>
                <w:sz w:val="18"/>
                <w:szCs w:val="18"/>
              </w:rPr>
            </w:pPr>
            <w:r>
              <w:rPr>
                <w:sz w:val="18"/>
                <w:szCs w:val="18"/>
              </w:rPr>
              <w:t>17.1</w:t>
            </w:r>
          </w:p>
        </w:tc>
        <w:tc>
          <w:tcPr>
            <w:tcW w:w="1111" w:type="dxa"/>
            <w:vAlign w:val="center"/>
          </w:tcPr>
          <w:p w14:paraId="000003A9" w14:textId="77777777" w:rsidR="002045CD" w:rsidRDefault="005C60F8">
            <w:pPr>
              <w:jc w:val="center"/>
              <w:rPr>
                <w:sz w:val="18"/>
                <w:szCs w:val="18"/>
              </w:rPr>
            </w:pPr>
            <w:r>
              <w:rPr>
                <w:sz w:val="18"/>
                <w:szCs w:val="18"/>
              </w:rPr>
              <w:t>36.1</w:t>
            </w:r>
          </w:p>
        </w:tc>
      </w:tr>
      <w:tr w:rsidR="002045CD" w14:paraId="35546F2E" w14:textId="77777777">
        <w:trPr>
          <w:trHeight w:val="240"/>
        </w:trPr>
        <w:tc>
          <w:tcPr>
            <w:tcW w:w="2325" w:type="dxa"/>
            <w:vAlign w:val="center"/>
          </w:tcPr>
          <w:p w14:paraId="000003AA" w14:textId="77777777" w:rsidR="002045CD" w:rsidRDefault="005C60F8">
            <w:pPr>
              <w:jc w:val="center"/>
              <w:rPr>
                <w:sz w:val="18"/>
                <w:szCs w:val="18"/>
              </w:rPr>
            </w:pPr>
            <w:sdt>
              <w:sdtPr>
                <w:tag w:val="goog_rdk_57"/>
                <w:id w:val="1154405682"/>
              </w:sdtPr>
              <w:sdtContent>
                <w:commentRangeStart w:id="77"/>
              </w:sdtContent>
            </w:sdt>
            <w:r>
              <w:rPr>
                <w:sz w:val="18"/>
                <w:szCs w:val="18"/>
              </w:rPr>
              <w:t>Washington</w:t>
            </w:r>
          </w:p>
        </w:tc>
        <w:commentRangeEnd w:id="77"/>
        <w:tc>
          <w:tcPr>
            <w:tcW w:w="1116" w:type="dxa"/>
            <w:vAlign w:val="center"/>
          </w:tcPr>
          <w:p w14:paraId="000003AB" w14:textId="77777777" w:rsidR="002045CD" w:rsidRDefault="005C60F8">
            <w:pPr>
              <w:jc w:val="center"/>
              <w:rPr>
                <w:sz w:val="18"/>
                <w:szCs w:val="18"/>
              </w:rPr>
            </w:pPr>
            <w:r>
              <w:commentReference w:id="77"/>
            </w:r>
            <w:r>
              <w:rPr>
                <w:sz w:val="18"/>
                <w:szCs w:val="18"/>
              </w:rPr>
              <w:t>14.9</w:t>
            </w:r>
          </w:p>
        </w:tc>
        <w:tc>
          <w:tcPr>
            <w:tcW w:w="1116" w:type="dxa"/>
            <w:vAlign w:val="center"/>
          </w:tcPr>
          <w:p w14:paraId="000003AC" w14:textId="77777777" w:rsidR="002045CD" w:rsidRDefault="005C60F8">
            <w:pPr>
              <w:jc w:val="center"/>
              <w:rPr>
                <w:sz w:val="18"/>
                <w:szCs w:val="18"/>
              </w:rPr>
            </w:pPr>
            <w:r>
              <w:rPr>
                <w:sz w:val="18"/>
                <w:szCs w:val="18"/>
              </w:rPr>
              <w:t>2.9</w:t>
            </w:r>
          </w:p>
        </w:tc>
        <w:tc>
          <w:tcPr>
            <w:tcW w:w="1116" w:type="dxa"/>
            <w:vAlign w:val="center"/>
          </w:tcPr>
          <w:p w14:paraId="000003AD" w14:textId="77777777" w:rsidR="002045CD" w:rsidRDefault="005C60F8">
            <w:pPr>
              <w:jc w:val="center"/>
              <w:rPr>
                <w:sz w:val="18"/>
                <w:szCs w:val="18"/>
              </w:rPr>
            </w:pPr>
            <w:r>
              <w:rPr>
                <w:sz w:val="18"/>
                <w:szCs w:val="18"/>
              </w:rPr>
              <w:t>9.3</w:t>
            </w:r>
          </w:p>
        </w:tc>
        <w:tc>
          <w:tcPr>
            <w:tcW w:w="1116" w:type="dxa"/>
            <w:vAlign w:val="center"/>
          </w:tcPr>
          <w:p w14:paraId="000003AE" w14:textId="77777777" w:rsidR="002045CD" w:rsidRDefault="005C60F8">
            <w:pPr>
              <w:jc w:val="center"/>
              <w:rPr>
                <w:sz w:val="18"/>
                <w:szCs w:val="18"/>
              </w:rPr>
            </w:pPr>
            <w:r>
              <w:rPr>
                <w:sz w:val="18"/>
                <w:szCs w:val="18"/>
              </w:rPr>
              <w:t>13.6</w:t>
            </w:r>
          </w:p>
        </w:tc>
        <w:tc>
          <w:tcPr>
            <w:tcW w:w="1116" w:type="dxa"/>
            <w:vAlign w:val="center"/>
          </w:tcPr>
          <w:p w14:paraId="000003AF" w14:textId="77777777" w:rsidR="002045CD" w:rsidRDefault="005C60F8">
            <w:pPr>
              <w:jc w:val="center"/>
              <w:rPr>
                <w:sz w:val="18"/>
                <w:szCs w:val="18"/>
              </w:rPr>
            </w:pPr>
            <w:r>
              <w:rPr>
                <w:sz w:val="18"/>
                <w:szCs w:val="18"/>
              </w:rPr>
              <w:t>19.1</w:t>
            </w:r>
          </w:p>
        </w:tc>
        <w:tc>
          <w:tcPr>
            <w:tcW w:w="1111" w:type="dxa"/>
            <w:vAlign w:val="center"/>
          </w:tcPr>
          <w:p w14:paraId="000003B0" w14:textId="77777777" w:rsidR="002045CD" w:rsidRDefault="005C60F8">
            <w:pPr>
              <w:jc w:val="center"/>
              <w:rPr>
                <w:sz w:val="18"/>
                <w:szCs w:val="18"/>
              </w:rPr>
            </w:pPr>
            <w:r>
              <w:rPr>
                <w:sz w:val="18"/>
                <w:szCs w:val="18"/>
              </w:rPr>
              <w:t>48.9</w:t>
            </w:r>
          </w:p>
        </w:tc>
      </w:tr>
      <w:tr w:rsidR="002045CD" w14:paraId="61C1FADF" w14:textId="77777777">
        <w:trPr>
          <w:trHeight w:val="240"/>
        </w:trPr>
        <w:tc>
          <w:tcPr>
            <w:tcW w:w="2325" w:type="dxa"/>
            <w:vAlign w:val="center"/>
          </w:tcPr>
          <w:p w14:paraId="000003B1" w14:textId="77777777" w:rsidR="002045CD" w:rsidRDefault="005C60F8">
            <w:pPr>
              <w:jc w:val="center"/>
              <w:rPr>
                <w:sz w:val="18"/>
                <w:szCs w:val="18"/>
              </w:rPr>
            </w:pPr>
            <w:sdt>
              <w:sdtPr>
                <w:tag w:val="goog_rdk_58"/>
                <w:id w:val="108317808"/>
              </w:sdtPr>
              <w:sdtContent>
                <w:commentRangeStart w:id="78"/>
              </w:sdtContent>
            </w:sdt>
            <w:r>
              <w:rPr>
                <w:sz w:val="18"/>
                <w:szCs w:val="18"/>
              </w:rPr>
              <w:t>West Virginia</w:t>
            </w:r>
          </w:p>
        </w:tc>
        <w:commentRangeEnd w:id="78"/>
        <w:tc>
          <w:tcPr>
            <w:tcW w:w="1116" w:type="dxa"/>
            <w:vAlign w:val="center"/>
          </w:tcPr>
          <w:p w14:paraId="000003B2" w14:textId="77777777" w:rsidR="002045CD" w:rsidRDefault="005C60F8">
            <w:pPr>
              <w:jc w:val="center"/>
              <w:rPr>
                <w:sz w:val="18"/>
                <w:szCs w:val="18"/>
              </w:rPr>
            </w:pPr>
            <w:r>
              <w:commentReference w:id="78"/>
            </w:r>
            <w:r>
              <w:rPr>
                <w:sz w:val="18"/>
                <w:szCs w:val="18"/>
              </w:rPr>
              <w:t>12.7</w:t>
            </w:r>
          </w:p>
        </w:tc>
        <w:tc>
          <w:tcPr>
            <w:tcW w:w="1116" w:type="dxa"/>
            <w:vAlign w:val="center"/>
          </w:tcPr>
          <w:p w14:paraId="000003B3" w14:textId="77777777" w:rsidR="002045CD" w:rsidRDefault="005C60F8">
            <w:pPr>
              <w:jc w:val="center"/>
              <w:rPr>
                <w:sz w:val="18"/>
                <w:szCs w:val="18"/>
              </w:rPr>
            </w:pPr>
            <w:r>
              <w:rPr>
                <w:sz w:val="18"/>
                <w:szCs w:val="18"/>
              </w:rPr>
              <w:t>6.9</w:t>
            </w:r>
          </w:p>
        </w:tc>
        <w:tc>
          <w:tcPr>
            <w:tcW w:w="1116" w:type="dxa"/>
            <w:vAlign w:val="center"/>
          </w:tcPr>
          <w:p w14:paraId="000003B4" w14:textId="77777777" w:rsidR="002045CD" w:rsidRDefault="005C60F8">
            <w:pPr>
              <w:jc w:val="center"/>
              <w:rPr>
                <w:sz w:val="18"/>
                <w:szCs w:val="18"/>
              </w:rPr>
            </w:pPr>
            <w:r>
              <w:rPr>
                <w:sz w:val="18"/>
                <w:szCs w:val="18"/>
              </w:rPr>
              <w:t>10.3</w:t>
            </w:r>
          </w:p>
        </w:tc>
        <w:tc>
          <w:tcPr>
            <w:tcW w:w="1116" w:type="dxa"/>
            <w:vAlign w:val="center"/>
          </w:tcPr>
          <w:p w14:paraId="000003B5" w14:textId="77777777" w:rsidR="002045CD" w:rsidRDefault="005C60F8">
            <w:pPr>
              <w:jc w:val="center"/>
              <w:rPr>
                <w:sz w:val="18"/>
                <w:szCs w:val="18"/>
              </w:rPr>
            </w:pPr>
            <w:r>
              <w:rPr>
                <w:sz w:val="18"/>
                <w:szCs w:val="18"/>
              </w:rPr>
              <w:t>11.9</w:t>
            </w:r>
          </w:p>
        </w:tc>
        <w:tc>
          <w:tcPr>
            <w:tcW w:w="1116" w:type="dxa"/>
            <w:vAlign w:val="center"/>
          </w:tcPr>
          <w:p w14:paraId="000003B6" w14:textId="77777777" w:rsidR="002045CD" w:rsidRDefault="005C60F8">
            <w:pPr>
              <w:jc w:val="center"/>
              <w:rPr>
                <w:sz w:val="18"/>
                <w:szCs w:val="18"/>
              </w:rPr>
            </w:pPr>
            <w:r>
              <w:rPr>
                <w:sz w:val="18"/>
                <w:szCs w:val="18"/>
              </w:rPr>
              <w:t>14.9</w:t>
            </w:r>
          </w:p>
        </w:tc>
        <w:tc>
          <w:tcPr>
            <w:tcW w:w="1111" w:type="dxa"/>
            <w:vAlign w:val="center"/>
          </w:tcPr>
          <w:p w14:paraId="000003B7" w14:textId="77777777" w:rsidR="002045CD" w:rsidRDefault="005C60F8">
            <w:pPr>
              <w:jc w:val="center"/>
              <w:rPr>
                <w:sz w:val="18"/>
                <w:szCs w:val="18"/>
              </w:rPr>
            </w:pPr>
            <w:r>
              <w:rPr>
                <w:sz w:val="18"/>
                <w:szCs w:val="18"/>
              </w:rPr>
              <w:t>25.5</w:t>
            </w:r>
          </w:p>
        </w:tc>
      </w:tr>
      <w:tr w:rsidR="002045CD" w14:paraId="2812C607" w14:textId="77777777">
        <w:trPr>
          <w:trHeight w:val="240"/>
        </w:trPr>
        <w:tc>
          <w:tcPr>
            <w:tcW w:w="2325" w:type="dxa"/>
            <w:vAlign w:val="center"/>
          </w:tcPr>
          <w:p w14:paraId="000003B8" w14:textId="77777777" w:rsidR="002045CD" w:rsidRDefault="005C60F8">
            <w:pPr>
              <w:jc w:val="center"/>
              <w:rPr>
                <w:sz w:val="18"/>
                <w:szCs w:val="18"/>
              </w:rPr>
            </w:pPr>
            <w:sdt>
              <w:sdtPr>
                <w:tag w:val="goog_rdk_59"/>
                <w:id w:val="-746343906"/>
              </w:sdtPr>
              <w:sdtContent>
                <w:commentRangeStart w:id="79"/>
              </w:sdtContent>
            </w:sdt>
            <w:r>
              <w:rPr>
                <w:sz w:val="18"/>
                <w:szCs w:val="18"/>
              </w:rPr>
              <w:t>Wisconsin</w:t>
            </w:r>
          </w:p>
        </w:tc>
        <w:commentRangeEnd w:id="79"/>
        <w:tc>
          <w:tcPr>
            <w:tcW w:w="1116" w:type="dxa"/>
            <w:vAlign w:val="center"/>
          </w:tcPr>
          <w:p w14:paraId="000003B9" w14:textId="77777777" w:rsidR="002045CD" w:rsidRDefault="005C60F8">
            <w:pPr>
              <w:jc w:val="center"/>
              <w:rPr>
                <w:sz w:val="18"/>
                <w:szCs w:val="18"/>
              </w:rPr>
            </w:pPr>
            <w:r>
              <w:commentReference w:id="79"/>
            </w:r>
            <w:r>
              <w:rPr>
                <w:sz w:val="18"/>
                <w:szCs w:val="18"/>
              </w:rPr>
              <w:t>10.6</w:t>
            </w:r>
          </w:p>
        </w:tc>
        <w:tc>
          <w:tcPr>
            <w:tcW w:w="1116" w:type="dxa"/>
            <w:vAlign w:val="center"/>
          </w:tcPr>
          <w:p w14:paraId="000003BA" w14:textId="77777777" w:rsidR="002045CD" w:rsidRDefault="005C60F8">
            <w:pPr>
              <w:jc w:val="center"/>
              <w:rPr>
                <w:sz w:val="18"/>
                <w:szCs w:val="18"/>
              </w:rPr>
            </w:pPr>
            <w:r>
              <w:rPr>
                <w:sz w:val="18"/>
                <w:szCs w:val="18"/>
              </w:rPr>
              <w:t>2.8</w:t>
            </w:r>
          </w:p>
        </w:tc>
        <w:tc>
          <w:tcPr>
            <w:tcW w:w="1116" w:type="dxa"/>
            <w:vAlign w:val="center"/>
          </w:tcPr>
          <w:p w14:paraId="000003BB" w14:textId="77777777" w:rsidR="002045CD" w:rsidRDefault="005C60F8">
            <w:pPr>
              <w:jc w:val="center"/>
              <w:rPr>
                <w:sz w:val="18"/>
                <w:szCs w:val="18"/>
              </w:rPr>
            </w:pPr>
            <w:r>
              <w:rPr>
                <w:sz w:val="18"/>
                <w:szCs w:val="18"/>
              </w:rPr>
              <w:t>6.6</w:t>
            </w:r>
          </w:p>
        </w:tc>
        <w:tc>
          <w:tcPr>
            <w:tcW w:w="1116" w:type="dxa"/>
            <w:vAlign w:val="center"/>
          </w:tcPr>
          <w:p w14:paraId="000003BC" w14:textId="77777777" w:rsidR="002045CD" w:rsidRDefault="005C60F8">
            <w:pPr>
              <w:jc w:val="center"/>
              <w:rPr>
                <w:sz w:val="18"/>
                <w:szCs w:val="18"/>
              </w:rPr>
            </w:pPr>
            <w:r>
              <w:rPr>
                <w:sz w:val="18"/>
                <w:szCs w:val="18"/>
              </w:rPr>
              <w:t>9.3</w:t>
            </w:r>
          </w:p>
        </w:tc>
        <w:tc>
          <w:tcPr>
            <w:tcW w:w="1116" w:type="dxa"/>
            <w:vAlign w:val="center"/>
          </w:tcPr>
          <w:p w14:paraId="000003BD" w14:textId="77777777" w:rsidR="002045CD" w:rsidRDefault="005C60F8">
            <w:pPr>
              <w:jc w:val="center"/>
              <w:rPr>
                <w:sz w:val="18"/>
                <w:szCs w:val="18"/>
              </w:rPr>
            </w:pPr>
            <w:r>
              <w:rPr>
                <w:sz w:val="18"/>
                <w:szCs w:val="18"/>
              </w:rPr>
              <w:t>13.5</w:t>
            </w:r>
          </w:p>
        </w:tc>
        <w:tc>
          <w:tcPr>
            <w:tcW w:w="1111" w:type="dxa"/>
            <w:vAlign w:val="center"/>
          </w:tcPr>
          <w:p w14:paraId="000003BE" w14:textId="77777777" w:rsidR="002045CD" w:rsidRDefault="005C60F8">
            <w:pPr>
              <w:jc w:val="center"/>
              <w:rPr>
                <w:sz w:val="18"/>
                <w:szCs w:val="18"/>
              </w:rPr>
            </w:pPr>
            <w:r>
              <w:rPr>
                <w:sz w:val="18"/>
                <w:szCs w:val="18"/>
              </w:rPr>
              <w:t>35.7</w:t>
            </w:r>
          </w:p>
        </w:tc>
      </w:tr>
      <w:tr w:rsidR="002045CD" w14:paraId="7AE24EDB" w14:textId="77777777">
        <w:trPr>
          <w:trHeight w:val="240"/>
        </w:trPr>
        <w:tc>
          <w:tcPr>
            <w:tcW w:w="2325" w:type="dxa"/>
            <w:vAlign w:val="center"/>
          </w:tcPr>
          <w:p w14:paraId="000003BF" w14:textId="77777777" w:rsidR="002045CD" w:rsidRDefault="005C60F8">
            <w:pPr>
              <w:jc w:val="center"/>
              <w:rPr>
                <w:sz w:val="18"/>
                <w:szCs w:val="18"/>
              </w:rPr>
            </w:pPr>
            <w:sdt>
              <w:sdtPr>
                <w:tag w:val="goog_rdk_60"/>
                <w:id w:val="-427421877"/>
              </w:sdtPr>
              <w:sdtContent>
                <w:commentRangeStart w:id="80"/>
              </w:sdtContent>
            </w:sdt>
            <w:r>
              <w:rPr>
                <w:sz w:val="18"/>
                <w:szCs w:val="18"/>
              </w:rPr>
              <w:t>Wyoming</w:t>
            </w:r>
          </w:p>
        </w:tc>
        <w:commentRangeEnd w:id="80"/>
        <w:tc>
          <w:tcPr>
            <w:tcW w:w="1116" w:type="dxa"/>
            <w:vAlign w:val="center"/>
          </w:tcPr>
          <w:p w14:paraId="000003C0" w14:textId="77777777" w:rsidR="002045CD" w:rsidRDefault="005C60F8">
            <w:pPr>
              <w:jc w:val="center"/>
              <w:rPr>
                <w:sz w:val="18"/>
                <w:szCs w:val="18"/>
              </w:rPr>
            </w:pPr>
            <w:r>
              <w:commentReference w:id="80"/>
            </w:r>
            <w:r>
              <w:rPr>
                <w:sz w:val="18"/>
                <w:szCs w:val="18"/>
              </w:rPr>
              <w:t>7.6</w:t>
            </w:r>
          </w:p>
        </w:tc>
        <w:tc>
          <w:tcPr>
            <w:tcW w:w="1116" w:type="dxa"/>
            <w:vAlign w:val="center"/>
          </w:tcPr>
          <w:p w14:paraId="000003C1" w14:textId="77777777" w:rsidR="002045CD" w:rsidRDefault="005C60F8">
            <w:pPr>
              <w:jc w:val="center"/>
              <w:rPr>
                <w:sz w:val="18"/>
                <w:szCs w:val="18"/>
              </w:rPr>
            </w:pPr>
            <w:r>
              <w:rPr>
                <w:sz w:val="18"/>
                <w:szCs w:val="18"/>
              </w:rPr>
              <w:t>2.0</w:t>
            </w:r>
          </w:p>
        </w:tc>
        <w:tc>
          <w:tcPr>
            <w:tcW w:w="1116" w:type="dxa"/>
            <w:vAlign w:val="center"/>
          </w:tcPr>
          <w:p w14:paraId="000003C2" w14:textId="77777777" w:rsidR="002045CD" w:rsidRDefault="005C60F8">
            <w:pPr>
              <w:jc w:val="center"/>
              <w:rPr>
                <w:sz w:val="18"/>
                <w:szCs w:val="18"/>
              </w:rPr>
            </w:pPr>
            <w:r>
              <w:rPr>
                <w:sz w:val="18"/>
                <w:szCs w:val="18"/>
              </w:rPr>
              <w:t>4.5</w:t>
            </w:r>
          </w:p>
        </w:tc>
        <w:tc>
          <w:tcPr>
            <w:tcW w:w="1116" w:type="dxa"/>
            <w:vAlign w:val="center"/>
          </w:tcPr>
          <w:p w14:paraId="000003C3" w14:textId="77777777" w:rsidR="002045CD" w:rsidRDefault="005C60F8">
            <w:pPr>
              <w:jc w:val="center"/>
              <w:rPr>
                <w:sz w:val="18"/>
                <w:szCs w:val="18"/>
              </w:rPr>
            </w:pPr>
            <w:r>
              <w:rPr>
                <w:sz w:val="18"/>
                <w:szCs w:val="18"/>
              </w:rPr>
              <w:t>6.7</w:t>
            </w:r>
          </w:p>
        </w:tc>
        <w:tc>
          <w:tcPr>
            <w:tcW w:w="1116" w:type="dxa"/>
            <w:vAlign w:val="center"/>
          </w:tcPr>
          <w:p w14:paraId="000003C4" w14:textId="77777777" w:rsidR="002045CD" w:rsidRDefault="005C60F8">
            <w:pPr>
              <w:jc w:val="center"/>
              <w:rPr>
                <w:sz w:val="18"/>
                <w:szCs w:val="18"/>
              </w:rPr>
            </w:pPr>
            <w:r>
              <w:rPr>
                <w:sz w:val="18"/>
                <w:szCs w:val="18"/>
              </w:rPr>
              <w:t>10.1</w:t>
            </w:r>
          </w:p>
        </w:tc>
        <w:tc>
          <w:tcPr>
            <w:tcW w:w="1111" w:type="dxa"/>
            <w:vAlign w:val="center"/>
          </w:tcPr>
          <w:p w14:paraId="000003C5" w14:textId="77777777" w:rsidR="002045CD" w:rsidRDefault="005C60F8">
            <w:pPr>
              <w:jc w:val="center"/>
              <w:rPr>
                <w:sz w:val="18"/>
                <w:szCs w:val="18"/>
              </w:rPr>
            </w:pPr>
            <w:r>
              <w:rPr>
                <w:sz w:val="18"/>
                <w:szCs w:val="18"/>
              </w:rPr>
              <w:t>21.4</w:t>
            </w:r>
          </w:p>
        </w:tc>
      </w:tr>
    </w:tbl>
    <w:p w14:paraId="000003C6" w14:textId="77777777" w:rsidR="002045CD" w:rsidRDefault="002045CD">
      <w:pPr>
        <w:pBdr>
          <w:top w:val="nil"/>
          <w:left w:val="nil"/>
          <w:bottom w:val="nil"/>
          <w:right w:val="nil"/>
          <w:between w:val="nil"/>
        </w:pBdr>
        <w:spacing w:after="0" w:line="360" w:lineRule="auto"/>
        <w:rPr>
          <w:color w:val="000000"/>
          <w:sz w:val="24"/>
          <w:szCs w:val="24"/>
        </w:rPr>
      </w:pPr>
    </w:p>
    <w:p w14:paraId="000003C7" w14:textId="77777777" w:rsidR="002045CD" w:rsidRDefault="005C60F8">
      <w:pPr>
        <w:pBdr>
          <w:top w:val="nil"/>
          <w:left w:val="nil"/>
          <w:bottom w:val="nil"/>
          <w:right w:val="nil"/>
          <w:between w:val="nil"/>
        </w:pBdr>
        <w:spacing w:after="0" w:line="360" w:lineRule="auto"/>
        <w:rPr>
          <w:i/>
          <w:color w:val="44546A"/>
          <w:sz w:val="24"/>
          <w:szCs w:val="24"/>
        </w:rPr>
      </w:pPr>
      <w:bookmarkStart w:id="81" w:name="_heading=h.lnxbz9" w:colFirst="0" w:colLast="0"/>
      <w:bookmarkEnd w:id="81"/>
      <w:r>
        <w:rPr>
          <w:i/>
          <w:color w:val="44546A"/>
          <w:sz w:val="24"/>
          <w:szCs w:val="24"/>
        </w:rPr>
        <w:t xml:space="preserve">Table S2: </w:t>
      </w:r>
      <w:sdt>
        <w:sdtPr>
          <w:tag w:val="goog_rdk_61"/>
          <w:id w:val="-1376841486"/>
        </w:sdtPr>
        <w:sdtContent>
          <w:commentRangeStart w:id="82"/>
          <w:commentRangeStart w:id="83"/>
        </w:sdtContent>
      </w:sdt>
      <w:r>
        <w:rPr>
          <w:i/>
          <w:color w:val="44546A"/>
          <w:sz w:val="24"/>
          <w:szCs w:val="24"/>
        </w:rPr>
        <w:t xml:space="preserve">Available </w:t>
      </w:r>
      <w:commentRangeEnd w:id="82"/>
      <w:r>
        <w:commentReference w:id="82"/>
      </w:r>
      <w:commentRangeEnd w:id="83"/>
      <w:r w:rsidR="00F857D2">
        <w:rPr>
          <w:rStyle w:val="CommentReference"/>
        </w:rPr>
        <w:commentReference w:id="83"/>
      </w:r>
      <w:r>
        <w:rPr>
          <w:i/>
          <w:color w:val="44546A"/>
          <w:sz w:val="24"/>
          <w:szCs w:val="24"/>
        </w:rPr>
        <w:t>childhood asthma incidence rates by state and year</w:t>
      </w:r>
    </w:p>
    <w:tbl>
      <w:tblPr>
        <w:tblStyle w:val="a4"/>
        <w:tblW w:w="8689" w:type="dxa"/>
        <w:tblLayout w:type="fixed"/>
        <w:tblLook w:val="0400" w:firstRow="0" w:lastRow="0" w:firstColumn="0" w:lastColumn="0" w:noHBand="0" w:noVBand="1"/>
      </w:tblPr>
      <w:tblGrid>
        <w:gridCol w:w="1663"/>
        <w:gridCol w:w="914"/>
        <w:gridCol w:w="918"/>
        <w:gridCol w:w="919"/>
        <w:gridCol w:w="919"/>
        <w:gridCol w:w="879"/>
        <w:gridCol w:w="1273"/>
        <w:gridCol w:w="1204"/>
      </w:tblGrid>
      <w:tr w:rsidR="002045CD" w14:paraId="076438F3" w14:textId="77777777">
        <w:trPr>
          <w:trHeight w:val="200"/>
        </w:trPr>
        <w:tc>
          <w:tcPr>
            <w:tcW w:w="16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C8" w14:textId="77777777" w:rsidR="002045CD" w:rsidRDefault="005C60F8">
            <w:pPr>
              <w:spacing w:after="0" w:line="240" w:lineRule="auto"/>
              <w:jc w:val="center"/>
              <w:rPr>
                <w:b/>
                <w:color w:val="000000"/>
                <w:sz w:val="18"/>
                <w:szCs w:val="18"/>
              </w:rPr>
            </w:pPr>
            <w:r>
              <w:rPr>
                <w:b/>
                <w:color w:val="000000"/>
                <w:sz w:val="18"/>
                <w:szCs w:val="18"/>
              </w:rPr>
              <w:t>State</w:t>
            </w:r>
          </w:p>
        </w:tc>
        <w:tc>
          <w:tcPr>
            <w:tcW w:w="914" w:type="dxa"/>
            <w:tcBorders>
              <w:top w:val="single" w:sz="4" w:space="0" w:color="000000"/>
              <w:left w:val="nil"/>
              <w:bottom w:val="single" w:sz="4" w:space="0" w:color="000000"/>
              <w:right w:val="single" w:sz="4" w:space="0" w:color="000000"/>
            </w:tcBorders>
            <w:shd w:val="clear" w:color="auto" w:fill="auto"/>
            <w:vAlign w:val="center"/>
          </w:tcPr>
          <w:p w14:paraId="000003C9" w14:textId="77777777" w:rsidR="002045CD" w:rsidRDefault="005C60F8">
            <w:pPr>
              <w:spacing w:after="0" w:line="240" w:lineRule="auto"/>
              <w:jc w:val="center"/>
              <w:rPr>
                <w:b/>
                <w:color w:val="000000"/>
                <w:sz w:val="18"/>
                <w:szCs w:val="18"/>
              </w:rPr>
            </w:pPr>
            <w:r>
              <w:rPr>
                <w:b/>
                <w:color w:val="000000"/>
                <w:sz w:val="18"/>
                <w:szCs w:val="18"/>
              </w:rPr>
              <w:t>2006*</w:t>
            </w:r>
          </w:p>
        </w:tc>
        <w:tc>
          <w:tcPr>
            <w:tcW w:w="918" w:type="dxa"/>
            <w:tcBorders>
              <w:top w:val="single" w:sz="4" w:space="0" w:color="000000"/>
              <w:left w:val="nil"/>
              <w:bottom w:val="single" w:sz="4" w:space="0" w:color="000000"/>
              <w:right w:val="single" w:sz="4" w:space="0" w:color="000000"/>
            </w:tcBorders>
            <w:shd w:val="clear" w:color="auto" w:fill="auto"/>
            <w:vAlign w:val="center"/>
          </w:tcPr>
          <w:p w14:paraId="000003CA" w14:textId="77777777" w:rsidR="002045CD" w:rsidRDefault="005C60F8">
            <w:pPr>
              <w:spacing w:after="0" w:line="240" w:lineRule="auto"/>
              <w:jc w:val="center"/>
              <w:rPr>
                <w:b/>
                <w:color w:val="000000"/>
                <w:sz w:val="18"/>
                <w:szCs w:val="18"/>
              </w:rPr>
            </w:pPr>
            <w:r>
              <w:rPr>
                <w:b/>
                <w:color w:val="000000"/>
                <w:sz w:val="18"/>
                <w:szCs w:val="18"/>
              </w:rPr>
              <w:t>2007*</w:t>
            </w:r>
          </w:p>
        </w:tc>
        <w:tc>
          <w:tcPr>
            <w:tcW w:w="919" w:type="dxa"/>
            <w:tcBorders>
              <w:top w:val="single" w:sz="4" w:space="0" w:color="000000"/>
              <w:left w:val="nil"/>
              <w:bottom w:val="single" w:sz="4" w:space="0" w:color="000000"/>
              <w:right w:val="single" w:sz="4" w:space="0" w:color="000000"/>
            </w:tcBorders>
            <w:shd w:val="clear" w:color="auto" w:fill="auto"/>
            <w:vAlign w:val="center"/>
          </w:tcPr>
          <w:p w14:paraId="000003CB" w14:textId="77777777" w:rsidR="002045CD" w:rsidRDefault="005C60F8">
            <w:pPr>
              <w:spacing w:after="0" w:line="240" w:lineRule="auto"/>
              <w:jc w:val="center"/>
              <w:rPr>
                <w:b/>
                <w:color w:val="000000"/>
                <w:sz w:val="18"/>
                <w:szCs w:val="18"/>
              </w:rPr>
            </w:pPr>
            <w:r>
              <w:rPr>
                <w:b/>
                <w:color w:val="000000"/>
                <w:sz w:val="18"/>
                <w:szCs w:val="18"/>
              </w:rPr>
              <w:t>2008*</w:t>
            </w:r>
          </w:p>
        </w:tc>
        <w:tc>
          <w:tcPr>
            <w:tcW w:w="919" w:type="dxa"/>
            <w:tcBorders>
              <w:top w:val="single" w:sz="4" w:space="0" w:color="000000"/>
              <w:left w:val="nil"/>
              <w:bottom w:val="single" w:sz="4" w:space="0" w:color="000000"/>
              <w:right w:val="single" w:sz="4" w:space="0" w:color="000000"/>
            </w:tcBorders>
            <w:shd w:val="clear" w:color="auto" w:fill="auto"/>
            <w:vAlign w:val="center"/>
          </w:tcPr>
          <w:p w14:paraId="000003CC" w14:textId="77777777" w:rsidR="002045CD" w:rsidRDefault="005C60F8">
            <w:pPr>
              <w:spacing w:after="0" w:line="240" w:lineRule="auto"/>
              <w:jc w:val="center"/>
              <w:rPr>
                <w:b/>
                <w:color w:val="000000"/>
                <w:sz w:val="18"/>
                <w:szCs w:val="18"/>
              </w:rPr>
            </w:pPr>
            <w:r>
              <w:rPr>
                <w:b/>
                <w:color w:val="000000"/>
                <w:sz w:val="18"/>
                <w:szCs w:val="18"/>
              </w:rPr>
              <w:t>2009*</w:t>
            </w:r>
          </w:p>
        </w:tc>
        <w:tc>
          <w:tcPr>
            <w:tcW w:w="879" w:type="dxa"/>
            <w:tcBorders>
              <w:top w:val="single" w:sz="4" w:space="0" w:color="000000"/>
              <w:left w:val="nil"/>
              <w:bottom w:val="single" w:sz="4" w:space="0" w:color="000000"/>
              <w:right w:val="single" w:sz="4" w:space="0" w:color="000000"/>
            </w:tcBorders>
            <w:shd w:val="clear" w:color="auto" w:fill="auto"/>
            <w:vAlign w:val="center"/>
          </w:tcPr>
          <w:p w14:paraId="000003CD" w14:textId="77777777" w:rsidR="002045CD" w:rsidRDefault="005C60F8">
            <w:pPr>
              <w:spacing w:after="0" w:line="240" w:lineRule="auto"/>
              <w:jc w:val="center"/>
              <w:rPr>
                <w:b/>
                <w:color w:val="000000"/>
                <w:sz w:val="18"/>
                <w:szCs w:val="18"/>
              </w:rPr>
            </w:pPr>
            <w:r>
              <w:rPr>
                <w:b/>
                <w:color w:val="000000"/>
                <w:sz w:val="18"/>
                <w:szCs w:val="18"/>
              </w:rPr>
              <w:t>2010*</w:t>
            </w:r>
          </w:p>
        </w:tc>
        <w:tc>
          <w:tcPr>
            <w:tcW w:w="1273" w:type="dxa"/>
            <w:tcBorders>
              <w:top w:val="single" w:sz="4" w:space="0" w:color="000000"/>
              <w:left w:val="nil"/>
              <w:bottom w:val="single" w:sz="4" w:space="0" w:color="000000"/>
              <w:right w:val="single" w:sz="4" w:space="0" w:color="000000"/>
            </w:tcBorders>
            <w:shd w:val="clear" w:color="auto" w:fill="auto"/>
            <w:vAlign w:val="center"/>
          </w:tcPr>
          <w:p w14:paraId="000003CE" w14:textId="77777777" w:rsidR="002045CD" w:rsidRDefault="005C60F8">
            <w:pPr>
              <w:spacing w:after="0" w:line="240" w:lineRule="auto"/>
              <w:jc w:val="center"/>
              <w:rPr>
                <w:b/>
                <w:color w:val="000000"/>
                <w:sz w:val="18"/>
                <w:szCs w:val="18"/>
              </w:rPr>
            </w:pPr>
            <w:r>
              <w:rPr>
                <w:b/>
                <w:color w:val="000000"/>
                <w:sz w:val="18"/>
                <w:szCs w:val="18"/>
              </w:rPr>
              <w:t>Aggregate IR*</w:t>
            </w:r>
          </w:p>
        </w:tc>
        <w:tc>
          <w:tcPr>
            <w:tcW w:w="1204" w:type="dxa"/>
            <w:tcBorders>
              <w:top w:val="single" w:sz="4" w:space="0" w:color="000000"/>
              <w:left w:val="nil"/>
              <w:bottom w:val="single" w:sz="4" w:space="0" w:color="000000"/>
              <w:right w:val="single" w:sz="4" w:space="0" w:color="000000"/>
            </w:tcBorders>
            <w:shd w:val="clear" w:color="auto" w:fill="auto"/>
            <w:vAlign w:val="center"/>
          </w:tcPr>
          <w:p w14:paraId="000003CF" w14:textId="77777777" w:rsidR="002045CD" w:rsidRDefault="005C60F8">
            <w:pPr>
              <w:spacing w:after="0" w:line="240" w:lineRule="auto"/>
              <w:jc w:val="center"/>
              <w:rPr>
                <w:b/>
                <w:color w:val="000000"/>
                <w:sz w:val="18"/>
                <w:szCs w:val="18"/>
              </w:rPr>
            </w:pPr>
            <w:r>
              <w:rPr>
                <w:b/>
                <w:color w:val="000000"/>
                <w:sz w:val="18"/>
                <w:szCs w:val="18"/>
              </w:rPr>
              <w:t>Aggregate PR**</w:t>
            </w:r>
          </w:p>
        </w:tc>
      </w:tr>
      <w:tr w:rsidR="002045CD" w14:paraId="2AE96D70"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D0" w14:textId="77777777" w:rsidR="002045CD" w:rsidRDefault="005C60F8">
            <w:pPr>
              <w:spacing w:after="0" w:line="240" w:lineRule="auto"/>
              <w:rPr>
                <w:color w:val="000000"/>
                <w:sz w:val="18"/>
                <w:szCs w:val="18"/>
              </w:rPr>
            </w:pPr>
            <w:r>
              <w:rPr>
                <w:color w:val="000000"/>
                <w:sz w:val="18"/>
                <w:szCs w:val="18"/>
              </w:rPr>
              <w:t>Alabama</w:t>
            </w:r>
          </w:p>
        </w:tc>
        <w:tc>
          <w:tcPr>
            <w:tcW w:w="914" w:type="dxa"/>
            <w:tcBorders>
              <w:top w:val="nil"/>
              <w:left w:val="nil"/>
              <w:bottom w:val="single" w:sz="4" w:space="0" w:color="000000"/>
              <w:right w:val="single" w:sz="4" w:space="0" w:color="000000"/>
            </w:tcBorders>
            <w:shd w:val="clear" w:color="auto" w:fill="D9D9D9"/>
            <w:vAlign w:val="center"/>
          </w:tcPr>
          <w:p w14:paraId="000003D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3D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D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D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3D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3D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3D7" w14:textId="77777777" w:rsidR="002045CD" w:rsidRDefault="005C60F8">
            <w:pPr>
              <w:spacing w:after="0" w:line="240" w:lineRule="auto"/>
              <w:jc w:val="center"/>
              <w:rPr>
                <w:color w:val="000000"/>
                <w:sz w:val="18"/>
                <w:szCs w:val="18"/>
              </w:rPr>
            </w:pPr>
            <w:r>
              <w:rPr>
                <w:color w:val="000000"/>
                <w:sz w:val="18"/>
                <w:szCs w:val="18"/>
              </w:rPr>
              <w:t>14.4</w:t>
            </w:r>
          </w:p>
        </w:tc>
      </w:tr>
      <w:tr w:rsidR="002045CD" w14:paraId="58182D24"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D8" w14:textId="77777777" w:rsidR="002045CD" w:rsidRDefault="005C60F8">
            <w:pPr>
              <w:spacing w:after="0" w:line="240" w:lineRule="auto"/>
              <w:rPr>
                <w:color w:val="000000"/>
                <w:sz w:val="18"/>
                <w:szCs w:val="18"/>
              </w:rPr>
            </w:pPr>
            <w:r>
              <w:rPr>
                <w:color w:val="000000"/>
                <w:sz w:val="18"/>
                <w:szCs w:val="18"/>
              </w:rPr>
              <w:t>Arizona</w:t>
            </w:r>
          </w:p>
        </w:tc>
        <w:tc>
          <w:tcPr>
            <w:tcW w:w="914" w:type="dxa"/>
            <w:tcBorders>
              <w:top w:val="nil"/>
              <w:left w:val="nil"/>
              <w:bottom w:val="single" w:sz="4" w:space="0" w:color="000000"/>
              <w:right w:val="single" w:sz="4" w:space="0" w:color="000000"/>
            </w:tcBorders>
            <w:shd w:val="clear" w:color="auto" w:fill="auto"/>
            <w:vAlign w:val="center"/>
          </w:tcPr>
          <w:p w14:paraId="000003D9" w14:textId="77777777" w:rsidR="002045CD" w:rsidRDefault="005C60F8">
            <w:pPr>
              <w:spacing w:after="0" w:line="240" w:lineRule="auto"/>
              <w:jc w:val="center"/>
              <w:rPr>
                <w:color w:val="000000"/>
                <w:sz w:val="18"/>
                <w:szCs w:val="18"/>
              </w:rPr>
            </w:pPr>
            <w:r>
              <w:rPr>
                <w:color w:val="000000"/>
                <w:sz w:val="18"/>
                <w:szCs w:val="18"/>
              </w:rPr>
              <w:t>23.7</w:t>
            </w:r>
          </w:p>
        </w:tc>
        <w:tc>
          <w:tcPr>
            <w:tcW w:w="918" w:type="dxa"/>
            <w:tcBorders>
              <w:top w:val="nil"/>
              <w:left w:val="nil"/>
              <w:bottom w:val="single" w:sz="4" w:space="0" w:color="000000"/>
              <w:right w:val="single" w:sz="4" w:space="0" w:color="000000"/>
            </w:tcBorders>
            <w:shd w:val="clear" w:color="auto" w:fill="auto"/>
            <w:vAlign w:val="center"/>
          </w:tcPr>
          <w:p w14:paraId="000003DA" w14:textId="77777777" w:rsidR="002045CD" w:rsidRDefault="005C60F8">
            <w:pPr>
              <w:spacing w:after="0" w:line="240" w:lineRule="auto"/>
              <w:jc w:val="center"/>
              <w:rPr>
                <w:color w:val="000000"/>
                <w:sz w:val="18"/>
                <w:szCs w:val="18"/>
              </w:rPr>
            </w:pPr>
            <w:r>
              <w:rPr>
                <w:color w:val="000000"/>
                <w:sz w:val="18"/>
                <w:szCs w:val="18"/>
              </w:rPr>
              <w:t>6.8</w:t>
            </w:r>
          </w:p>
        </w:tc>
        <w:tc>
          <w:tcPr>
            <w:tcW w:w="919" w:type="dxa"/>
            <w:tcBorders>
              <w:top w:val="nil"/>
              <w:left w:val="nil"/>
              <w:bottom w:val="single" w:sz="4" w:space="0" w:color="000000"/>
              <w:right w:val="single" w:sz="4" w:space="0" w:color="000000"/>
            </w:tcBorders>
            <w:shd w:val="clear" w:color="auto" w:fill="D9D9D9"/>
            <w:vAlign w:val="center"/>
          </w:tcPr>
          <w:p w14:paraId="000003D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D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3D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3DE" w14:textId="77777777" w:rsidR="002045CD" w:rsidRDefault="005C60F8">
            <w:pPr>
              <w:spacing w:after="0" w:line="240" w:lineRule="auto"/>
              <w:jc w:val="center"/>
              <w:rPr>
                <w:color w:val="000000"/>
                <w:sz w:val="18"/>
                <w:szCs w:val="18"/>
              </w:rPr>
            </w:pPr>
            <w:r>
              <w:rPr>
                <w:color w:val="000000"/>
                <w:sz w:val="18"/>
                <w:szCs w:val="18"/>
              </w:rPr>
              <w:t>15.2</w:t>
            </w:r>
          </w:p>
        </w:tc>
        <w:tc>
          <w:tcPr>
            <w:tcW w:w="1204" w:type="dxa"/>
            <w:tcBorders>
              <w:top w:val="nil"/>
              <w:left w:val="nil"/>
              <w:bottom w:val="single" w:sz="4" w:space="0" w:color="000000"/>
              <w:right w:val="single" w:sz="4" w:space="0" w:color="000000"/>
            </w:tcBorders>
            <w:shd w:val="clear" w:color="auto" w:fill="auto"/>
            <w:vAlign w:val="center"/>
          </w:tcPr>
          <w:p w14:paraId="000003DF" w14:textId="77777777" w:rsidR="002045CD" w:rsidRDefault="005C60F8">
            <w:pPr>
              <w:spacing w:after="0" w:line="240" w:lineRule="auto"/>
              <w:jc w:val="center"/>
              <w:rPr>
                <w:color w:val="000000"/>
                <w:sz w:val="18"/>
                <w:szCs w:val="18"/>
              </w:rPr>
            </w:pPr>
            <w:r>
              <w:rPr>
                <w:color w:val="000000"/>
                <w:sz w:val="18"/>
                <w:szCs w:val="18"/>
              </w:rPr>
              <w:t>13.1</w:t>
            </w:r>
          </w:p>
        </w:tc>
      </w:tr>
      <w:tr w:rsidR="002045CD" w14:paraId="3288948C"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E0" w14:textId="77777777" w:rsidR="002045CD" w:rsidRDefault="005C60F8">
            <w:pPr>
              <w:spacing w:after="0" w:line="240" w:lineRule="auto"/>
              <w:rPr>
                <w:color w:val="000000"/>
                <w:sz w:val="18"/>
                <w:szCs w:val="18"/>
              </w:rPr>
            </w:pPr>
            <w:r>
              <w:rPr>
                <w:color w:val="000000"/>
                <w:sz w:val="18"/>
                <w:szCs w:val="18"/>
              </w:rPr>
              <w:t>Arkansas</w:t>
            </w:r>
          </w:p>
        </w:tc>
        <w:tc>
          <w:tcPr>
            <w:tcW w:w="914" w:type="dxa"/>
            <w:tcBorders>
              <w:top w:val="nil"/>
              <w:left w:val="nil"/>
              <w:bottom w:val="single" w:sz="4" w:space="0" w:color="000000"/>
              <w:right w:val="single" w:sz="4" w:space="0" w:color="000000"/>
            </w:tcBorders>
            <w:shd w:val="clear" w:color="auto" w:fill="D9D9D9"/>
            <w:vAlign w:val="center"/>
          </w:tcPr>
          <w:p w14:paraId="000003E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3E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E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E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3E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3E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3E7" w14:textId="77777777" w:rsidR="002045CD" w:rsidRDefault="005C60F8">
            <w:pPr>
              <w:spacing w:after="0" w:line="240" w:lineRule="auto"/>
              <w:jc w:val="center"/>
              <w:rPr>
                <w:color w:val="000000"/>
                <w:sz w:val="18"/>
                <w:szCs w:val="18"/>
              </w:rPr>
            </w:pPr>
            <w:r>
              <w:rPr>
                <w:color w:val="000000"/>
                <w:sz w:val="18"/>
                <w:szCs w:val="18"/>
              </w:rPr>
              <w:t>13.1</w:t>
            </w:r>
          </w:p>
        </w:tc>
      </w:tr>
      <w:tr w:rsidR="002045CD" w14:paraId="3CB789DD"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E8" w14:textId="77777777" w:rsidR="002045CD" w:rsidRDefault="005C60F8">
            <w:pPr>
              <w:spacing w:after="0" w:line="240" w:lineRule="auto"/>
              <w:rPr>
                <w:color w:val="000000"/>
                <w:sz w:val="18"/>
                <w:szCs w:val="18"/>
              </w:rPr>
            </w:pPr>
            <w:r>
              <w:rPr>
                <w:color w:val="000000"/>
                <w:sz w:val="18"/>
                <w:szCs w:val="18"/>
              </w:rPr>
              <w:t>California</w:t>
            </w:r>
          </w:p>
        </w:tc>
        <w:tc>
          <w:tcPr>
            <w:tcW w:w="914" w:type="dxa"/>
            <w:tcBorders>
              <w:top w:val="nil"/>
              <w:left w:val="nil"/>
              <w:bottom w:val="single" w:sz="4" w:space="0" w:color="000000"/>
              <w:right w:val="single" w:sz="4" w:space="0" w:color="000000"/>
            </w:tcBorders>
            <w:shd w:val="clear" w:color="auto" w:fill="auto"/>
            <w:vAlign w:val="center"/>
          </w:tcPr>
          <w:p w14:paraId="000003E9" w14:textId="77777777" w:rsidR="002045CD" w:rsidRDefault="005C60F8">
            <w:pPr>
              <w:spacing w:after="0" w:line="240" w:lineRule="auto"/>
              <w:jc w:val="center"/>
              <w:rPr>
                <w:color w:val="000000"/>
                <w:sz w:val="18"/>
                <w:szCs w:val="18"/>
              </w:rPr>
            </w:pPr>
            <w:r>
              <w:rPr>
                <w:color w:val="000000"/>
                <w:sz w:val="18"/>
                <w:szCs w:val="18"/>
              </w:rPr>
              <w:t>12.1</w:t>
            </w:r>
          </w:p>
        </w:tc>
        <w:tc>
          <w:tcPr>
            <w:tcW w:w="918" w:type="dxa"/>
            <w:tcBorders>
              <w:top w:val="nil"/>
              <w:left w:val="nil"/>
              <w:bottom w:val="single" w:sz="4" w:space="0" w:color="000000"/>
              <w:right w:val="single" w:sz="4" w:space="0" w:color="000000"/>
            </w:tcBorders>
            <w:shd w:val="clear" w:color="auto" w:fill="auto"/>
            <w:vAlign w:val="center"/>
          </w:tcPr>
          <w:p w14:paraId="000003EA" w14:textId="77777777" w:rsidR="002045CD" w:rsidRDefault="005C60F8">
            <w:pPr>
              <w:spacing w:after="0" w:line="240" w:lineRule="auto"/>
              <w:jc w:val="center"/>
              <w:rPr>
                <w:color w:val="000000"/>
                <w:sz w:val="18"/>
                <w:szCs w:val="18"/>
              </w:rPr>
            </w:pPr>
            <w:r>
              <w:rPr>
                <w:color w:val="000000"/>
                <w:sz w:val="18"/>
                <w:szCs w:val="18"/>
              </w:rPr>
              <w:t>6.5</w:t>
            </w:r>
          </w:p>
        </w:tc>
        <w:tc>
          <w:tcPr>
            <w:tcW w:w="919" w:type="dxa"/>
            <w:tcBorders>
              <w:top w:val="nil"/>
              <w:left w:val="nil"/>
              <w:bottom w:val="single" w:sz="4" w:space="0" w:color="000000"/>
              <w:right w:val="single" w:sz="4" w:space="0" w:color="000000"/>
            </w:tcBorders>
            <w:shd w:val="clear" w:color="auto" w:fill="D9D9D9"/>
            <w:vAlign w:val="center"/>
          </w:tcPr>
          <w:p w14:paraId="000003E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E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3E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3EE" w14:textId="77777777" w:rsidR="002045CD" w:rsidRDefault="005C60F8">
            <w:pPr>
              <w:spacing w:after="0" w:line="240" w:lineRule="auto"/>
              <w:jc w:val="center"/>
              <w:rPr>
                <w:color w:val="000000"/>
                <w:sz w:val="18"/>
                <w:szCs w:val="18"/>
              </w:rPr>
            </w:pPr>
            <w:r>
              <w:rPr>
                <w:color w:val="000000"/>
                <w:sz w:val="18"/>
                <w:szCs w:val="18"/>
              </w:rPr>
              <w:t>9.3</w:t>
            </w:r>
          </w:p>
        </w:tc>
        <w:tc>
          <w:tcPr>
            <w:tcW w:w="1204" w:type="dxa"/>
            <w:tcBorders>
              <w:top w:val="nil"/>
              <w:left w:val="nil"/>
              <w:bottom w:val="single" w:sz="4" w:space="0" w:color="000000"/>
              <w:right w:val="single" w:sz="4" w:space="0" w:color="000000"/>
            </w:tcBorders>
            <w:shd w:val="clear" w:color="auto" w:fill="auto"/>
            <w:vAlign w:val="center"/>
          </w:tcPr>
          <w:p w14:paraId="000003EF" w14:textId="77777777" w:rsidR="002045CD" w:rsidRDefault="005C60F8">
            <w:pPr>
              <w:spacing w:after="0" w:line="240" w:lineRule="auto"/>
              <w:jc w:val="center"/>
              <w:rPr>
                <w:color w:val="000000"/>
                <w:sz w:val="18"/>
                <w:szCs w:val="18"/>
              </w:rPr>
            </w:pPr>
            <w:r>
              <w:rPr>
                <w:color w:val="000000"/>
                <w:sz w:val="18"/>
                <w:szCs w:val="18"/>
              </w:rPr>
              <w:t>12.2</w:t>
            </w:r>
          </w:p>
        </w:tc>
      </w:tr>
      <w:tr w:rsidR="002045CD" w14:paraId="6830B64E"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F0" w14:textId="77777777" w:rsidR="002045CD" w:rsidRDefault="005C60F8">
            <w:pPr>
              <w:spacing w:after="0" w:line="240" w:lineRule="auto"/>
              <w:rPr>
                <w:color w:val="000000"/>
                <w:sz w:val="18"/>
                <w:szCs w:val="18"/>
              </w:rPr>
            </w:pPr>
            <w:r>
              <w:rPr>
                <w:color w:val="000000"/>
                <w:sz w:val="18"/>
                <w:szCs w:val="18"/>
              </w:rPr>
              <w:t>Colorado</w:t>
            </w:r>
          </w:p>
        </w:tc>
        <w:tc>
          <w:tcPr>
            <w:tcW w:w="914" w:type="dxa"/>
            <w:tcBorders>
              <w:top w:val="nil"/>
              <w:left w:val="nil"/>
              <w:bottom w:val="single" w:sz="4" w:space="0" w:color="000000"/>
              <w:right w:val="single" w:sz="4" w:space="0" w:color="000000"/>
            </w:tcBorders>
            <w:shd w:val="clear" w:color="auto" w:fill="D9D9D9"/>
            <w:vAlign w:val="center"/>
          </w:tcPr>
          <w:p w14:paraId="000003F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3F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F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3F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3F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3F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3F7" w14:textId="77777777" w:rsidR="002045CD" w:rsidRDefault="005C60F8">
            <w:pPr>
              <w:spacing w:after="0" w:line="240" w:lineRule="auto"/>
              <w:jc w:val="center"/>
              <w:rPr>
                <w:color w:val="000000"/>
                <w:sz w:val="18"/>
                <w:szCs w:val="18"/>
              </w:rPr>
            </w:pPr>
            <w:r>
              <w:rPr>
                <w:color w:val="000000"/>
                <w:sz w:val="18"/>
                <w:szCs w:val="18"/>
              </w:rPr>
              <w:t>13.1 </w:t>
            </w:r>
          </w:p>
        </w:tc>
      </w:tr>
      <w:tr w:rsidR="002045CD" w14:paraId="2FCEB211"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3F8" w14:textId="77777777" w:rsidR="002045CD" w:rsidRDefault="005C60F8">
            <w:pPr>
              <w:spacing w:after="0" w:line="240" w:lineRule="auto"/>
              <w:rPr>
                <w:color w:val="000000"/>
                <w:sz w:val="18"/>
                <w:szCs w:val="18"/>
              </w:rPr>
            </w:pPr>
            <w:r>
              <w:rPr>
                <w:color w:val="000000"/>
                <w:sz w:val="18"/>
                <w:szCs w:val="18"/>
              </w:rPr>
              <w:t>Connecticut</w:t>
            </w:r>
          </w:p>
        </w:tc>
        <w:tc>
          <w:tcPr>
            <w:tcW w:w="914" w:type="dxa"/>
            <w:tcBorders>
              <w:top w:val="nil"/>
              <w:left w:val="nil"/>
              <w:bottom w:val="single" w:sz="4" w:space="0" w:color="000000"/>
              <w:right w:val="single" w:sz="4" w:space="0" w:color="000000"/>
            </w:tcBorders>
            <w:shd w:val="clear" w:color="auto" w:fill="D9D9D9"/>
            <w:vAlign w:val="center"/>
          </w:tcPr>
          <w:p w14:paraId="000003F9"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3FA" w14:textId="77777777" w:rsidR="002045CD" w:rsidRDefault="005C60F8">
            <w:pPr>
              <w:spacing w:after="0" w:line="240" w:lineRule="auto"/>
              <w:jc w:val="center"/>
              <w:rPr>
                <w:color w:val="000000"/>
                <w:sz w:val="18"/>
                <w:szCs w:val="18"/>
              </w:rPr>
            </w:pPr>
            <w:r>
              <w:rPr>
                <w:color w:val="000000"/>
                <w:sz w:val="18"/>
                <w:szCs w:val="18"/>
              </w:rPr>
              <w:t>9.9</w:t>
            </w:r>
          </w:p>
        </w:tc>
        <w:tc>
          <w:tcPr>
            <w:tcW w:w="919" w:type="dxa"/>
            <w:tcBorders>
              <w:top w:val="nil"/>
              <w:left w:val="nil"/>
              <w:bottom w:val="single" w:sz="4" w:space="0" w:color="000000"/>
              <w:right w:val="single" w:sz="4" w:space="0" w:color="000000"/>
            </w:tcBorders>
            <w:shd w:val="clear" w:color="auto" w:fill="auto"/>
            <w:vAlign w:val="center"/>
          </w:tcPr>
          <w:p w14:paraId="000003FB" w14:textId="77777777" w:rsidR="002045CD" w:rsidRDefault="005C60F8">
            <w:pPr>
              <w:spacing w:after="0" w:line="240" w:lineRule="auto"/>
              <w:jc w:val="center"/>
              <w:rPr>
                <w:color w:val="000000"/>
                <w:sz w:val="18"/>
                <w:szCs w:val="18"/>
              </w:rPr>
            </w:pPr>
            <w:r>
              <w:rPr>
                <w:color w:val="000000"/>
                <w:sz w:val="18"/>
                <w:szCs w:val="18"/>
              </w:rPr>
              <w:t>14.1</w:t>
            </w:r>
          </w:p>
        </w:tc>
        <w:tc>
          <w:tcPr>
            <w:tcW w:w="919" w:type="dxa"/>
            <w:tcBorders>
              <w:top w:val="nil"/>
              <w:left w:val="nil"/>
              <w:bottom w:val="single" w:sz="4" w:space="0" w:color="000000"/>
              <w:right w:val="single" w:sz="4" w:space="0" w:color="000000"/>
            </w:tcBorders>
            <w:shd w:val="clear" w:color="auto" w:fill="auto"/>
            <w:vAlign w:val="center"/>
          </w:tcPr>
          <w:p w14:paraId="000003FC" w14:textId="77777777" w:rsidR="002045CD" w:rsidRDefault="005C60F8">
            <w:pPr>
              <w:spacing w:after="0" w:line="240" w:lineRule="auto"/>
              <w:jc w:val="center"/>
              <w:rPr>
                <w:color w:val="000000"/>
                <w:sz w:val="18"/>
                <w:szCs w:val="18"/>
              </w:rPr>
            </w:pPr>
            <w:r>
              <w:rPr>
                <w:color w:val="000000"/>
                <w:sz w:val="18"/>
                <w:szCs w:val="18"/>
              </w:rPr>
              <w:t>10.8</w:t>
            </w:r>
          </w:p>
        </w:tc>
        <w:tc>
          <w:tcPr>
            <w:tcW w:w="879" w:type="dxa"/>
            <w:tcBorders>
              <w:top w:val="nil"/>
              <w:left w:val="nil"/>
              <w:bottom w:val="single" w:sz="4" w:space="0" w:color="000000"/>
              <w:right w:val="single" w:sz="4" w:space="0" w:color="000000"/>
            </w:tcBorders>
            <w:shd w:val="clear" w:color="auto" w:fill="auto"/>
            <w:vAlign w:val="center"/>
          </w:tcPr>
          <w:p w14:paraId="000003FD" w14:textId="77777777" w:rsidR="002045CD" w:rsidRDefault="005C60F8">
            <w:pPr>
              <w:spacing w:after="0" w:line="240" w:lineRule="auto"/>
              <w:jc w:val="center"/>
              <w:rPr>
                <w:color w:val="000000"/>
                <w:sz w:val="18"/>
                <w:szCs w:val="18"/>
              </w:rPr>
            </w:pPr>
            <w:r>
              <w:rPr>
                <w:color w:val="000000"/>
                <w:sz w:val="18"/>
                <w:szCs w:val="18"/>
              </w:rPr>
              <w:t>13.5</w:t>
            </w:r>
          </w:p>
        </w:tc>
        <w:tc>
          <w:tcPr>
            <w:tcW w:w="1273" w:type="dxa"/>
            <w:tcBorders>
              <w:top w:val="nil"/>
              <w:left w:val="nil"/>
              <w:bottom w:val="single" w:sz="4" w:space="0" w:color="000000"/>
              <w:right w:val="single" w:sz="4" w:space="0" w:color="000000"/>
            </w:tcBorders>
            <w:shd w:val="clear" w:color="auto" w:fill="auto"/>
            <w:vAlign w:val="center"/>
          </w:tcPr>
          <w:p w14:paraId="000003FE" w14:textId="77777777" w:rsidR="002045CD" w:rsidRDefault="005C60F8">
            <w:pPr>
              <w:spacing w:after="0" w:line="240" w:lineRule="auto"/>
              <w:jc w:val="center"/>
              <w:rPr>
                <w:color w:val="000000"/>
                <w:sz w:val="18"/>
                <w:szCs w:val="18"/>
              </w:rPr>
            </w:pPr>
            <w:r>
              <w:rPr>
                <w:color w:val="000000"/>
                <w:sz w:val="18"/>
                <w:szCs w:val="18"/>
              </w:rPr>
              <w:t>12</w:t>
            </w:r>
          </w:p>
        </w:tc>
        <w:tc>
          <w:tcPr>
            <w:tcW w:w="1204" w:type="dxa"/>
            <w:tcBorders>
              <w:top w:val="nil"/>
              <w:left w:val="nil"/>
              <w:bottom w:val="single" w:sz="4" w:space="0" w:color="000000"/>
              <w:right w:val="single" w:sz="4" w:space="0" w:color="000000"/>
            </w:tcBorders>
            <w:shd w:val="clear" w:color="auto" w:fill="auto"/>
            <w:vAlign w:val="center"/>
          </w:tcPr>
          <w:p w14:paraId="000003FF" w14:textId="77777777" w:rsidR="002045CD" w:rsidRDefault="005C60F8">
            <w:pPr>
              <w:spacing w:after="0" w:line="240" w:lineRule="auto"/>
              <w:jc w:val="center"/>
              <w:rPr>
                <w:color w:val="000000"/>
                <w:sz w:val="18"/>
                <w:szCs w:val="18"/>
              </w:rPr>
            </w:pPr>
            <w:r>
              <w:rPr>
                <w:color w:val="000000"/>
                <w:sz w:val="18"/>
                <w:szCs w:val="18"/>
              </w:rPr>
              <w:t>16</w:t>
            </w:r>
          </w:p>
        </w:tc>
      </w:tr>
      <w:tr w:rsidR="002045CD" w14:paraId="279206F3"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00" w14:textId="77777777" w:rsidR="002045CD" w:rsidRDefault="005C60F8">
            <w:pPr>
              <w:spacing w:after="0" w:line="240" w:lineRule="auto"/>
              <w:rPr>
                <w:color w:val="000000"/>
                <w:sz w:val="18"/>
                <w:szCs w:val="18"/>
              </w:rPr>
            </w:pPr>
            <w:r>
              <w:rPr>
                <w:color w:val="000000"/>
                <w:sz w:val="18"/>
                <w:szCs w:val="18"/>
              </w:rPr>
              <w:t>Delaware</w:t>
            </w:r>
          </w:p>
        </w:tc>
        <w:tc>
          <w:tcPr>
            <w:tcW w:w="914" w:type="dxa"/>
            <w:tcBorders>
              <w:top w:val="nil"/>
              <w:left w:val="nil"/>
              <w:bottom w:val="single" w:sz="4" w:space="0" w:color="000000"/>
              <w:right w:val="single" w:sz="4" w:space="0" w:color="000000"/>
            </w:tcBorders>
            <w:shd w:val="clear" w:color="auto" w:fill="D9D9D9"/>
            <w:vAlign w:val="center"/>
          </w:tcPr>
          <w:p w14:paraId="0000040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0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0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0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0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0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07" w14:textId="77777777" w:rsidR="002045CD" w:rsidRDefault="005C60F8">
            <w:pPr>
              <w:spacing w:after="0" w:line="240" w:lineRule="auto"/>
              <w:jc w:val="center"/>
              <w:rPr>
                <w:color w:val="000000"/>
                <w:sz w:val="18"/>
                <w:szCs w:val="18"/>
              </w:rPr>
            </w:pPr>
            <w:r>
              <w:rPr>
                <w:color w:val="000000"/>
                <w:sz w:val="18"/>
                <w:szCs w:val="18"/>
              </w:rPr>
              <w:t>18.2</w:t>
            </w:r>
          </w:p>
        </w:tc>
      </w:tr>
      <w:tr w:rsidR="002045CD" w14:paraId="28216AC6"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08" w14:textId="77777777" w:rsidR="002045CD" w:rsidRDefault="005C60F8">
            <w:pPr>
              <w:spacing w:after="0" w:line="240" w:lineRule="auto"/>
              <w:rPr>
                <w:color w:val="000000"/>
                <w:sz w:val="18"/>
                <w:szCs w:val="18"/>
              </w:rPr>
            </w:pPr>
            <w:r>
              <w:rPr>
                <w:sz w:val="18"/>
                <w:szCs w:val="18"/>
              </w:rPr>
              <w:t>D.C.</w:t>
            </w:r>
          </w:p>
        </w:tc>
        <w:tc>
          <w:tcPr>
            <w:tcW w:w="914" w:type="dxa"/>
            <w:tcBorders>
              <w:top w:val="nil"/>
              <w:left w:val="nil"/>
              <w:bottom w:val="single" w:sz="4" w:space="0" w:color="000000"/>
              <w:right w:val="single" w:sz="4" w:space="0" w:color="000000"/>
            </w:tcBorders>
            <w:shd w:val="clear" w:color="auto" w:fill="auto"/>
            <w:vAlign w:val="center"/>
          </w:tcPr>
          <w:p w14:paraId="00000409" w14:textId="77777777" w:rsidR="002045CD" w:rsidRDefault="005C60F8">
            <w:pPr>
              <w:spacing w:after="0" w:line="240" w:lineRule="auto"/>
              <w:jc w:val="center"/>
              <w:rPr>
                <w:color w:val="000000"/>
                <w:sz w:val="18"/>
                <w:szCs w:val="18"/>
              </w:rPr>
            </w:pPr>
            <w:r>
              <w:rPr>
                <w:color w:val="000000"/>
                <w:sz w:val="18"/>
                <w:szCs w:val="18"/>
              </w:rPr>
              <w:t>5.3</w:t>
            </w:r>
          </w:p>
        </w:tc>
        <w:tc>
          <w:tcPr>
            <w:tcW w:w="918" w:type="dxa"/>
            <w:tcBorders>
              <w:top w:val="nil"/>
              <w:left w:val="nil"/>
              <w:bottom w:val="single" w:sz="4" w:space="0" w:color="000000"/>
              <w:right w:val="single" w:sz="4" w:space="0" w:color="000000"/>
            </w:tcBorders>
            <w:shd w:val="clear" w:color="auto" w:fill="auto"/>
            <w:vAlign w:val="center"/>
          </w:tcPr>
          <w:p w14:paraId="0000040A" w14:textId="77777777" w:rsidR="002045CD" w:rsidRDefault="005C60F8">
            <w:pPr>
              <w:spacing w:after="0" w:line="240" w:lineRule="auto"/>
              <w:jc w:val="center"/>
              <w:rPr>
                <w:color w:val="000000"/>
                <w:sz w:val="18"/>
                <w:szCs w:val="18"/>
              </w:rPr>
            </w:pPr>
            <w:r>
              <w:rPr>
                <w:color w:val="000000"/>
                <w:sz w:val="18"/>
                <w:szCs w:val="18"/>
              </w:rPr>
              <w:t>28.8</w:t>
            </w:r>
          </w:p>
        </w:tc>
        <w:tc>
          <w:tcPr>
            <w:tcW w:w="919" w:type="dxa"/>
            <w:tcBorders>
              <w:top w:val="nil"/>
              <w:left w:val="nil"/>
              <w:bottom w:val="single" w:sz="4" w:space="0" w:color="000000"/>
              <w:right w:val="single" w:sz="4" w:space="0" w:color="000000"/>
            </w:tcBorders>
            <w:shd w:val="clear" w:color="auto" w:fill="D9D9D9"/>
            <w:vAlign w:val="center"/>
          </w:tcPr>
          <w:p w14:paraId="0000040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0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0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0E" w14:textId="77777777" w:rsidR="002045CD" w:rsidRDefault="005C60F8">
            <w:pPr>
              <w:spacing w:after="0" w:line="240" w:lineRule="auto"/>
              <w:jc w:val="center"/>
              <w:rPr>
                <w:color w:val="000000"/>
                <w:sz w:val="18"/>
                <w:szCs w:val="18"/>
              </w:rPr>
            </w:pPr>
            <w:r>
              <w:rPr>
                <w:color w:val="000000"/>
                <w:sz w:val="18"/>
                <w:szCs w:val="18"/>
              </w:rPr>
              <w:t>17.7</w:t>
            </w:r>
          </w:p>
        </w:tc>
        <w:tc>
          <w:tcPr>
            <w:tcW w:w="1204" w:type="dxa"/>
            <w:tcBorders>
              <w:top w:val="nil"/>
              <w:left w:val="nil"/>
              <w:bottom w:val="single" w:sz="4" w:space="0" w:color="000000"/>
              <w:right w:val="single" w:sz="4" w:space="0" w:color="000000"/>
            </w:tcBorders>
            <w:shd w:val="clear" w:color="auto" w:fill="auto"/>
            <w:vAlign w:val="center"/>
          </w:tcPr>
          <w:p w14:paraId="0000040F" w14:textId="77777777" w:rsidR="002045CD" w:rsidRDefault="005C60F8">
            <w:pPr>
              <w:spacing w:after="0" w:line="240" w:lineRule="auto"/>
              <w:jc w:val="center"/>
              <w:rPr>
                <w:color w:val="000000"/>
                <w:sz w:val="18"/>
                <w:szCs w:val="18"/>
              </w:rPr>
            </w:pPr>
            <w:r>
              <w:rPr>
                <w:color w:val="000000"/>
                <w:sz w:val="18"/>
                <w:szCs w:val="18"/>
              </w:rPr>
              <w:t>19.9</w:t>
            </w:r>
          </w:p>
        </w:tc>
      </w:tr>
      <w:tr w:rsidR="002045CD" w14:paraId="250A073F"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10" w14:textId="77777777" w:rsidR="002045CD" w:rsidRDefault="005C60F8">
            <w:pPr>
              <w:spacing w:after="0" w:line="240" w:lineRule="auto"/>
              <w:rPr>
                <w:color w:val="000000"/>
                <w:sz w:val="18"/>
                <w:szCs w:val="18"/>
              </w:rPr>
            </w:pPr>
            <w:r>
              <w:rPr>
                <w:color w:val="000000"/>
                <w:sz w:val="18"/>
                <w:szCs w:val="18"/>
              </w:rPr>
              <w:t>Florida</w:t>
            </w:r>
          </w:p>
        </w:tc>
        <w:tc>
          <w:tcPr>
            <w:tcW w:w="914" w:type="dxa"/>
            <w:tcBorders>
              <w:top w:val="nil"/>
              <w:left w:val="nil"/>
              <w:bottom w:val="single" w:sz="4" w:space="0" w:color="000000"/>
              <w:right w:val="single" w:sz="4" w:space="0" w:color="000000"/>
            </w:tcBorders>
            <w:shd w:val="clear" w:color="auto" w:fill="D9D9D9"/>
            <w:vAlign w:val="center"/>
          </w:tcPr>
          <w:p w14:paraId="0000041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1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1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1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1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1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17" w14:textId="77777777" w:rsidR="002045CD" w:rsidRDefault="005C60F8">
            <w:pPr>
              <w:spacing w:after="0" w:line="240" w:lineRule="auto"/>
              <w:jc w:val="center"/>
              <w:rPr>
                <w:color w:val="000000"/>
                <w:sz w:val="18"/>
                <w:szCs w:val="18"/>
              </w:rPr>
            </w:pPr>
            <w:r>
              <w:rPr>
                <w:color w:val="000000"/>
                <w:sz w:val="18"/>
                <w:szCs w:val="18"/>
              </w:rPr>
              <w:t> 13.1</w:t>
            </w:r>
          </w:p>
        </w:tc>
      </w:tr>
      <w:tr w:rsidR="002045CD" w14:paraId="0CC4C326" w14:textId="77777777">
        <w:trPr>
          <w:trHeight w:val="18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18" w14:textId="77777777" w:rsidR="002045CD" w:rsidRDefault="005C60F8">
            <w:pPr>
              <w:spacing w:after="0" w:line="240" w:lineRule="auto"/>
              <w:rPr>
                <w:color w:val="000000"/>
                <w:sz w:val="18"/>
                <w:szCs w:val="18"/>
              </w:rPr>
            </w:pPr>
            <w:r>
              <w:rPr>
                <w:color w:val="000000"/>
                <w:sz w:val="18"/>
                <w:szCs w:val="18"/>
              </w:rPr>
              <w:t>Georgia</w:t>
            </w:r>
          </w:p>
        </w:tc>
        <w:tc>
          <w:tcPr>
            <w:tcW w:w="914" w:type="dxa"/>
            <w:tcBorders>
              <w:top w:val="nil"/>
              <w:left w:val="nil"/>
              <w:bottom w:val="single" w:sz="4" w:space="0" w:color="000000"/>
              <w:right w:val="single" w:sz="4" w:space="0" w:color="000000"/>
            </w:tcBorders>
            <w:shd w:val="clear" w:color="auto" w:fill="auto"/>
            <w:vAlign w:val="center"/>
          </w:tcPr>
          <w:p w14:paraId="00000419" w14:textId="77777777" w:rsidR="002045CD" w:rsidRDefault="005C60F8">
            <w:pPr>
              <w:spacing w:after="0" w:line="240" w:lineRule="auto"/>
              <w:jc w:val="center"/>
              <w:rPr>
                <w:color w:val="000000"/>
                <w:sz w:val="18"/>
                <w:szCs w:val="18"/>
              </w:rPr>
            </w:pPr>
            <w:r>
              <w:rPr>
                <w:color w:val="000000"/>
                <w:sz w:val="18"/>
                <w:szCs w:val="18"/>
              </w:rPr>
              <w:t>6.4</w:t>
            </w:r>
          </w:p>
        </w:tc>
        <w:tc>
          <w:tcPr>
            <w:tcW w:w="918" w:type="dxa"/>
            <w:tcBorders>
              <w:top w:val="nil"/>
              <w:left w:val="nil"/>
              <w:bottom w:val="single" w:sz="4" w:space="0" w:color="000000"/>
              <w:right w:val="single" w:sz="4" w:space="0" w:color="000000"/>
            </w:tcBorders>
            <w:shd w:val="clear" w:color="auto" w:fill="auto"/>
            <w:vAlign w:val="center"/>
          </w:tcPr>
          <w:p w14:paraId="0000041A" w14:textId="77777777" w:rsidR="002045CD" w:rsidRDefault="005C60F8">
            <w:pPr>
              <w:spacing w:after="0" w:line="240" w:lineRule="auto"/>
              <w:jc w:val="center"/>
              <w:rPr>
                <w:color w:val="000000"/>
                <w:sz w:val="18"/>
                <w:szCs w:val="18"/>
              </w:rPr>
            </w:pPr>
            <w:r>
              <w:rPr>
                <w:color w:val="000000"/>
                <w:sz w:val="18"/>
                <w:szCs w:val="18"/>
              </w:rPr>
              <w:t>5.8</w:t>
            </w:r>
          </w:p>
        </w:tc>
        <w:tc>
          <w:tcPr>
            <w:tcW w:w="919" w:type="dxa"/>
            <w:tcBorders>
              <w:top w:val="nil"/>
              <w:left w:val="nil"/>
              <w:bottom w:val="single" w:sz="4" w:space="0" w:color="000000"/>
              <w:right w:val="single" w:sz="4" w:space="0" w:color="000000"/>
            </w:tcBorders>
            <w:shd w:val="clear" w:color="auto" w:fill="auto"/>
            <w:vAlign w:val="center"/>
          </w:tcPr>
          <w:p w14:paraId="0000041B" w14:textId="77777777" w:rsidR="002045CD" w:rsidRDefault="005C60F8">
            <w:pPr>
              <w:spacing w:after="0" w:line="240" w:lineRule="auto"/>
              <w:jc w:val="center"/>
              <w:rPr>
                <w:color w:val="000000"/>
                <w:sz w:val="18"/>
                <w:szCs w:val="18"/>
              </w:rPr>
            </w:pPr>
            <w:r>
              <w:rPr>
                <w:color w:val="000000"/>
                <w:sz w:val="18"/>
                <w:szCs w:val="18"/>
              </w:rPr>
              <w:t>9.1</w:t>
            </w:r>
          </w:p>
        </w:tc>
        <w:tc>
          <w:tcPr>
            <w:tcW w:w="919" w:type="dxa"/>
            <w:tcBorders>
              <w:top w:val="nil"/>
              <w:left w:val="nil"/>
              <w:bottom w:val="single" w:sz="4" w:space="0" w:color="000000"/>
              <w:right w:val="single" w:sz="4" w:space="0" w:color="000000"/>
            </w:tcBorders>
            <w:shd w:val="clear" w:color="auto" w:fill="auto"/>
            <w:vAlign w:val="center"/>
          </w:tcPr>
          <w:p w14:paraId="0000041C" w14:textId="77777777" w:rsidR="002045CD" w:rsidRDefault="005C60F8">
            <w:pPr>
              <w:spacing w:after="0" w:line="240" w:lineRule="auto"/>
              <w:jc w:val="center"/>
              <w:rPr>
                <w:color w:val="000000"/>
                <w:sz w:val="18"/>
                <w:szCs w:val="18"/>
              </w:rPr>
            </w:pPr>
            <w:r>
              <w:rPr>
                <w:color w:val="000000"/>
                <w:sz w:val="18"/>
                <w:szCs w:val="18"/>
              </w:rPr>
              <w:t>16.6</w:t>
            </w:r>
          </w:p>
        </w:tc>
        <w:tc>
          <w:tcPr>
            <w:tcW w:w="879" w:type="dxa"/>
            <w:tcBorders>
              <w:top w:val="nil"/>
              <w:left w:val="nil"/>
              <w:bottom w:val="single" w:sz="4" w:space="0" w:color="000000"/>
              <w:right w:val="single" w:sz="4" w:space="0" w:color="000000"/>
            </w:tcBorders>
            <w:shd w:val="clear" w:color="auto" w:fill="auto"/>
            <w:vAlign w:val="center"/>
          </w:tcPr>
          <w:p w14:paraId="0000041D" w14:textId="77777777" w:rsidR="002045CD" w:rsidRDefault="005C60F8">
            <w:pPr>
              <w:spacing w:after="0" w:line="240" w:lineRule="auto"/>
              <w:jc w:val="center"/>
              <w:rPr>
                <w:color w:val="000000"/>
                <w:sz w:val="18"/>
                <w:szCs w:val="18"/>
              </w:rPr>
            </w:pPr>
            <w:r>
              <w:rPr>
                <w:color w:val="000000"/>
                <w:sz w:val="18"/>
                <w:szCs w:val="18"/>
              </w:rPr>
              <w:t>6.9</w:t>
            </w:r>
          </w:p>
        </w:tc>
        <w:tc>
          <w:tcPr>
            <w:tcW w:w="1273" w:type="dxa"/>
            <w:tcBorders>
              <w:top w:val="nil"/>
              <w:left w:val="nil"/>
              <w:bottom w:val="single" w:sz="4" w:space="0" w:color="000000"/>
              <w:right w:val="single" w:sz="4" w:space="0" w:color="000000"/>
            </w:tcBorders>
            <w:shd w:val="clear" w:color="auto" w:fill="auto"/>
            <w:vAlign w:val="center"/>
          </w:tcPr>
          <w:p w14:paraId="0000041E" w14:textId="77777777" w:rsidR="002045CD" w:rsidRDefault="005C60F8">
            <w:pPr>
              <w:spacing w:after="0" w:line="240" w:lineRule="auto"/>
              <w:jc w:val="center"/>
              <w:rPr>
                <w:color w:val="000000"/>
                <w:sz w:val="18"/>
                <w:szCs w:val="18"/>
              </w:rPr>
            </w:pPr>
            <w:r>
              <w:rPr>
                <w:color w:val="000000"/>
                <w:sz w:val="18"/>
                <w:szCs w:val="18"/>
              </w:rPr>
              <w:t>9.1</w:t>
            </w:r>
          </w:p>
        </w:tc>
        <w:tc>
          <w:tcPr>
            <w:tcW w:w="1204" w:type="dxa"/>
            <w:tcBorders>
              <w:top w:val="nil"/>
              <w:left w:val="nil"/>
              <w:bottom w:val="single" w:sz="4" w:space="0" w:color="000000"/>
              <w:right w:val="single" w:sz="4" w:space="0" w:color="000000"/>
            </w:tcBorders>
            <w:shd w:val="clear" w:color="auto" w:fill="auto"/>
            <w:vAlign w:val="center"/>
          </w:tcPr>
          <w:p w14:paraId="0000041F" w14:textId="77777777" w:rsidR="002045CD" w:rsidRDefault="005C60F8">
            <w:pPr>
              <w:spacing w:after="0" w:line="240" w:lineRule="auto"/>
              <w:jc w:val="center"/>
              <w:rPr>
                <w:color w:val="000000"/>
                <w:sz w:val="18"/>
                <w:szCs w:val="18"/>
              </w:rPr>
            </w:pPr>
            <w:r>
              <w:rPr>
                <w:color w:val="000000"/>
                <w:sz w:val="18"/>
                <w:szCs w:val="18"/>
              </w:rPr>
              <w:t>15.1</w:t>
            </w:r>
          </w:p>
        </w:tc>
      </w:tr>
      <w:tr w:rsidR="002045CD" w14:paraId="737F3250"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20" w14:textId="77777777" w:rsidR="002045CD" w:rsidRDefault="005C60F8">
            <w:pPr>
              <w:spacing w:after="0" w:line="240" w:lineRule="auto"/>
              <w:rPr>
                <w:color w:val="000000"/>
                <w:sz w:val="18"/>
                <w:szCs w:val="18"/>
              </w:rPr>
            </w:pPr>
            <w:r>
              <w:rPr>
                <w:color w:val="000000"/>
                <w:sz w:val="18"/>
                <w:szCs w:val="18"/>
              </w:rPr>
              <w:t>Idaho</w:t>
            </w:r>
          </w:p>
        </w:tc>
        <w:tc>
          <w:tcPr>
            <w:tcW w:w="914" w:type="dxa"/>
            <w:tcBorders>
              <w:top w:val="nil"/>
              <w:left w:val="nil"/>
              <w:bottom w:val="single" w:sz="4" w:space="0" w:color="000000"/>
              <w:right w:val="single" w:sz="4" w:space="0" w:color="000000"/>
            </w:tcBorders>
            <w:shd w:val="clear" w:color="auto" w:fill="D9D9D9"/>
            <w:vAlign w:val="center"/>
          </w:tcPr>
          <w:p w14:paraId="0000042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2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2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2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2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2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27" w14:textId="77777777" w:rsidR="002045CD" w:rsidRDefault="005C60F8">
            <w:pPr>
              <w:spacing w:after="0" w:line="240" w:lineRule="auto"/>
              <w:jc w:val="center"/>
              <w:rPr>
                <w:color w:val="000000"/>
                <w:sz w:val="18"/>
                <w:szCs w:val="18"/>
              </w:rPr>
            </w:pPr>
            <w:r>
              <w:rPr>
                <w:color w:val="000000"/>
                <w:sz w:val="18"/>
                <w:szCs w:val="18"/>
              </w:rPr>
              <w:t>9</w:t>
            </w:r>
          </w:p>
        </w:tc>
      </w:tr>
      <w:tr w:rsidR="002045CD" w14:paraId="71BA1907"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28" w14:textId="77777777" w:rsidR="002045CD" w:rsidRDefault="005C60F8">
            <w:pPr>
              <w:spacing w:after="0" w:line="240" w:lineRule="auto"/>
              <w:rPr>
                <w:color w:val="000000"/>
                <w:sz w:val="18"/>
                <w:szCs w:val="18"/>
              </w:rPr>
            </w:pPr>
            <w:r>
              <w:rPr>
                <w:color w:val="000000"/>
                <w:sz w:val="18"/>
                <w:szCs w:val="18"/>
              </w:rPr>
              <w:t>Illinois</w:t>
            </w:r>
          </w:p>
        </w:tc>
        <w:tc>
          <w:tcPr>
            <w:tcW w:w="914" w:type="dxa"/>
            <w:tcBorders>
              <w:top w:val="nil"/>
              <w:left w:val="nil"/>
              <w:bottom w:val="single" w:sz="4" w:space="0" w:color="000000"/>
              <w:right w:val="single" w:sz="4" w:space="0" w:color="000000"/>
            </w:tcBorders>
            <w:shd w:val="clear" w:color="auto" w:fill="D9D9D9"/>
            <w:vAlign w:val="center"/>
          </w:tcPr>
          <w:p w14:paraId="00000429"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2A" w14:textId="77777777" w:rsidR="002045CD" w:rsidRDefault="005C60F8">
            <w:pPr>
              <w:spacing w:after="0" w:line="240" w:lineRule="auto"/>
              <w:jc w:val="center"/>
              <w:rPr>
                <w:color w:val="000000"/>
                <w:sz w:val="18"/>
                <w:szCs w:val="18"/>
              </w:rPr>
            </w:pPr>
            <w:r>
              <w:rPr>
                <w:color w:val="000000"/>
                <w:sz w:val="18"/>
                <w:szCs w:val="18"/>
              </w:rPr>
              <w:t>4.2</w:t>
            </w:r>
          </w:p>
        </w:tc>
        <w:tc>
          <w:tcPr>
            <w:tcW w:w="919" w:type="dxa"/>
            <w:tcBorders>
              <w:top w:val="nil"/>
              <w:left w:val="nil"/>
              <w:bottom w:val="single" w:sz="4" w:space="0" w:color="000000"/>
              <w:right w:val="single" w:sz="4" w:space="0" w:color="000000"/>
            </w:tcBorders>
            <w:shd w:val="clear" w:color="auto" w:fill="D9D9D9"/>
            <w:vAlign w:val="center"/>
          </w:tcPr>
          <w:p w14:paraId="0000042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42C" w14:textId="77777777" w:rsidR="002045CD" w:rsidRDefault="005C60F8">
            <w:pPr>
              <w:spacing w:after="0" w:line="240" w:lineRule="auto"/>
              <w:jc w:val="center"/>
              <w:rPr>
                <w:color w:val="000000"/>
                <w:sz w:val="18"/>
                <w:szCs w:val="18"/>
              </w:rPr>
            </w:pPr>
            <w:r>
              <w:rPr>
                <w:color w:val="000000"/>
                <w:sz w:val="18"/>
                <w:szCs w:val="18"/>
              </w:rPr>
              <w:t>9.2</w:t>
            </w:r>
          </w:p>
        </w:tc>
        <w:tc>
          <w:tcPr>
            <w:tcW w:w="879" w:type="dxa"/>
            <w:tcBorders>
              <w:top w:val="nil"/>
              <w:left w:val="nil"/>
              <w:bottom w:val="single" w:sz="4" w:space="0" w:color="000000"/>
              <w:right w:val="single" w:sz="4" w:space="0" w:color="000000"/>
            </w:tcBorders>
            <w:shd w:val="clear" w:color="auto" w:fill="D9D9D9"/>
            <w:vAlign w:val="center"/>
          </w:tcPr>
          <w:p w14:paraId="0000042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2E" w14:textId="77777777" w:rsidR="002045CD" w:rsidRDefault="005C60F8">
            <w:pPr>
              <w:spacing w:after="0" w:line="240" w:lineRule="auto"/>
              <w:jc w:val="center"/>
              <w:rPr>
                <w:color w:val="000000"/>
                <w:sz w:val="18"/>
                <w:szCs w:val="18"/>
              </w:rPr>
            </w:pPr>
            <w:r>
              <w:rPr>
                <w:color w:val="000000"/>
                <w:sz w:val="18"/>
                <w:szCs w:val="18"/>
              </w:rPr>
              <w:t>6.7</w:t>
            </w:r>
          </w:p>
        </w:tc>
        <w:tc>
          <w:tcPr>
            <w:tcW w:w="1204" w:type="dxa"/>
            <w:tcBorders>
              <w:top w:val="nil"/>
              <w:left w:val="nil"/>
              <w:bottom w:val="single" w:sz="4" w:space="0" w:color="000000"/>
              <w:right w:val="single" w:sz="4" w:space="0" w:color="000000"/>
            </w:tcBorders>
            <w:shd w:val="clear" w:color="auto" w:fill="auto"/>
            <w:vAlign w:val="center"/>
          </w:tcPr>
          <w:p w14:paraId="0000042F" w14:textId="77777777" w:rsidR="002045CD" w:rsidRDefault="005C60F8">
            <w:pPr>
              <w:spacing w:after="0" w:line="240" w:lineRule="auto"/>
              <w:jc w:val="center"/>
              <w:rPr>
                <w:color w:val="000000"/>
                <w:sz w:val="18"/>
                <w:szCs w:val="18"/>
              </w:rPr>
            </w:pPr>
            <w:r>
              <w:rPr>
                <w:color w:val="000000"/>
                <w:sz w:val="18"/>
                <w:szCs w:val="18"/>
              </w:rPr>
              <w:t>12.4</w:t>
            </w:r>
          </w:p>
        </w:tc>
      </w:tr>
      <w:tr w:rsidR="002045CD" w14:paraId="0B5F0606"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30" w14:textId="77777777" w:rsidR="002045CD" w:rsidRDefault="005C60F8">
            <w:pPr>
              <w:spacing w:after="0" w:line="240" w:lineRule="auto"/>
              <w:rPr>
                <w:color w:val="000000"/>
                <w:sz w:val="18"/>
                <w:szCs w:val="18"/>
              </w:rPr>
            </w:pPr>
            <w:r>
              <w:rPr>
                <w:color w:val="000000"/>
                <w:sz w:val="18"/>
                <w:szCs w:val="18"/>
              </w:rPr>
              <w:t>Indiana</w:t>
            </w:r>
          </w:p>
        </w:tc>
        <w:tc>
          <w:tcPr>
            <w:tcW w:w="914" w:type="dxa"/>
            <w:tcBorders>
              <w:top w:val="nil"/>
              <w:left w:val="nil"/>
              <w:bottom w:val="single" w:sz="4" w:space="0" w:color="000000"/>
              <w:right w:val="single" w:sz="4" w:space="0" w:color="000000"/>
            </w:tcBorders>
            <w:shd w:val="clear" w:color="auto" w:fill="auto"/>
            <w:vAlign w:val="center"/>
          </w:tcPr>
          <w:p w14:paraId="00000431" w14:textId="77777777" w:rsidR="002045CD" w:rsidRDefault="005C60F8">
            <w:pPr>
              <w:spacing w:after="0" w:line="240" w:lineRule="auto"/>
              <w:jc w:val="center"/>
              <w:rPr>
                <w:color w:val="000000"/>
                <w:sz w:val="18"/>
                <w:szCs w:val="18"/>
              </w:rPr>
            </w:pPr>
            <w:r>
              <w:rPr>
                <w:color w:val="000000"/>
                <w:sz w:val="18"/>
                <w:szCs w:val="18"/>
              </w:rPr>
              <w:t>25.4</w:t>
            </w:r>
          </w:p>
        </w:tc>
        <w:tc>
          <w:tcPr>
            <w:tcW w:w="918" w:type="dxa"/>
            <w:tcBorders>
              <w:top w:val="nil"/>
              <w:left w:val="nil"/>
              <w:bottom w:val="single" w:sz="4" w:space="0" w:color="000000"/>
              <w:right w:val="single" w:sz="4" w:space="0" w:color="000000"/>
            </w:tcBorders>
            <w:shd w:val="clear" w:color="auto" w:fill="auto"/>
            <w:vAlign w:val="center"/>
          </w:tcPr>
          <w:p w14:paraId="00000432" w14:textId="77777777" w:rsidR="002045CD" w:rsidRDefault="005C60F8">
            <w:pPr>
              <w:spacing w:after="0" w:line="240" w:lineRule="auto"/>
              <w:jc w:val="center"/>
              <w:rPr>
                <w:color w:val="000000"/>
                <w:sz w:val="18"/>
                <w:szCs w:val="18"/>
              </w:rPr>
            </w:pPr>
            <w:r>
              <w:rPr>
                <w:color w:val="000000"/>
                <w:sz w:val="18"/>
                <w:szCs w:val="18"/>
              </w:rPr>
              <w:t>9.3</w:t>
            </w:r>
          </w:p>
        </w:tc>
        <w:tc>
          <w:tcPr>
            <w:tcW w:w="919" w:type="dxa"/>
            <w:tcBorders>
              <w:top w:val="nil"/>
              <w:left w:val="nil"/>
              <w:bottom w:val="single" w:sz="4" w:space="0" w:color="000000"/>
              <w:right w:val="single" w:sz="4" w:space="0" w:color="000000"/>
            </w:tcBorders>
            <w:shd w:val="clear" w:color="auto" w:fill="auto"/>
            <w:vAlign w:val="center"/>
          </w:tcPr>
          <w:p w14:paraId="00000433" w14:textId="77777777" w:rsidR="002045CD" w:rsidRDefault="005C60F8">
            <w:pPr>
              <w:spacing w:after="0" w:line="240" w:lineRule="auto"/>
              <w:jc w:val="center"/>
              <w:rPr>
                <w:color w:val="000000"/>
                <w:sz w:val="18"/>
                <w:szCs w:val="18"/>
              </w:rPr>
            </w:pPr>
            <w:r>
              <w:rPr>
                <w:color w:val="000000"/>
                <w:sz w:val="18"/>
                <w:szCs w:val="18"/>
              </w:rPr>
              <w:t>13.4</w:t>
            </w:r>
          </w:p>
        </w:tc>
        <w:tc>
          <w:tcPr>
            <w:tcW w:w="919" w:type="dxa"/>
            <w:tcBorders>
              <w:top w:val="nil"/>
              <w:left w:val="nil"/>
              <w:bottom w:val="single" w:sz="4" w:space="0" w:color="000000"/>
              <w:right w:val="single" w:sz="4" w:space="0" w:color="000000"/>
            </w:tcBorders>
            <w:shd w:val="clear" w:color="auto" w:fill="auto"/>
            <w:vAlign w:val="center"/>
          </w:tcPr>
          <w:p w14:paraId="00000434" w14:textId="77777777" w:rsidR="002045CD" w:rsidRDefault="005C60F8">
            <w:pPr>
              <w:spacing w:after="0" w:line="240" w:lineRule="auto"/>
              <w:jc w:val="center"/>
              <w:rPr>
                <w:color w:val="000000"/>
                <w:sz w:val="18"/>
                <w:szCs w:val="18"/>
              </w:rPr>
            </w:pPr>
            <w:r>
              <w:rPr>
                <w:color w:val="000000"/>
                <w:sz w:val="18"/>
                <w:szCs w:val="18"/>
              </w:rPr>
              <w:t>9.9</w:t>
            </w:r>
          </w:p>
        </w:tc>
        <w:tc>
          <w:tcPr>
            <w:tcW w:w="879" w:type="dxa"/>
            <w:tcBorders>
              <w:top w:val="nil"/>
              <w:left w:val="nil"/>
              <w:bottom w:val="single" w:sz="4" w:space="0" w:color="000000"/>
              <w:right w:val="single" w:sz="4" w:space="0" w:color="000000"/>
            </w:tcBorders>
            <w:shd w:val="clear" w:color="auto" w:fill="auto"/>
            <w:vAlign w:val="center"/>
          </w:tcPr>
          <w:p w14:paraId="00000435" w14:textId="77777777" w:rsidR="002045CD" w:rsidRDefault="005C60F8">
            <w:pPr>
              <w:spacing w:after="0" w:line="240" w:lineRule="auto"/>
              <w:jc w:val="center"/>
              <w:rPr>
                <w:color w:val="000000"/>
                <w:sz w:val="18"/>
                <w:szCs w:val="18"/>
              </w:rPr>
            </w:pPr>
            <w:r>
              <w:rPr>
                <w:color w:val="000000"/>
                <w:sz w:val="18"/>
                <w:szCs w:val="18"/>
              </w:rPr>
              <w:t>17.6</w:t>
            </w:r>
          </w:p>
        </w:tc>
        <w:tc>
          <w:tcPr>
            <w:tcW w:w="1273" w:type="dxa"/>
            <w:tcBorders>
              <w:top w:val="nil"/>
              <w:left w:val="nil"/>
              <w:bottom w:val="single" w:sz="4" w:space="0" w:color="000000"/>
              <w:right w:val="single" w:sz="4" w:space="0" w:color="000000"/>
            </w:tcBorders>
            <w:shd w:val="clear" w:color="auto" w:fill="auto"/>
            <w:vAlign w:val="center"/>
          </w:tcPr>
          <w:p w14:paraId="00000436" w14:textId="77777777" w:rsidR="002045CD" w:rsidRDefault="005C60F8">
            <w:pPr>
              <w:spacing w:after="0" w:line="240" w:lineRule="auto"/>
              <w:jc w:val="center"/>
              <w:rPr>
                <w:color w:val="000000"/>
                <w:sz w:val="18"/>
                <w:szCs w:val="18"/>
              </w:rPr>
            </w:pPr>
            <w:r>
              <w:rPr>
                <w:color w:val="000000"/>
                <w:sz w:val="18"/>
                <w:szCs w:val="18"/>
              </w:rPr>
              <w:t>15.2</w:t>
            </w:r>
          </w:p>
        </w:tc>
        <w:tc>
          <w:tcPr>
            <w:tcW w:w="1204" w:type="dxa"/>
            <w:tcBorders>
              <w:top w:val="nil"/>
              <w:left w:val="nil"/>
              <w:bottom w:val="single" w:sz="4" w:space="0" w:color="000000"/>
              <w:right w:val="single" w:sz="4" w:space="0" w:color="000000"/>
            </w:tcBorders>
            <w:shd w:val="clear" w:color="auto" w:fill="auto"/>
            <w:vAlign w:val="center"/>
          </w:tcPr>
          <w:p w14:paraId="00000437" w14:textId="77777777" w:rsidR="002045CD" w:rsidRDefault="005C60F8">
            <w:pPr>
              <w:spacing w:after="0" w:line="240" w:lineRule="auto"/>
              <w:jc w:val="center"/>
              <w:rPr>
                <w:color w:val="000000"/>
                <w:sz w:val="18"/>
                <w:szCs w:val="18"/>
              </w:rPr>
            </w:pPr>
            <w:r>
              <w:rPr>
                <w:color w:val="000000"/>
                <w:sz w:val="18"/>
                <w:szCs w:val="18"/>
              </w:rPr>
              <w:t>12.8</w:t>
            </w:r>
          </w:p>
        </w:tc>
      </w:tr>
      <w:tr w:rsidR="002045CD" w14:paraId="5776DDFC"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38" w14:textId="77777777" w:rsidR="002045CD" w:rsidRDefault="005C60F8">
            <w:pPr>
              <w:spacing w:after="0" w:line="240" w:lineRule="auto"/>
              <w:rPr>
                <w:color w:val="000000"/>
                <w:sz w:val="18"/>
                <w:szCs w:val="18"/>
              </w:rPr>
            </w:pPr>
            <w:r>
              <w:rPr>
                <w:color w:val="000000"/>
                <w:sz w:val="18"/>
                <w:szCs w:val="18"/>
              </w:rPr>
              <w:t>Iowa</w:t>
            </w:r>
          </w:p>
        </w:tc>
        <w:tc>
          <w:tcPr>
            <w:tcW w:w="914" w:type="dxa"/>
            <w:tcBorders>
              <w:top w:val="nil"/>
              <w:left w:val="nil"/>
              <w:bottom w:val="single" w:sz="4" w:space="0" w:color="000000"/>
              <w:right w:val="single" w:sz="4" w:space="0" w:color="000000"/>
            </w:tcBorders>
            <w:shd w:val="clear" w:color="auto" w:fill="auto"/>
            <w:vAlign w:val="center"/>
          </w:tcPr>
          <w:p w14:paraId="00000439" w14:textId="77777777" w:rsidR="002045CD" w:rsidRDefault="005C60F8">
            <w:pPr>
              <w:spacing w:after="0" w:line="240" w:lineRule="auto"/>
              <w:jc w:val="center"/>
              <w:rPr>
                <w:color w:val="000000"/>
                <w:sz w:val="18"/>
                <w:szCs w:val="18"/>
              </w:rPr>
            </w:pPr>
            <w:r>
              <w:rPr>
                <w:color w:val="000000"/>
                <w:sz w:val="18"/>
                <w:szCs w:val="18"/>
              </w:rPr>
              <w:t>5</w:t>
            </w:r>
          </w:p>
        </w:tc>
        <w:tc>
          <w:tcPr>
            <w:tcW w:w="918" w:type="dxa"/>
            <w:tcBorders>
              <w:top w:val="nil"/>
              <w:left w:val="nil"/>
              <w:bottom w:val="single" w:sz="4" w:space="0" w:color="000000"/>
              <w:right w:val="single" w:sz="4" w:space="0" w:color="000000"/>
            </w:tcBorders>
            <w:shd w:val="clear" w:color="auto" w:fill="auto"/>
            <w:vAlign w:val="center"/>
          </w:tcPr>
          <w:p w14:paraId="0000043A" w14:textId="77777777" w:rsidR="002045CD" w:rsidRDefault="005C60F8">
            <w:pPr>
              <w:spacing w:after="0" w:line="240" w:lineRule="auto"/>
              <w:jc w:val="center"/>
              <w:rPr>
                <w:color w:val="000000"/>
                <w:sz w:val="18"/>
                <w:szCs w:val="18"/>
              </w:rPr>
            </w:pPr>
            <w:r>
              <w:rPr>
                <w:color w:val="000000"/>
                <w:sz w:val="18"/>
                <w:szCs w:val="18"/>
              </w:rPr>
              <w:t>4</w:t>
            </w:r>
          </w:p>
        </w:tc>
        <w:tc>
          <w:tcPr>
            <w:tcW w:w="919" w:type="dxa"/>
            <w:tcBorders>
              <w:top w:val="nil"/>
              <w:left w:val="nil"/>
              <w:bottom w:val="single" w:sz="4" w:space="0" w:color="000000"/>
              <w:right w:val="single" w:sz="4" w:space="0" w:color="000000"/>
            </w:tcBorders>
            <w:shd w:val="clear" w:color="auto" w:fill="auto"/>
            <w:vAlign w:val="center"/>
          </w:tcPr>
          <w:p w14:paraId="0000043B" w14:textId="77777777" w:rsidR="002045CD" w:rsidRDefault="005C60F8">
            <w:pPr>
              <w:spacing w:after="0" w:line="240" w:lineRule="auto"/>
              <w:jc w:val="center"/>
              <w:rPr>
                <w:color w:val="000000"/>
                <w:sz w:val="18"/>
                <w:szCs w:val="18"/>
              </w:rPr>
            </w:pPr>
            <w:r>
              <w:rPr>
                <w:color w:val="000000"/>
                <w:sz w:val="18"/>
                <w:szCs w:val="18"/>
              </w:rPr>
              <w:t>9.9</w:t>
            </w:r>
          </w:p>
        </w:tc>
        <w:tc>
          <w:tcPr>
            <w:tcW w:w="919" w:type="dxa"/>
            <w:tcBorders>
              <w:top w:val="nil"/>
              <w:left w:val="nil"/>
              <w:bottom w:val="single" w:sz="4" w:space="0" w:color="000000"/>
              <w:right w:val="single" w:sz="4" w:space="0" w:color="000000"/>
            </w:tcBorders>
            <w:shd w:val="clear" w:color="auto" w:fill="D9D9D9"/>
            <w:vAlign w:val="center"/>
          </w:tcPr>
          <w:p w14:paraId="0000043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3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3E" w14:textId="77777777" w:rsidR="002045CD" w:rsidRDefault="005C60F8">
            <w:pPr>
              <w:spacing w:after="0" w:line="240" w:lineRule="auto"/>
              <w:jc w:val="center"/>
              <w:rPr>
                <w:color w:val="000000"/>
                <w:sz w:val="18"/>
                <w:szCs w:val="18"/>
              </w:rPr>
            </w:pPr>
            <w:r>
              <w:rPr>
                <w:color w:val="000000"/>
                <w:sz w:val="18"/>
                <w:szCs w:val="18"/>
              </w:rPr>
              <w:t>6.3</w:t>
            </w:r>
          </w:p>
        </w:tc>
        <w:tc>
          <w:tcPr>
            <w:tcW w:w="1204" w:type="dxa"/>
            <w:tcBorders>
              <w:top w:val="nil"/>
              <w:left w:val="nil"/>
              <w:bottom w:val="single" w:sz="4" w:space="0" w:color="000000"/>
              <w:right w:val="single" w:sz="4" w:space="0" w:color="000000"/>
            </w:tcBorders>
            <w:shd w:val="clear" w:color="auto" w:fill="auto"/>
            <w:vAlign w:val="center"/>
          </w:tcPr>
          <w:p w14:paraId="0000043F" w14:textId="77777777" w:rsidR="002045CD" w:rsidRDefault="005C60F8">
            <w:pPr>
              <w:spacing w:after="0" w:line="240" w:lineRule="auto"/>
              <w:jc w:val="center"/>
              <w:rPr>
                <w:color w:val="000000"/>
                <w:sz w:val="18"/>
                <w:szCs w:val="18"/>
              </w:rPr>
            </w:pPr>
            <w:r>
              <w:rPr>
                <w:color w:val="000000"/>
                <w:sz w:val="18"/>
                <w:szCs w:val="18"/>
              </w:rPr>
              <w:t>8.4</w:t>
            </w:r>
          </w:p>
        </w:tc>
      </w:tr>
      <w:tr w:rsidR="002045CD" w14:paraId="062EE32B"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40" w14:textId="77777777" w:rsidR="002045CD" w:rsidRDefault="005C60F8">
            <w:pPr>
              <w:spacing w:after="0" w:line="240" w:lineRule="auto"/>
              <w:rPr>
                <w:color w:val="000000"/>
                <w:sz w:val="18"/>
                <w:szCs w:val="18"/>
              </w:rPr>
            </w:pPr>
            <w:r>
              <w:rPr>
                <w:color w:val="000000"/>
                <w:sz w:val="18"/>
                <w:szCs w:val="18"/>
              </w:rPr>
              <w:t>Kansas</w:t>
            </w:r>
          </w:p>
        </w:tc>
        <w:tc>
          <w:tcPr>
            <w:tcW w:w="914" w:type="dxa"/>
            <w:tcBorders>
              <w:top w:val="nil"/>
              <w:left w:val="nil"/>
              <w:bottom w:val="single" w:sz="4" w:space="0" w:color="000000"/>
              <w:right w:val="single" w:sz="4" w:space="0" w:color="000000"/>
            </w:tcBorders>
            <w:shd w:val="clear" w:color="auto" w:fill="auto"/>
            <w:vAlign w:val="center"/>
          </w:tcPr>
          <w:p w14:paraId="00000441" w14:textId="77777777" w:rsidR="002045CD" w:rsidRDefault="005C60F8">
            <w:pPr>
              <w:spacing w:after="0" w:line="240" w:lineRule="auto"/>
              <w:jc w:val="center"/>
              <w:rPr>
                <w:color w:val="000000"/>
                <w:sz w:val="18"/>
                <w:szCs w:val="18"/>
              </w:rPr>
            </w:pPr>
            <w:r>
              <w:rPr>
                <w:color w:val="000000"/>
                <w:sz w:val="18"/>
                <w:szCs w:val="18"/>
              </w:rPr>
              <w:t>7.8</w:t>
            </w:r>
          </w:p>
        </w:tc>
        <w:tc>
          <w:tcPr>
            <w:tcW w:w="918" w:type="dxa"/>
            <w:tcBorders>
              <w:top w:val="nil"/>
              <w:left w:val="nil"/>
              <w:bottom w:val="single" w:sz="4" w:space="0" w:color="000000"/>
              <w:right w:val="single" w:sz="4" w:space="0" w:color="000000"/>
            </w:tcBorders>
            <w:shd w:val="clear" w:color="auto" w:fill="auto"/>
            <w:vAlign w:val="center"/>
          </w:tcPr>
          <w:p w14:paraId="00000442" w14:textId="77777777" w:rsidR="002045CD" w:rsidRDefault="005C60F8">
            <w:pPr>
              <w:spacing w:after="0" w:line="240" w:lineRule="auto"/>
              <w:jc w:val="center"/>
              <w:rPr>
                <w:color w:val="000000"/>
                <w:sz w:val="18"/>
                <w:szCs w:val="18"/>
              </w:rPr>
            </w:pPr>
            <w:r>
              <w:rPr>
                <w:color w:val="000000"/>
                <w:sz w:val="18"/>
                <w:szCs w:val="18"/>
              </w:rPr>
              <w:t>9.9</w:t>
            </w:r>
          </w:p>
        </w:tc>
        <w:tc>
          <w:tcPr>
            <w:tcW w:w="919" w:type="dxa"/>
            <w:tcBorders>
              <w:top w:val="nil"/>
              <w:left w:val="nil"/>
              <w:bottom w:val="single" w:sz="4" w:space="0" w:color="000000"/>
              <w:right w:val="single" w:sz="4" w:space="0" w:color="000000"/>
            </w:tcBorders>
            <w:shd w:val="clear" w:color="auto" w:fill="auto"/>
            <w:vAlign w:val="center"/>
          </w:tcPr>
          <w:p w14:paraId="00000443" w14:textId="77777777" w:rsidR="002045CD" w:rsidRDefault="005C60F8">
            <w:pPr>
              <w:spacing w:after="0" w:line="240" w:lineRule="auto"/>
              <w:jc w:val="center"/>
              <w:rPr>
                <w:color w:val="000000"/>
                <w:sz w:val="18"/>
                <w:szCs w:val="18"/>
              </w:rPr>
            </w:pPr>
            <w:r>
              <w:rPr>
                <w:color w:val="000000"/>
                <w:sz w:val="18"/>
                <w:szCs w:val="18"/>
              </w:rPr>
              <w:t>9.9</w:t>
            </w:r>
          </w:p>
        </w:tc>
        <w:tc>
          <w:tcPr>
            <w:tcW w:w="919" w:type="dxa"/>
            <w:tcBorders>
              <w:top w:val="nil"/>
              <w:left w:val="nil"/>
              <w:bottom w:val="single" w:sz="4" w:space="0" w:color="000000"/>
              <w:right w:val="single" w:sz="4" w:space="0" w:color="000000"/>
            </w:tcBorders>
            <w:shd w:val="clear" w:color="auto" w:fill="auto"/>
            <w:vAlign w:val="center"/>
          </w:tcPr>
          <w:p w14:paraId="00000444" w14:textId="77777777" w:rsidR="002045CD" w:rsidRDefault="005C60F8">
            <w:pPr>
              <w:spacing w:after="0" w:line="240" w:lineRule="auto"/>
              <w:jc w:val="center"/>
              <w:rPr>
                <w:color w:val="000000"/>
                <w:sz w:val="18"/>
                <w:szCs w:val="18"/>
              </w:rPr>
            </w:pPr>
            <w:r>
              <w:rPr>
                <w:color w:val="000000"/>
                <w:sz w:val="18"/>
                <w:szCs w:val="18"/>
              </w:rPr>
              <w:t>8.3</w:t>
            </w:r>
          </w:p>
        </w:tc>
        <w:tc>
          <w:tcPr>
            <w:tcW w:w="879" w:type="dxa"/>
            <w:tcBorders>
              <w:top w:val="nil"/>
              <w:left w:val="nil"/>
              <w:bottom w:val="single" w:sz="4" w:space="0" w:color="000000"/>
              <w:right w:val="single" w:sz="4" w:space="0" w:color="000000"/>
            </w:tcBorders>
            <w:shd w:val="clear" w:color="auto" w:fill="auto"/>
            <w:vAlign w:val="center"/>
          </w:tcPr>
          <w:p w14:paraId="00000445" w14:textId="77777777" w:rsidR="002045CD" w:rsidRDefault="005C60F8">
            <w:pPr>
              <w:spacing w:after="0" w:line="240" w:lineRule="auto"/>
              <w:jc w:val="center"/>
              <w:rPr>
                <w:color w:val="000000"/>
                <w:sz w:val="18"/>
                <w:szCs w:val="18"/>
              </w:rPr>
            </w:pPr>
            <w:r>
              <w:rPr>
                <w:color w:val="000000"/>
                <w:sz w:val="18"/>
                <w:szCs w:val="18"/>
              </w:rPr>
              <w:t>9</w:t>
            </w:r>
          </w:p>
        </w:tc>
        <w:tc>
          <w:tcPr>
            <w:tcW w:w="1273" w:type="dxa"/>
            <w:tcBorders>
              <w:top w:val="nil"/>
              <w:left w:val="nil"/>
              <w:bottom w:val="single" w:sz="4" w:space="0" w:color="000000"/>
              <w:right w:val="single" w:sz="4" w:space="0" w:color="000000"/>
            </w:tcBorders>
            <w:shd w:val="clear" w:color="auto" w:fill="auto"/>
            <w:vAlign w:val="center"/>
          </w:tcPr>
          <w:p w14:paraId="00000446" w14:textId="77777777" w:rsidR="002045CD" w:rsidRDefault="005C60F8">
            <w:pPr>
              <w:spacing w:after="0" w:line="240" w:lineRule="auto"/>
              <w:jc w:val="center"/>
              <w:rPr>
                <w:color w:val="000000"/>
                <w:sz w:val="18"/>
                <w:szCs w:val="18"/>
              </w:rPr>
            </w:pPr>
            <w:r>
              <w:rPr>
                <w:color w:val="000000"/>
                <w:sz w:val="18"/>
                <w:szCs w:val="18"/>
              </w:rPr>
              <w:t>9</w:t>
            </w:r>
          </w:p>
        </w:tc>
        <w:tc>
          <w:tcPr>
            <w:tcW w:w="1204" w:type="dxa"/>
            <w:tcBorders>
              <w:top w:val="nil"/>
              <w:left w:val="nil"/>
              <w:bottom w:val="single" w:sz="4" w:space="0" w:color="000000"/>
              <w:right w:val="single" w:sz="4" w:space="0" w:color="000000"/>
            </w:tcBorders>
            <w:shd w:val="clear" w:color="auto" w:fill="auto"/>
            <w:vAlign w:val="center"/>
          </w:tcPr>
          <w:p w14:paraId="00000447" w14:textId="77777777" w:rsidR="002045CD" w:rsidRDefault="005C60F8">
            <w:pPr>
              <w:spacing w:after="0" w:line="240" w:lineRule="auto"/>
              <w:jc w:val="center"/>
              <w:rPr>
                <w:color w:val="000000"/>
                <w:sz w:val="18"/>
                <w:szCs w:val="18"/>
              </w:rPr>
            </w:pPr>
            <w:r>
              <w:rPr>
                <w:color w:val="000000"/>
                <w:sz w:val="18"/>
                <w:szCs w:val="18"/>
              </w:rPr>
              <w:t>11.6</w:t>
            </w:r>
          </w:p>
        </w:tc>
      </w:tr>
      <w:tr w:rsidR="002045CD" w14:paraId="4FCD9B32"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48" w14:textId="77777777" w:rsidR="002045CD" w:rsidRDefault="005C60F8">
            <w:pPr>
              <w:spacing w:after="0" w:line="240" w:lineRule="auto"/>
              <w:rPr>
                <w:color w:val="000000"/>
                <w:sz w:val="18"/>
                <w:szCs w:val="18"/>
              </w:rPr>
            </w:pPr>
            <w:r>
              <w:rPr>
                <w:color w:val="000000"/>
                <w:sz w:val="18"/>
                <w:szCs w:val="18"/>
              </w:rPr>
              <w:t>Kentucky</w:t>
            </w:r>
          </w:p>
        </w:tc>
        <w:tc>
          <w:tcPr>
            <w:tcW w:w="914" w:type="dxa"/>
            <w:tcBorders>
              <w:top w:val="nil"/>
              <w:left w:val="nil"/>
              <w:bottom w:val="single" w:sz="4" w:space="0" w:color="000000"/>
              <w:right w:val="single" w:sz="4" w:space="0" w:color="000000"/>
            </w:tcBorders>
            <w:shd w:val="clear" w:color="auto" w:fill="D9D9D9"/>
            <w:vAlign w:val="center"/>
          </w:tcPr>
          <w:p w14:paraId="00000449"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4A"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4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4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4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4E"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4F" w14:textId="77777777" w:rsidR="002045CD" w:rsidRDefault="005C60F8">
            <w:pPr>
              <w:spacing w:after="0" w:line="240" w:lineRule="auto"/>
              <w:jc w:val="center"/>
              <w:rPr>
                <w:color w:val="000000"/>
                <w:sz w:val="18"/>
                <w:szCs w:val="18"/>
              </w:rPr>
            </w:pPr>
            <w:r>
              <w:rPr>
                <w:color w:val="000000"/>
                <w:sz w:val="18"/>
                <w:szCs w:val="18"/>
              </w:rPr>
              <w:t>14</w:t>
            </w:r>
          </w:p>
        </w:tc>
      </w:tr>
      <w:tr w:rsidR="002045CD" w14:paraId="1DC7BE4F"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50" w14:textId="77777777" w:rsidR="002045CD" w:rsidRDefault="005C60F8">
            <w:pPr>
              <w:spacing w:after="0" w:line="240" w:lineRule="auto"/>
              <w:rPr>
                <w:color w:val="000000"/>
                <w:sz w:val="18"/>
                <w:szCs w:val="18"/>
              </w:rPr>
            </w:pPr>
            <w:r>
              <w:rPr>
                <w:color w:val="000000"/>
                <w:sz w:val="18"/>
                <w:szCs w:val="18"/>
              </w:rPr>
              <w:t>Louisiana</w:t>
            </w:r>
          </w:p>
        </w:tc>
        <w:tc>
          <w:tcPr>
            <w:tcW w:w="914" w:type="dxa"/>
            <w:tcBorders>
              <w:top w:val="nil"/>
              <w:left w:val="nil"/>
              <w:bottom w:val="single" w:sz="4" w:space="0" w:color="000000"/>
              <w:right w:val="single" w:sz="4" w:space="0" w:color="000000"/>
            </w:tcBorders>
            <w:shd w:val="clear" w:color="auto" w:fill="D9D9D9"/>
            <w:vAlign w:val="center"/>
          </w:tcPr>
          <w:p w14:paraId="0000045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5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5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454" w14:textId="77777777" w:rsidR="002045CD" w:rsidRDefault="005C60F8">
            <w:pPr>
              <w:spacing w:after="0" w:line="240" w:lineRule="auto"/>
              <w:jc w:val="center"/>
              <w:rPr>
                <w:color w:val="000000"/>
                <w:sz w:val="18"/>
                <w:szCs w:val="18"/>
              </w:rPr>
            </w:pPr>
            <w:r>
              <w:rPr>
                <w:color w:val="000000"/>
                <w:sz w:val="18"/>
                <w:szCs w:val="18"/>
              </w:rPr>
              <w:t>5.8</w:t>
            </w:r>
          </w:p>
        </w:tc>
        <w:tc>
          <w:tcPr>
            <w:tcW w:w="879" w:type="dxa"/>
            <w:tcBorders>
              <w:top w:val="nil"/>
              <w:left w:val="nil"/>
              <w:bottom w:val="single" w:sz="4" w:space="0" w:color="000000"/>
              <w:right w:val="single" w:sz="4" w:space="0" w:color="000000"/>
            </w:tcBorders>
            <w:shd w:val="clear" w:color="auto" w:fill="D9D9D9"/>
            <w:vAlign w:val="center"/>
          </w:tcPr>
          <w:p w14:paraId="0000045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56" w14:textId="77777777" w:rsidR="002045CD" w:rsidRDefault="005C60F8">
            <w:pPr>
              <w:spacing w:after="0" w:line="240" w:lineRule="auto"/>
              <w:jc w:val="center"/>
              <w:rPr>
                <w:color w:val="000000"/>
                <w:sz w:val="18"/>
                <w:szCs w:val="18"/>
              </w:rPr>
            </w:pPr>
            <w:r>
              <w:rPr>
                <w:color w:val="000000"/>
                <w:sz w:val="18"/>
                <w:szCs w:val="18"/>
              </w:rPr>
              <w:t>5.8</w:t>
            </w:r>
          </w:p>
        </w:tc>
        <w:tc>
          <w:tcPr>
            <w:tcW w:w="1204" w:type="dxa"/>
            <w:tcBorders>
              <w:top w:val="nil"/>
              <w:left w:val="nil"/>
              <w:bottom w:val="single" w:sz="4" w:space="0" w:color="000000"/>
              <w:right w:val="single" w:sz="4" w:space="0" w:color="000000"/>
            </w:tcBorders>
            <w:shd w:val="clear" w:color="auto" w:fill="auto"/>
            <w:vAlign w:val="center"/>
          </w:tcPr>
          <w:p w14:paraId="00000457" w14:textId="77777777" w:rsidR="002045CD" w:rsidRDefault="005C60F8">
            <w:pPr>
              <w:spacing w:after="0" w:line="240" w:lineRule="auto"/>
              <w:jc w:val="center"/>
              <w:rPr>
                <w:color w:val="000000"/>
                <w:sz w:val="18"/>
                <w:szCs w:val="18"/>
              </w:rPr>
            </w:pPr>
            <w:r>
              <w:rPr>
                <w:color w:val="000000"/>
                <w:sz w:val="18"/>
                <w:szCs w:val="18"/>
              </w:rPr>
              <w:t>13</w:t>
            </w:r>
          </w:p>
        </w:tc>
      </w:tr>
      <w:tr w:rsidR="002045CD" w14:paraId="12DC9AD1"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58" w14:textId="77777777" w:rsidR="002045CD" w:rsidRDefault="005C60F8">
            <w:pPr>
              <w:spacing w:after="0" w:line="240" w:lineRule="auto"/>
              <w:rPr>
                <w:color w:val="000000"/>
                <w:sz w:val="18"/>
                <w:szCs w:val="18"/>
              </w:rPr>
            </w:pPr>
            <w:r>
              <w:rPr>
                <w:color w:val="000000"/>
                <w:sz w:val="18"/>
                <w:szCs w:val="18"/>
              </w:rPr>
              <w:t>Maine</w:t>
            </w:r>
          </w:p>
        </w:tc>
        <w:tc>
          <w:tcPr>
            <w:tcW w:w="914" w:type="dxa"/>
            <w:tcBorders>
              <w:top w:val="nil"/>
              <w:left w:val="nil"/>
              <w:bottom w:val="single" w:sz="4" w:space="0" w:color="000000"/>
              <w:right w:val="single" w:sz="4" w:space="0" w:color="000000"/>
            </w:tcBorders>
            <w:shd w:val="clear" w:color="auto" w:fill="auto"/>
            <w:vAlign w:val="center"/>
          </w:tcPr>
          <w:p w14:paraId="00000459" w14:textId="77777777" w:rsidR="002045CD" w:rsidRDefault="005C60F8">
            <w:pPr>
              <w:spacing w:after="0" w:line="240" w:lineRule="auto"/>
              <w:jc w:val="center"/>
              <w:rPr>
                <w:color w:val="000000"/>
                <w:sz w:val="18"/>
                <w:szCs w:val="18"/>
              </w:rPr>
            </w:pPr>
            <w:r>
              <w:rPr>
                <w:color w:val="000000"/>
                <w:sz w:val="18"/>
                <w:szCs w:val="18"/>
              </w:rPr>
              <w:t>13</w:t>
            </w:r>
          </w:p>
        </w:tc>
        <w:tc>
          <w:tcPr>
            <w:tcW w:w="918" w:type="dxa"/>
            <w:tcBorders>
              <w:top w:val="nil"/>
              <w:left w:val="nil"/>
              <w:bottom w:val="single" w:sz="4" w:space="0" w:color="000000"/>
              <w:right w:val="single" w:sz="4" w:space="0" w:color="000000"/>
            </w:tcBorders>
            <w:shd w:val="clear" w:color="auto" w:fill="auto"/>
            <w:vAlign w:val="center"/>
          </w:tcPr>
          <w:p w14:paraId="0000045A" w14:textId="77777777" w:rsidR="002045CD" w:rsidRDefault="005C60F8">
            <w:pPr>
              <w:spacing w:after="0" w:line="240" w:lineRule="auto"/>
              <w:jc w:val="center"/>
              <w:rPr>
                <w:color w:val="000000"/>
                <w:sz w:val="18"/>
                <w:szCs w:val="18"/>
              </w:rPr>
            </w:pPr>
            <w:r>
              <w:rPr>
                <w:color w:val="000000"/>
                <w:sz w:val="18"/>
                <w:szCs w:val="18"/>
              </w:rPr>
              <w:t>8.7</w:t>
            </w:r>
          </w:p>
        </w:tc>
        <w:tc>
          <w:tcPr>
            <w:tcW w:w="919" w:type="dxa"/>
            <w:tcBorders>
              <w:top w:val="nil"/>
              <w:left w:val="nil"/>
              <w:bottom w:val="single" w:sz="4" w:space="0" w:color="000000"/>
              <w:right w:val="single" w:sz="4" w:space="0" w:color="000000"/>
            </w:tcBorders>
            <w:shd w:val="clear" w:color="auto" w:fill="auto"/>
            <w:vAlign w:val="center"/>
          </w:tcPr>
          <w:p w14:paraId="0000045B" w14:textId="77777777" w:rsidR="002045CD" w:rsidRDefault="005C60F8">
            <w:pPr>
              <w:spacing w:after="0" w:line="240" w:lineRule="auto"/>
              <w:jc w:val="center"/>
              <w:rPr>
                <w:color w:val="000000"/>
                <w:sz w:val="18"/>
                <w:szCs w:val="18"/>
              </w:rPr>
            </w:pPr>
            <w:r>
              <w:rPr>
                <w:color w:val="000000"/>
                <w:sz w:val="18"/>
                <w:szCs w:val="18"/>
              </w:rPr>
              <w:t>5.8</w:t>
            </w:r>
          </w:p>
        </w:tc>
        <w:tc>
          <w:tcPr>
            <w:tcW w:w="919" w:type="dxa"/>
            <w:tcBorders>
              <w:top w:val="nil"/>
              <w:left w:val="nil"/>
              <w:bottom w:val="single" w:sz="4" w:space="0" w:color="000000"/>
              <w:right w:val="single" w:sz="4" w:space="0" w:color="000000"/>
            </w:tcBorders>
            <w:shd w:val="clear" w:color="auto" w:fill="D9D9D9"/>
            <w:vAlign w:val="center"/>
          </w:tcPr>
          <w:p w14:paraId="0000045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5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5E" w14:textId="77777777" w:rsidR="002045CD" w:rsidRDefault="005C60F8">
            <w:pPr>
              <w:spacing w:after="0" w:line="240" w:lineRule="auto"/>
              <w:jc w:val="center"/>
              <w:rPr>
                <w:color w:val="000000"/>
                <w:sz w:val="18"/>
                <w:szCs w:val="18"/>
              </w:rPr>
            </w:pPr>
            <w:r>
              <w:rPr>
                <w:color w:val="000000"/>
                <w:sz w:val="18"/>
                <w:szCs w:val="18"/>
              </w:rPr>
              <w:t>9.2</w:t>
            </w:r>
          </w:p>
        </w:tc>
        <w:tc>
          <w:tcPr>
            <w:tcW w:w="1204" w:type="dxa"/>
            <w:tcBorders>
              <w:top w:val="nil"/>
              <w:left w:val="nil"/>
              <w:bottom w:val="single" w:sz="4" w:space="0" w:color="000000"/>
              <w:right w:val="single" w:sz="4" w:space="0" w:color="000000"/>
            </w:tcBorders>
            <w:shd w:val="clear" w:color="auto" w:fill="auto"/>
            <w:vAlign w:val="center"/>
          </w:tcPr>
          <w:p w14:paraId="0000045F" w14:textId="77777777" w:rsidR="002045CD" w:rsidRDefault="005C60F8">
            <w:pPr>
              <w:spacing w:after="0" w:line="240" w:lineRule="auto"/>
              <w:jc w:val="center"/>
              <w:rPr>
                <w:color w:val="000000"/>
                <w:sz w:val="18"/>
                <w:szCs w:val="18"/>
              </w:rPr>
            </w:pPr>
            <w:r>
              <w:rPr>
                <w:color w:val="000000"/>
                <w:sz w:val="18"/>
                <w:szCs w:val="18"/>
              </w:rPr>
              <w:t>13.2</w:t>
            </w:r>
          </w:p>
        </w:tc>
      </w:tr>
      <w:tr w:rsidR="002045CD" w14:paraId="342C0DA8"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60" w14:textId="77777777" w:rsidR="002045CD" w:rsidRDefault="005C60F8">
            <w:pPr>
              <w:spacing w:after="0" w:line="240" w:lineRule="auto"/>
              <w:rPr>
                <w:color w:val="000000"/>
                <w:sz w:val="18"/>
                <w:szCs w:val="18"/>
              </w:rPr>
            </w:pPr>
            <w:r>
              <w:rPr>
                <w:color w:val="000000"/>
                <w:sz w:val="18"/>
                <w:szCs w:val="18"/>
              </w:rPr>
              <w:t>Maryland</w:t>
            </w:r>
          </w:p>
        </w:tc>
        <w:tc>
          <w:tcPr>
            <w:tcW w:w="914" w:type="dxa"/>
            <w:tcBorders>
              <w:top w:val="nil"/>
              <w:left w:val="nil"/>
              <w:bottom w:val="single" w:sz="4" w:space="0" w:color="000000"/>
              <w:right w:val="single" w:sz="4" w:space="0" w:color="000000"/>
            </w:tcBorders>
            <w:shd w:val="clear" w:color="auto" w:fill="auto"/>
            <w:vAlign w:val="center"/>
          </w:tcPr>
          <w:p w14:paraId="00000461" w14:textId="77777777" w:rsidR="002045CD" w:rsidRDefault="005C60F8">
            <w:pPr>
              <w:spacing w:after="0" w:line="240" w:lineRule="auto"/>
              <w:jc w:val="center"/>
              <w:rPr>
                <w:color w:val="000000"/>
                <w:sz w:val="18"/>
                <w:szCs w:val="18"/>
              </w:rPr>
            </w:pPr>
            <w:r>
              <w:rPr>
                <w:color w:val="000000"/>
                <w:sz w:val="18"/>
                <w:szCs w:val="18"/>
              </w:rPr>
              <w:t>16.2</w:t>
            </w:r>
          </w:p>
        </w:tc>
        <w:tc>
          <w:tcPr>
            <w:tcW w:w="918" w:type="dxa"/>
            <w:tcBorders>
              <w:top w:val="nil"/>
              <w:left w:val="nil"/>
              <w:bottom w:val="single" w:sz="4" w:space="0" w:color="000000"/>
              <w:right w:val="single" w:sz="4" w:space="0" w:color="000000"/>
            </w:tcBorders>
            <w:shd w:val="clear" w:color="auto" w:fill="auto"/>
            <w:vAlign w:val="center"/>
          </w:tcPr>
          <w:p w14:paraId="00000462" w14:textId="77777777" w:rsidR="002045CD" w:rsidRDefault="005C60F8">
            <w:pPr>
              <w:spacing w:after="0" w:line="240" w:lineRule="auto"/>
              <w:jc w:val="center"/>
              <w:rPr>
                <w:color w:val="000000"/>
                <w:sz w:val="18"/>
                <w:szCs w:val="18"/>
              </w:rPr>
            </w:pPr>
            <w:r>
              <w:rPr>
                <w:color w:val="000000"/>
                <w:sz w:val="18"/>
                <w:szCs w:val="18"/>
              </w:rPr>
              <w:t>8.6</w:t>
            </w:r>
          </w:p>
        </w:tc>
        <w:tc>
          <w:tcPr>
            <w:tcW w:w="919" w:type="dxa"/>
            <w:tcBorders>
              <w:top w:val="nil"/>
              <w:left w:val="nil"/>
              <w:bottom w:val="single" w:sz="4" w:space="0" w:color="000000"/>
              <w:right w:val="single" w:sz="4" w:space="0" w:color="000000"/>
            </w:tcBorders>
            <w:shd w:val="clear" w:color="auto" w:fill="auto"/>
            <w:vAlign w:val="center"/>
          </w:tcPr>
          <w:p w14:paraId="00000463" w14:textId="77777777" w:rsidR="002045CD" w:rsidRDefault="005C60F8">
            <w:pPr>
              <w:spacing w:after="0" w:line="240" w:lineRule="auto"/>
              <w:jc w:val="center"/>
              <w:rPr>
                <w:color w:val="000000"/>
                <w:sz w:val="18"/>
                <w:szCs w:val="18"/>
              </w:rPr>
            </w:pPr>
            <w:r>
              <w:rPr>
                <w:color w:val="000000"/>
                <w:sz w:val="18"/>
                <w:szCs w:val="18"/>
              </w:rPr>
              <w:t>11</w:t>
            </w:r>
          </w:p>
        </w:tc>
        <w:tc>
          <w:tcPr>
            <w:tcW w:w="919" w:type="dxa"/>
            <w:tcBorders>
              <w:top w:val="nil"/>
              <w:left w:val="nil"/>
              <w:bottom w:val="single" w:sz="4" w:space="0" w:color="000000"/>
              <w:right w:val="single" w:sz="4" w:space="0" w:color="000000"/>
            </w:tcBorders>
            <w:shd w:val="clear" w:color="auto" w:fill="auto"/>
            <w:vAlign w:val="center"/>
          </w:tcPr>
          <w:p w14:paraId="00000464" w14:textId="77777777" w:rsidR="002045CD" w:rsidRDefault="005C60F8">
            <w:pPr>
              <w:spacing w:after="0" w:line="240" w:lineRule="auto"/>
              <w:jc w:val="center"/>
              <w:rPr>
                <w:color w:val="000000"/>
                <w:sz w:val="18"/>
                <w:szCs w:val="18"/>
              </w:rPr>
            </w:pPr>
            <w:r>
              <w:rPr>
                <w:color w:val="000000"/>
                <w:sz w:val="18"/>
                <w:szCs w:val="18"/>
              </w:rPr>
              <w:t>17.3</w:t>
            </w:r>
          </w:p>
        </w:tc>
        <w:tc>
          <w:tcPr>
            <w:tcW w:w="879" w:type="dxa"/>
            <w:tcBorders>
              <w:top w:val="nil"/>
              <w:left w:val="nil"/>
              <w:bottom w:val="single" w:sz="4" w:space="0" w:color="000000"/>
              <w:right w:val="single" w:sz="4" w:space="0" w:color="000000"/>
            </w:tcBorders>
            <w:shd w:val="clear" w:color="auto" w:fill="auto"/>
            <w:vAlign w:val="center"/>
          </w:tcPr>
          <w:p w14:paraId="00000465" w14:textId="77777777" w:rsidR="002045CD" w:rsidRDefault="005C60F8">
            <w:pPr>
              <w:spacing w:after="0" w:line="240" w:lineRule="auto"/>
              <w:jc w:val="center"/>
              <w:rPr>
                <w:color w:val="000000"/>
                <w:sz w:val="18"/>
                <w:szCs w:val="18"/>
              </w:rPr>
            </w:pPr>
            <w:r>
              <w:rPr>
                <w:color w:val="000000"/>
                <w:sz w:val="18"/>
                <w:szCs w:val="18"/>
              </w:rPr>
              <w:t>2.3</w:t>
            </w:r>
          </w:p>
        </w:tc>
        <w:tc>
          <w:tcPr>
            <w:tcW w:w="1273" w:type="dxa"/>
            <w:tcBorders>
              <w:top w:val="nil"/>
              <w:left w:val="nil"/>
              <w:bottom w:val="single" w:sz="4" w:space="0" w:color="000000"/>
              <w:right w:val="single" w:sz="4" w:space="0" w:color="000000"/>
            </w:tcBorders>
            <w:shd w:val="clear" w:color="auto" w:fill="auto"/>
            <w:vAlign w:val="center"/>
          </w:tcPr>
          <w:p w14:paraId="00000466" w14:textId="77777777" w:rsidR="002045CD" w:rsidRDefault="005C60F8">
            <w:pPr>
              <w:spacing w:after="0" w:line="240" w:lineRule="auto"/>
              <w:jc w:val="center"/>
              <w:rPr>
                <w:color w:val="000000"/>
                <w:sz w:val="18"/>
                <w:szCs w:val="18"/>
              </w:rPr>
            </w:pPr>
            <w:r>
              <w:rPr>
                <w:color w:val="000000"/>
                <w:sz w:val="18"/>
                <w:szCs w:val="18"/>
              </w:rPr>
              <w:t>11.2</w:t>
            </w:r>
          </w:p>
        </w:tc>
        <w:tc>
          <w:tcPr>
            <w:tcW w:w="1204" w:type="dxa"/>
            <w:tcBorders>
              <w:top w:val="nil"/>
              <w:left w:val="nil"/>
              <w:bottom w:val="single" w:sz="4" w:space="0" w:color="000000"/>
              <w:right w:val="single" w:sz="4" w:space="0" w:color="000000"/>
            </w:tcBorders>
            <w:shd w:val="clear" w:color="auto" w:fill="auto"/>
            <w:vAlign w:val="center"/>
          </w:tcPr>
          <w:p w14:paraId="00000467" w14:textId="77777777" w:rsidR="002045CD" w:rsidRDefault="005C60F8">
            <w:pPr>
              <w:spacing w:after="0" w:line="240" w:lineRule="auto"/>
              <w:jc w:val="center"/>
              <w:rPr>
                <w:color w:val="000000"/>
                <w:sz w:val="18"/>
                <w:szCs w:val="18"/>
              </w:rPr>
            </w:pPr>
            <w:r>
              <w:rPr>
                <w:color w:val="000000"/>
                <w:sz w:val="18"/>
                <w:szCs w:val="18"/>
              </w:rPr>
              <w:t>14.8</w:t>
            </w:r>
          </w:p>
        </w:tc>
      </w:tr>
      <w:tr w:rsidR="002045CD" w14:paraId="1914B5AF"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68" w14:textId="77777777" w:rsidR="002045CD" w:rsidRDefault="005C60F8">
            <w:pPr>
              <w:spacing w:after="0" w:line="240" w:lineRule="auto"/>
              <w:rPr>
                <w:color w:val="000000"/>
                <w:sz w:val="18"/>
                <w:szCs w:val="18"/>
              </w:rPr>
            </w:pPr>
            <w:r>
              <w:rPr>
                <w:color w:val="000000"/>
                <w:sz w:val="18"/>
                <w:szCs w:val="18"/>
              </w:rPr>
              <w:t>Massachusetts</w:t>
            </w:r>
          </w:p>
        </w:tc>
        <w:tc>
          <w:tcPr>
            <w:tcW w:w="914" w:type="dxa"/>
            <w:tcBorders>
              <w:top w:val="nil"/>
              <w:left w:val="nil"/>
              <w:bottom w:val="single" w:sz="4" w:space="0" w:color="000000"/>
              <w:right w:val="single" w:sz="4" w:space="0" w:color="000000"/>
            </w:tcBorders>
            <w:shd w:val="clear" w:color="auto" w:fill="D9D9D9"/>
            <w:vAlign w:val="center"/>
          </w:tcPr>
          <w:p w14:paraId="00000469"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6A"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6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6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6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6E"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6F" w14:textId="77777777" w:rsidR="002045CD" w:rsidRDefault="005C60F8">
            <w:pPr>
              <w:spacing w:after="0" w:line="240" w:lineRule="auto"/>
              <w:jc w:val="center"/>
              <w:rPr>
                <w:color w:val="000000"/>
                <w:sz w:val="18"/>
                <w:szCs w:val="18"/>
              </w:rPr>
            </w:pPr>
            <w:r>
              <w:rPr>
                <w:color w:val="000000"/>
                <w:sz w:val="18"/>
                <w:szCs w:val="18"/>
              </w:rPr>
              <w:t> 13.1</w:t>
            </w:r>
          </w:p>
        </w:tc>
      </w:tr>
      <w:tr w:rsidR="002045CD" w14:paraId="4A8AB146"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70" w14:textId="77777777" w:rsidR="002045CD" w:rsidRDefault="005C60F8">
            <w:pPr>
              <w:spacing w:after="0" w:line="240" w:lineRule="auto"/>
              <w:rPr>
                <w:color w:val="000000"/>
                <w:sz w:val="18"/>
                <w:szCs w:val="18"/>
              </w:rPr>
            </w:pPr>
            <w:r>
              <w:rPr>
                <w:color w:val="000000"/>
                <w:sz w:val="18"/>
                <w:szCs w:val="18"/>
              </w:rPr>
              <w:t>Michigan</w:t>
            </w:r>
          </w:p>
        </w:tc>
        <w:tc>
          <w:tcPr>
            <w:tcW w:w="914" w:type="dxa"/>
            <w:tcBorders>
              <w:top w:val="nil"/>
              <w:left w:val="nil"/>
              <w:bottom w:val="single" w:sz="4" w:space="0" w:color="000000"/>
              <w:right w:val="single" w:sz="4" w:space="0" w:color="000000"/>
            </w:tcBorders>
            <w:shd w:val="clear" w:color="auto" w:fill="auto"/>
            <w:vAlign w:val="center"/>
          </w:tcPr>
          <w:p w14:paraId="00000471" w14:textId="77777777" w:rsidR="002045CD" w:rsidRDefault="005C60F8">
            <w:pPr>
              <w:spacing w:after="0" w:line="240" w:lineRule="auto"/>
              <w:jc w:val="center"/>
              <w:rPr>
                <w:color w:val="000000"/>
                <w:sz w:val="18"/>
                <w:szCs w:val="18"/>
              </w:rPr>
            </w:pPr>
            <w:r>
              <w:rPr>
                <w:color w:val="000000"/>
                <w:sz w:val="18"/>
                <w:szCs w:val="18"/>
              </w:rPr>
              <w:t>5.3</w:t>
            </w:r>
          </w:p>
        </w:tc>
        <w:tc>
          <w:tcPr>
            <w:tcW w:w="918" w:type="dxa"/>
            <w:tcBorders>
              <w:top w:val="nil"/>
              <w:left w:val="nil"/>
              <w:bottom w:val="single" w:sz="4" w:space="0" w:color="000000"/>
              <w:right w:val="single" w:sz="4" w:space="0" w:color="000000"/>
            </w:tcBorders>
            <w:shd w:val="clear" w:color="auto" w:fill="auto"/>
            <w:vAlign w:val="center"/>
          </w:tcPr>
          <w:p w14:paraId="00000472" w14:textId="77777777" w:rsidR="002045CD" w:rsidRDefault="005C60F8">
            <w:pPr>
              <w:spacing w:after="0" w:line="240" w:lineRule="auto"/>
              <w:jc w:val="center"/>
              <w:rPr>
                <w:color w:val="000000"/>
                <w:sz w:val="18"/>
                <w:szCs w:val="18"/>
              </w:rPr>
            </w:pPr>
            <w:r>
              <w:rPr>
                <w:color w:val="000000"/>
                <w:sz w:val="18"/>
                <w:szCs w:val="18"/>
              </w:rPr>
              <w:t>7.7</w:t>
            </w:r>
          </w:p>
        </w:tc>
        <w:tc>
          <w:tcPr>
            <w:tcW w:w="919" w:type="dxa"/>
            <w:tcBorders>
              <w:top w:val="nil"/>
              <w:left w:val="nil"/>
              <w:bottom w:val="single" w:sz="4" w:space="0" w:color="000000"/>
              <w:right w:val="single" w:sz="4" w:space="0" w:color="000000"/>
            </w:tcBorders>
            <w:shd w:val="clear" w:color="auto" w:fill="auto"/>
            <w:vAlign w:val="center"/>
          </w:tcPr>
          <w:p w14:paraId="00000473" w14:textId="77777777" w:rsidR="002045CD" w:rsidRDefault="005C60F8">
            <w:pPr>
              <w:spacing w:after="0" w:line="240" w:lineRule="auto"/>
              <w:jc w:val="center"/>
              <w:rPr>
                <w:color w:val="000000"/>
                <w:sz w:val="18"/>
                <w:szCs w:val="18"/>
              </w:rPr>
            </w:pPr>
            <w:r>
              <w:rPr>
                <w:color w:val="000000"/>
                <w:sz w:val="18"/>
                <w:szCs w:val="18"/>
              </w:rPr>
              <w:t>5.2</w:t>
            </w:r>
          </w:p>
        </w:tc>
        <w:tc>
          <w:tcPr>
            <w:tcW w:w="919" w:type="dxa"/>
            <w:tcBorders>
              <w:top w:val="nil"/>
              <w:left w:val="nil"/>
              <w:bottom w:val="single" w:sz="4" w:space="0" w:color="000000"/>
              <w:right w:val="single" w:sz="4" w:space="0" w:color="000000"/>
            </w:tcBorders>
            <w:shd w:val="clear" w:color="auto" w:fill="auto"/>
            <w:vAlign w:val="center"/>
          </w:tcPr>
          <w:p w14:paraId="00000474" w14:textId="77777777" w:rsidR="002045CD" w:rsidRDefault="005C60F8">
            <w:pPr>
              <w:spacing w:after="0" w:line="240" w:lineRule="auto"/>
              <w:jc w:val="center"/>
              <w:rPr>
                <w:color w:val="000000"/>
                <w:sz w:val="18"/>
                <w:szCs w:val="18"/>
              </w:rPr>
            </w:pPr>
            <w:r>
              <w:rPr>
                <w:color w:val="000000"/>
                <w:sz w:val="18"/>
                <w:szCs w:val="18"/>
              </w:rPr>
              <w:t>13.4</w:t>
            </w:r>
          </w:p>
        </w:tc>
        <w:tc>
          <w:tcPr>
            <w:tcW w:w="879" w:type="dxa"/>
            <w:tcBorders>
              <w:top w:val="nil"/>
              <w:left w:val="nil"/>
              <w:bottom w:val="single" w:sz="4" w:space="0" w:color="000000"/>
              <w:right w:val="single" w:sz="4" w:space="0" w:color="000000"/>
            </w:tcBorders>
            <w:shd w:val="clear" w:color="auto" w:fill="auto"/>
            <w:vAlign w:val="center"/>
          </w:tcPr>
          <w:p w14:paraId="00000475" w14:textId="77777777" w:rsidR="002045CD" w:rsidRDefault="005C60F8">
            <w:pPr>
              <w:spacing w:after="0" w:line="240" w:lineRule="auto"/>
              <w:jc w:val="center"/>
              <w:rPr>
                <w:color w:val="000000"/>
                <w:sz w:val="18"/>
                <w:szCs w:val="18"/>
              </w:rPr>
            </w:pPr>
            <w:r>
              <w:rPr>
                <w:color w:val="000000"/>
                <w:sz w:val="18"/>
                <w:szCs w:val="18"/>
              </w:rPr>
              <w:t>29.3</w:t>
            </w:r>
          </w:p>
        </w:tc>
        <w:tc>
          <w:tcPr>
            <w:tcW w:w="1273" w:type="dxa"/>
            <w:tcBorders>
              <w:top w:val="nil"/>
              <w:left w:val="nil"/>
              <w:bottom w:val="single" w:sz="4" w:space="0" w:color="000000"/>
              <w:right w:val="single" w:sz="4" w:space="0" w:color="000000"/>
            </w:tcBorders>
            <w:shd w:val="clear" w:color="auto" w:fill="auto"/>
            <w:vAlign w:val="center"/>
          </w:tcPr>
          <w:p w14:paraId="00000476" w14:textId="77777777" w:rsidR="002045CD" w:rsidRDefault="005C60F8">
            <w:pPr>
              <w:spacing w:after="0" w:line="240" w:lineRule="auto"/>
              <w:jc w:val="center"/>
              <w:rPr>
                <w:color w:val="000000"/>
                <w:sz w:val="18"/>
                <w:szCs w:val="18"/>
              </w:rPr>
            </w:pPr>
            <w:r>
              <w:rPr>
                <w:color w:val="000000"/>
                <w:sz w:val="18"/>
                <w:szCs w:val="18"/>
              </w:rPr>
              <w:t>12</w:t>
            </w:r>
          </w:p>
        </w:tc>
        <w:tc>
          <w:tcPr>
            <w:tcW w:w="1204" w:type="dxa"/>
            <w:tcBorders>
              <w:top w:val="nil"/>
              <w:left w:val="nil"/>
              <w:bottom w:val="single" w:sz="4" w:space="0" w:color="000000"/>
              <w:right w:val="single" w:sz="4" w:space="0" w:color="000000"/>
            </w:tcBorders>
            <w:shd w:val="clear" w:color="auto" w:fill="auto"/>
            <w:vAlign w:val="center"/>
          </w:tcPr>
          <w:p w14:paraId="00000477" w14:textId="77777777" w:rsidR="002045CD" w:rsidRDefault="005C60F8">
            <w:pPr>
              <w:spacing w:after="0" w:line="240" w:lineRule="auto"/>
              <w:jc w:val="center"/>
              <w:rPr>
                <w:color w:val="000000"/>
                <w:sz w:val="18"/>
                <w:szCs w:val="18"/>
              </w:rPr>
            </w:pPr>
            <w:r>
              <w:rPr>
                <w:color w:val="000000"/>
                <w:sz w:val="18"/>
                <w:szCs w:val="18"/>
              </w:rPr>
              <w:t>13.6</w:t>
            </w:r>
          </w:p>
        </w:tc>
      </w:tr>
      <w:tr w:rsidR="002045CD" w14:paraId="45BF94D5"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78" w14:textId="77777777" w:rsidR="002045CD" w:rsidRDefault="005C60F8">
            <w:pPr>
              <w:spacing w:after="0" w:line="240" w:lineRule="auto"/>
              <w:rPr>
                <w:color w:val="000000"/>
                <w:sz w:val="18"/>
                <w:szCs w:val="18"/>
              </w:rPr>
            </w:pPr>
            <w:r>
              <w:rPr>
                <w:color w:val="000000"/>
                <w:sz w:val="18"/>
                <w:szCs w:val="18"/>
              </w:rPr>
              <w:t>Minnesota</w:t>
            </w:r>
          </w:p>
        </w:tc>
        <w:tc>
          <w:tcPr>
            <w:tcW w:w="914" w:type="dxa"/>
            <w:tcBorders>
              <w:top w:val="nil"/>
              <w:left w:val="nil"/>
              <w:bottom w:val="single" w:sz="4" w:space="0" w:color="000000"/>
              <w:right w:val="single" w:sz="4" w:space="0" w:color="000000"/>
            </w:tcBorders>
            <w:shd w:val="clear" w:color="auto" w:fill="D9D9D9"/>
            <w:vAlign w:val="center"/>
          </w:tcPr>
          <w:p w14:paraId="00000479"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7A"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7B"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7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7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7E"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7F" w14:textId="77777777" w:rsidR="002045CD" w:rsidRDefault="005C60F8">
            <w:pPr>
              <w:spacing w:after="0" w:line="240" w:lineRule="auto"/>
              <w:jc w:val="center"/>
              <w:rPr>
                <w:color w:val="000000"/>
                <w:sz w:val="18"/>
                <w:szCs w:val="18"/>
              </w:rPr>
            </w:pPr>
            <w:r>
              <w:rPr>
                <w:color w:val="000000"/>
                <w:sz w:val="18"/>
                <w:szCs w:val="18"/>
              </w:rPr>
              <w:t>9.5</w:t>
            </w:r>
          </w:p>
        </w:tc>
      </w:tr>
      <w:tr w:rsidR="002045CD" w14:paraId="61BD9761"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80" w14:textId="77777777" w:rsidR="002045CD" w:rsidRDefault="005C60F8">
            <w:pPr>
              <w:spacing w:after="0" w:line="240" w:lineRule="auto"/>
              <w:rPr>
                <w:color w:val="000000"/>
                <w:sz w:val="18"/>
                <w:szCs w:val="18"/>
              </w:rPr>
            </w:pPr>
            <w:r>
              <w:rPr>
                <w:color w:val="000000"/>
                <w:sz w:val="18"/>
                <w:szCs w:val="18"/>
              </w:rPr>
              <w:t>Mississippi</w:t>
            </w:r>
          </w:p>
        </w:tc>
        <w:tc>
          <w:tcPr>
            <w:tcW w:w="914" w:type="dxa"/>
            <w:tcBorders>
              <w:top w:val="nil"/>
              <w:left w:val="nil"/>
              <w:bottom w:val="single" w:sz="4" w:space="0" w:color="000000"/>
              <w:right w:val="single" w:sz="4" w:space="0" w:color="000000"/>
            </w:tcBorders>
            <w:shd w:val="clear" w:color="auto" w:fill="D9D9D9"/>
            <w:vAlign w:val="center"/>
          </w:tcPr>
          <w:p w14:paraId="0000048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82" w14:textId="77777777" w:rsidR="002045CD" w:rsidRDefault="005C60F8">
            <w:pPr>
              <w:spacing w:after="0" w:line="240" w:lineRule="auto"/>
              <w:jc w:val="center"/>
              <w:rPr>
                <w:color w:val="000000"/>
                <w:sz w:val="18"/>
                <w:szCs w:val="18"/>
              </w:rPr>
            </w:pPr>
            <w:r>
              <w:rPr>
                <w:color w:val="000000"/>
                <w:sz w:val="18"/>
                <w:szCs w:val="18"/>
              </w:rPr>
              <w:t>10.8</w:t>
            </w:r>
          </w:p>
        </w:tc>
        <w:tc>
          <w:tcPr>
            <w:tcW w:w="919" w:type="dxa"/>
            <w:tcBorders>
              <w:top w:val="nil"/>
              <w:left w:val="nil"/>
              <w:bottom w:val="single" w:sz="4" w:space="0" w:color="000000"/>
              <w:right w:val="single" w:sz="4" w:space="0" w:color="000000"/>
            </w:tcBorders>
            <w:shd w:val="clear" w:color="auto" w:fill="D9D9D9"/>
            <w:vAlign w:val="center"/>
          </w:tcPr>
          <w:p w14:paraId="0000048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8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auto"/>
            <w:vAlign w:val="center"/>
          </w:tcPr>
          <w:p w14:paraId="00000485" w14:textId="77777777" w:rsidR="002045CD" w:rsidRDefault="005C60F8">
            <w:pPr>
              <w:spacing w:after="0" w:line="240" w:lineRule="auto"/>
              <w:jc w:val="center"/>
              <w:rPr>
                <w:color w:val="000000"/>
                <w:sz w:val="18"/>
                <w:szCs w:val="18"/>
              </w:rPr>
            </w:pPr>
            <w:r>
              <w:rPr>
                <w:color w:val="000000"/>
                <w:sz w:val="18"/>
                <w:szCs w:val="18"/>
              </w:rPr>
              <w:t>17.2</w:t>
            </w:r>
          </w:p>
        </w:tc>
        <w:tc>
          <w:tcPr>
            <w:tcW w:w="1273" w:type="dxa"/>
            <w:tcBorders>
              <w:top w:val="nil"/>
              <w:left w:val="nil"/>
              <w:bottom w:val="single" w:sz="4" w:space="0" w:color="000000"/>
              <w:right w:val="single" w:sz="4" w:space="0" w:color="000000"/>
            </w:tcBorders>
            <w:shd w:val="clear" w:color="auto" w:fill="auto"/>
            <w:vAlign w:val="center"/>
          </w:tcPr>
          <w:p w14:paraId="00000486" w14:textId="77777777" w:rsidR="002045CD" w:rsidRDefault="005C60F8">
            <w:pPr>
              <w:spacing w:after="0" w:line="240" w:lineRule="auto"/>
              <w:jc w:val="center"/>
              <w:rPr>
                <w:color w:val="000000"/>
                <w:sz w:val="18"/>
                <w:szCs w:val="18"/>
              </w:rPr>
            </w:pPr>
            <w:r>
              <w:rPr>
                <w:color w:val="000000"/>
                <w:sz w:val="18"/>
                <w:szCs w:val="18"/>
              </w:rPr>
              <w:t>14</w:t>
            </w:r>
          </w:p>
        </w:tc>
        <w:tc>
          <w:tcPr>
            <w:tcW w:w="1204" w:type="dxa"/>
            <w:tcBorders>
              <w:top w:val="nil"/>
              <w:left w:val="nil"/>
              <w:bottom w:val="single" w:sz="4" w:space="0" w:color="000000"/>
              <w:right w:val="single" w:sz="4" w:space="0" w:color="000000"/>
            </w:tcBorders>
            <w:shd w:val="clear" w:color="auto" w:fill="auto"/>
            <w:vAlign w:val="center"/>
          </w:tcPr>
          <w:p w14:paraId="00000487" w14:textId="77777777" w:rsidR="002045CD" w:rsidRDefault="005C60F8">
            <w:pPr>
              <w:spacing w:after="0" w:line="240" w:lineRule="auto"/>
              <w:jc w:val="center"/>
              <w:rPr>
                <w:color w:val="000000"/>
                <w:sz w:val="18"/>
                <w:szCs w:val="18"/>
              </w:rPr>
            </w:pPr>
            <w:r>
              <w:rPr>
                <w:color w:val="000000"/>
                <w:sz w:val="18"/>
                <w:szCs w:val="18"/>
              </w:rPr>
              <w:t>14.2</w:t>
            </w:r>
          </w:p>
        </w:tc>
      </w:tr>
      <w:tr w:rsidR="002045CD" w14:paraId="41654293"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88" w14:textId="77777777" w:rsidR="002045CD" w:rsidRDefault="005C60F8">
            <w:pPr>
              <w:spacing w:after="0" w:line="240" w:lineRule="auto"/>
              <w:rPr>
                <w:color w:val="000000"/>
                <w:sz w:val="18"/>
                <w:szCs w:val="18"/>
              </w:rPr>
            </w:pPr>
            <w:r>
              <w:rPr>
                <w:color w:val="000000"/>
                <w:sz w:val="18"/>
                <w:szCs w:val="18"/>
              </w:rPr>
              <w:t>Missouri</w:t>
            </w:r>
          </w:p>
        </w:tc>
        <w:tc>
          <w:tcPr>
            <w:tcW w:w="914" w:type="dxa"/>
            <w:tcBorders>
              <w:top w:val="nil"/>
              <w:left w:val="nil"/>
              <w:bottom w:val="single" w:sz="4" w:space="0" w:color="000000"/>
              <w:right w:val="single" w:sz="4" w:space="0" w:color="000000"/>
            </w:tcBorders>
            <w:shd w:val="clear" w:color="auto" w:fill="auto"/>
            <w:vAlign w:val="center"/>
          </w:tcPr>
          <w:p w14:paraId="00000489" w14:textId="77777777" w:rsidR="002045CD" w:rsidRDefault="005C60F8">
            <w:pPr>
              <w:spacing w:after="0" w:line="240" w:lineRule="auto"/>
              <w:jc w:val="center"/>
              <w:rPr>
                <w:color w:val="000000"/>
                <w:sz w:val="18"/>
                <w:szCs w:val="18"/>
              </w:rPr>
            </w:pPr>
            <w:r>
              <w:rPr>
                <w:color w:val="000000"/>
                <w:sz w:val="18"/>
                <w:szCs w:val="18"/>
              </w:rPr>
              <w:t>21.2</w:t>
            </w:r>
          </w:p>
        </w:tc>
        <w:tc>
          <w:tcPr>
            <w:tcW w:w="918" w:type="dxa"/>
            <w:tcBorders>
              <w:top w:val="nil"/>
              <w:left w:val="nil"/>
              <w:bottom w:val="single" w:sz="4" w:space="0" w:color="000000"/>
              <w:right w:val="single" w:sz="4" w:space="0" w:color="000000"/>
            </w:tcBorders>
            <w:shd w:val="clear" w:color="auto" w:fill="auto"/>
            <w:vAlign w:val="center"/>
          </w:tcPr>
          <w:p w14:paraId="0000048A" w14:textId="77777777" w:rsidR="002045CD" w:rsidRDefault="005C60F8">
            <w:pPr>
              <w:spacing w:after="0" w:line="240" w:lineRule="auto"/>
              <w:jc w:val="center"/>
              <w:rPr>
                <w:color w:val="000000"/>
                <w:sz w:val="18"/>
                <w:szCs w:val="18"/>
              </w:rPr>
            </w:pPr>
            <w:r>
              <w:rPr>
                <w:color w:val="000000"/>
                <w:sz w:val="18"/>
                <w:szCs w:val="18"/>
              </w:rPr>
              <w:t>10.3</w:t>
            </w:r>
          </w:p>
        </w:tc>
        <w:tc>
          <w:tcPr>
            <w:tcW w:w="919" w:type="dxa"/>
            <w:tcBorders>
              <w:top w:val="nil"/>
              <w:left w:val="nil"/>
              <w:bottom w:val="single" w:sz="4" w:space="0" w:color="000000"/>
              <w:right w:val="single" w:sz="4" w:space="0" w:color="000000"/>
            </w:tcBorders>
            <w:shd w:val="clear" w:color="auto" w:fill="auto"/>
            <w:vAlign w:val="center"/>
          </w:tcPr>
          <w:p w14:paraId="0000048B" w14:textId="77777777" w:rsidR="002045CD" w:rsidRDefault="005C60F8">
            <w:pPr>
              <w:spacing w:after="0" w:line="240" w:lineRule="auto"/>
              <w:jc w:val="center"/>
              <w:rPr>
                <w:color w:val="000000"/>
                <w:sz w:val="18"/>
                <w:szCs w:val="18"/>
              </w:rPr>
            </w:pPr>
            <w:r>
              <w:rPr>
                <w:color w:val="000000"/>
                <w:sz w:val="18"/>
                <w:szCs w:val="18"/>
              </w:rPr>
              <w:t>7.2</w:t>
            </w:r>
          </w:p>
        </w:tc>
        <w:tc>
          <w:tcPr>
            <w:tcW w:w="919" w:type="dxa"/>
            <w:tcBorders>
              <w:top w:val="nil"/>
              <w:left w:val="nil"/>
              <w:bottom w:val="single" w:sz="4" w:space="0" w:color="000000"/>
              <w:right w:val="single" w:sz="4" w:space="0" w:color="000000"/>
            </w:tcBorders>
            <w:shd w:val="clear" w:color="auto" w:fill="D9D9D9"/>
            <w:vAlign w:val="center"/>
          </w:tcPr>
          <w:p w14:paraId="0000048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8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8E" w14:textId="77777777" w:rsidR="002045CD" w:rsidRDefault="005C60F8">
            <w:pPr>
              <w:spacing w:after="0" w:line="240" w:lineRule="auto"/>
              <w:jc w:val="center"/>
              <w:rPr>
                <w:color w:val="000000"/>
                <w:sz w:val="18"/>
                <w:szCs w:val="18"/>
              </w:rPr>
            </w:pPr>
            <w:r>
              <w:rPr>
                <w:color w:val="000000"/>
                <w:sz w:val="18"/>
                <w:szCs w:val="18"/>
              </w:rPr>
              <w:t>12.9</w:t>
            </w:r>
          </w:p>
        </w:tc>
        <w:tc>
          <w:tcPr>
            <w:tcW w:w="1204" w:type="dxa"/>
            <w:tcBorders>
              <w:top w:val="nil"/>
              <w:left w:val="nil"/>
              <w:bottom w:val="single" w:sz="4" w:space="0" w:color="000000"/>
              <w:right w:val="single" w:sz="4" w:space="0" w:color="000000"/>
            </w:tcBorders>
            <w:shd w:val="clear" w:color="auto" w:fill="auto"/>
            <w:vAlign w:val="center"/>
          </w:tcPr>
          <w:p w14:paraId="0000048F" w14:textId="77777777" w:rsidR="002045CD" w:rsidRDefault="005C60F8">
            <w:pPr>
              <w:spacing w:after="0" w:line="240" w:lineRule="auto"/>
              <w:jc w:val="center"/>
              <w:rPr>
                <w:color w:val="000000"/>
                <w:sz w:val="18"/>
                <w:szCs w:val="18"/>
              </w:rPr>
            </w:pPr>
            <w:r>
              <w:rPr>
                <w:color w:val="000000"/>
                <w:sz w:val="18"/>
                <w:szCs w:val="18"/>
              </w:rPr>
              <w:t>13.9</w:t>
            </w:r>
          </w:p>
        </w:tc>
      </w:tr>
      <w:tr w:rsidR="002045CD" w14:paraId="64B7CF2D"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90" w14:textId="77777777" w:rsidR="002045CD" w:rsidRDefault="005C60F8">
            <w:pPr>
              <w:spacing w:after="0" w:line="240" w:lineRule="auto"/>
              <w:rPr>
                <w:color w:val="000000"/>
                <w:sz w:val="18"/>
                <w:szCs w:val="18"/>
              </w:rPr>
            </w:pPr>
            <w:r>
              <w:rPr>
                <w:color w:val="000000"/>
                <w:sz w:val="18"/>
                <w:szCs w:val="18"/>
              </w:rPr>
              <w:t>Montana</w:t>
            </w:r>
          </w:p>
        </w:tc>
        <w:tc>
          <w:tcPr>
            <w:tcW w:w="914" w:type="dxa"/>
            <w:tcBorders>
              <w:top w:val="nil"/>
              <w:left w:val="nil"/>
              <w:bottom w:val="single" w:sz="4" w:space="0" w:color="000000"/>
              <w:right w:val="single" w:sz="4" w:space="0" w:color="000000"/>
            </w:tcBorders>
            <w:shd w:val="clear" w:color="auto" w:fill="auto"/>
            <w:vAlign w:val="center"/>
          </w:tcPr>
          <w:p w14:paraId="00000491" w14:textId="77777777" w:rsidR="002045CD" w:rsidRDefault="005C60F8">
            <w:pPr>
              <w:spacing w:after="0" w:line="240" w:lineRule="auto"/>
              <w:jc w:val="center"/>
              <w:rPr>
                <w:color w:val="000000"/>
                <w:sz w:val="18"/>
                <w:szCs w:val="18"/>
              </w:rPr>
            </w:pPr>
            <w:r>
              <w:rPr>
                <w:color w:val="000000"/>
                <w:sz w:val="18"/>
                <w:szCs w:val="18"/>
              </w:rPr>
              <w:t>2.8</w:t>
            </w:r>
          </w:p>
        </w:tc>
        <w:tc>
          <w:tcPr>
            <w:tcW w:w="918" w:type="dxa"/>
            <w:tcBorders>
              <w:top w:val="nil"/>
              <w:left w:val="nil"/>
              <w:bottom w:val="single" w:sz="4" w:space="0" w:color="000000"/>
              <w:right w:val="single" w:sz="4" w:space="0" w:color="000000"/>
            </w:tcBorders>
            <w:shd w:val="clear" w:color="auto" w:fill="auto"/>
            <w:vAlign w:val="center"/>
          </w:tcPr>
          <w:p w14:paraId="00000492" w14:textId="77777777" w:rsidR="002045CD" w:rsidRDefault="005C60F8">
            <w:pPr>
              <w:spacing w:after="0" w:line="240" w:lineRule="auto"/>
              <w:jc w:val="center"/>
              <w:rPr>
                <w:color w:val="000000"/>
                <w:sz w:val="18"/>
                <w:szCs w:val="18"/>
              </w:rPr>
            </w:pPr>
            <w:r>
              <w:rPr>
                <w:color w:val="000000"/>
                <w:sz w:val="18"/>
                <w:szCs w:val="18"/>
              </w:rPr>
              <w:t>2</w:t>
            </w:r>
          </w:p>
        </w:tc>
        <w:tc>
          <w:tcPr>
            <w:tcW w:w="919" w:type="dxa"/>
            <w:tcBorders>
              <w:top w:val="nil"/>
              <w:left w:val="nil"/>
              <w:bottom w:val="single" w:sz="4" w:space="0" w:color="000000"/>
              <w:right w:val="single" w:sz="4" w:space="0" w:color="000000"/>
            </w:tcBorders>
            <w:shd w:val="clear" w:color="auto" w:fill="D9D9D9"/>
            <w:vAlign w:val="center"/>
          </w:tcPr>
          <w:p w14:paraId="0000049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494" w14:textId="77777777" w:rsidR="002045CD" w:rsidRDefault="005C60F8">
            <w:pPr>
              <w:spacing w:after="0" w:line="240" w:lineRule="auto"/>
              <w:jc w:val="center"/>
              <w:rPr>
                <w:color w:val="000000"/>
                <w:sz w:val="18"/>
                <w:szCs w:val="18"/>
              </w:rPr>
            </w:pPr>
            <w:r>
              <w:rPr>
                <w:color w:val="000000"/>
                <w:sz w:val="18"/>
                <w:szCs w:val="18"/>
              </w:rPr>
              <w:t>3.7</w:t>
            </w:r>
          </w:p>
        </w:tc>
        <w:tc>
          <w:tcPr>
            <w:tcW w:w="879" w:type="dxa"/>
            <w:tcBorders>
              <w:top w:val="nil"/>
              <w:left w:val="nil"/>
              <w:bottom w:val="single" w:sz="4" w:space="0" w:color="000000"/>
              <w:right w:val="single" w:sz="4" w:space="0" w:color="000000"/>
            </w:tcBorders>
            <w:shd w:val="clear" w:color="auto" w:fill="auto"/>
            <w:vAlign w:val="center"/>
          </w:tcPr>
          <w:p w14:paraId="00000495" w14:textId="77777777" w:rsidR="002045CD" w:rsidRDefault="005C60F8">
            <w:pPr>
              <w:spacing w:after="0" w:line="240" w:lineRule="auto"/>
              <w:jc w:val="center"/>
              <w:rPr>
                <w:color w:val="000000"/>
                <w:sz w:val="18"/>
                <w:szCs w:val="18"/>
              </w:rPr>
            </w:pPr>
            <w:r>
              <w:rPr>
                <w:color w:val="000000"/>
                <w:sz w:val="18"/>
                <w:szCs w:val="18"/>
              </w:rPr>
              <w:t>8.5</w:t>
            </w:r>
          </w:p>
        </w:tc>
        <w:tc>
          <w:tcPr>
            <w:tcW w:w="1273" w:type="dxa"/>
            <w:tcBorders>
              <w:top w:val="nil"/>
              <w:left w:val="nil"/>
              <w:bottom w:val="single" w:sz="4" w:space="0" w:color="000000"/>
              <w:right w:val="single" w:sz="4" w:space="0" w:color="000000"/>
            </w:tcBorders>
            <w:shd w:val="clear" w:color="auto" w:fill="auto"/>
            <w:vAlign w:val="center"/>
          </w:tcPr>
          <w:p w14:paraId="00000496" w14:textId="77777777" w:rsidR="002045CD" w:rsidRDefault="005C60F8">
            <w:pPr>
              <w:spacing w:after="0" w:line="240" w:lineRule="auto"/>
              <w:jc w:val="center"/>
              <w:rPr>
                <w:color w:val="000000"/>
                <w:sz w:val="18"/>
                <w:szCs w:val="18"/>
              </w:rPr>
            </w:pPr>
            <w:r>
              <w:rPr>
                <w:color w:val="000000"/>
                <w:sz w:val="18"/>
                <w:szCs w:val="18"/>
              </w:rPr>
              <w:t>4.3</w:t>
            </w:r>
          </w:p>
        </w:tc>
        <w:tc>
          <w:tcPr>
            <w:tcW w:w="1204" w:type="dxa"/>
            <w:tcBorders>
              <w:top w:val="nil"/>
              <w:left w:val="nil"/>
              <w:bottom w:val="single" w:sz="4" w:space="0" w:color="000000"/>
              <w:right w:val="single" w:sz="4" w:space="0" w:color="000000"/>
            </w:tcBorders>
            <w:shd w:val="clear" w:color="auto" w:fill="auto"/>
            <w:vAlign w:val="center"/>
          </w:tcPr>
          <w:p w14:paraId="00000497" w14:textId="77777777" w:rsidR="002045CD" w:rsidRDefault="005C60F8">
            <w:pPr>
              <w:spacing w:after="0" w:line="240" w:lineRule="auto"/>
              <w:jc w:val="center"/>
              <w:rPr>
                <w:color w:val="000000"/>
                <w:sz w:val="18"/>
                <w:szCs w:val="18"/>
              </w:rPr>
            </w:pPr>
            <w:r>
              <w:rPr>
                <w:color w:val="000000"/>
                <w:sz w:val="18"/>
                <w:szCs w:val="18"/>
              </w:rPr>
              <w:t>9.7</w:t>
            </w:r>
          </w:p>
        </w:tc>
      </w:tr>
      <w:tr w:rsidR="002045CD" w14:paraId="7A93E003"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98" w14:textId="77777777" w:rsidR="002045CD" w:rsidRDefault="005C60F8">
            <w:pPr>
              <w:spacing w:after="0" w:line="240" w:lineRule="auto"/>
              <w:rPr>
                <w:color w:val="000000"/>
                <w:sz w:val="18"/>
                <w:szCs w:val="18"/>
              </w:rPr>
            </w:pPr>
            <w:r>
              <w:rPr>
                <w:color w:val="000000"/>
                <w:sz w:val="18"/>
                <w:szCs w:val="18"/>
              </w:rPr>
              <w:t>Nebraska</w:t>
            </w:r>
          </w:p>
        </w:tc>
        <w:tc>
          <w:tcPr>
            <w:tcW w:w="914" w:type="dxa"/>
            <w:tcBorders>
              <w:top w:val="nil"/>
              <w:left w:val="nil"/>
              <w:bottom w:val="single" w:sz="4" w:space="0" w:color="000000"/>
              <w:right w:val="single" w:sz="4" w:space="0" w:color="000000"/>
            </w:tcBorders>
            <w:shd w:val="clear" w:color="auto" w:fill="auto"/>
            <w:vAlign w:val="center"/>
          </w:tcPr>
          <w:p w14:paraId="00000499" w14:textId="77777777" w:rsidR="002045CD" w:rsidRDefault="005C60F8">
            <w:pPr>
              <w:spacing w:after="0" w:line="240" w:lineRule="auto"/>
              <w:jc w:val="center"/>
              <w:rPr>
                <w:color w:val="000000"/>
                <w:sz w:val="18"/>
                <w:szCs w:val="18"/>
              </w:rPr>
            </w:pPr>
            <w:r>
              <w:rPr>
                <w:color w:val="000000"/>
                <w:sz w:val="18"/>
                <w:szCs w:val="18"/>
              </w:rPr>
              <w:t>11.9</w:t>
            </w:r>
          </w:p>
        </w:tc>
        <w:tc>
          <w:tcPr>
            <w:tcW w:w="918" w:type="dxa"/>
            <w:tcBorders>
              <w:top w:val="nil"/>
              <w:left w:val="nil"/>
              <w:bottom w:val="single" w:sz="4" w:space="0" w:color="000000"/>
              <w:right w:val="single" w:sz="4" w:space="0" w:color="000000"/>
            </w:tcBorders>
            <w:shd w:val="clear" w:color="auto" w:fill="auto"/>
            <w:vAlign w:val="center"/>
          </w:tcPr>
          <w:p w14:paraId="0000049A" w14:textId="77777777" w:rsidR="002045CD" w:rsidRDefault="005C60F8">
            <w:pPr>
              <w:spacing w:after="0" w:line="240" w:lineRule="auto"/>
              <w:jc w:val="center"/>
              <w:rPr>
                <w:color w:val="000000"/>
                <w:sz w:val="18"/>
                <w:szCs w:val="18"/>
              </w:rPr>
            </w:pPr>
            <w:r>
              <w:rPr>
                <w:color w:val="000000"/>
                <w:sz w:val="18"/>
                <w:szCs w:val="18"/>
              </w:rPr>
              <w:t>8.3</w:t>
            </w:r>
          </w:p>
        </w:tc>
        <w:tc>
          <w:tcPr>
            <w:tcW w:w="919" w:type="dxa"/>
            <w:tcBorders>
              <w:top w:val="nil"/>
              <w:left w:val="nil"/>
              <w:bottom w:val="single" w:sz="4" w:space="0" w:color="000000"/>
              <w:right w:val="single" w:sz="4" w:space="0" w:color="000000"/>
            </w:tcBorders>
            <w:shd w:val="clear" w:color="auto" w:fill="auto"/>
            <w:vAlign w:val="center"/>
          </w:tcPr>
          <w:p w14:paraId="0000049B" w14:textId="77777777" w:rsidR="002045CD" w:rsidRDefault="005C60F8">
            <w:pPr>
              <w:spacing w:after="0" w:line="240" w:lineRule="auto"/>
              <w:jc w:val="center"/>
              <w:rPr>
                <w:color w:val="000000"/>
                <w:sz w:val="18"/>
                <w:szCs w:val="18"/>
              </w:rPr>
            </w:pPr>
            <w:r>
              <w:rPr>
                <w:color w:val="000000"/>
                <w:sz w:val="18"/>
                <w:szCs w:val="18"/>
              </w:rPr>
              <w:t>8.9</w:t>
            </w:r>
          </w:p>
        </w:tc>
        <w:tc>
          <w:tcPr>
            <w:tcW w:w="919" w:type="dxa"/>
            <w:tcBorders>
              <w:top w:val="nil"/>
              <w:left w:val="nil"/>
              <w:bottom w:val="single" w:sz="4" w:space="0" w:color="000000"/>
              <w:right w:val="single" w:sz="4" w:space="0" w:color="000000"/>
            </w:tcBorders>
            <w:shd w:val="clear" w:color="auto" w:fill="auto"/>
            <w:vAlign w:val="center"/>
          </w:tcPr>
          <w:p w14:paraId="0000049C" w14:textId="77777777" w:rsidR="002045CD" w:rsidRDefault="005C60F8">
            <w:pPr>
              <w:spacing w:after="0" w:line="240" w:lineRule="auto"/>
              <w:jc w:val="center"/>
              <w:rPr>
                <w:color w:val="000000"/>
                <w:sz w:val="18"/>
                <w:szCs w:val="18"/>
              </w:rPr>
            </w:pPr>
            <w:r>
              <w:rPr>
                <w:color w:val="000000"/>
                <w:sz w:val="18"/>
                <w:szCs w:val="18"/>
              </w:rPr>
              <w:t>3.3</w:t>
            </w:r>
          </w:p>
        </w:tc>
        <w:tc>
          <w:tcPr>
            <w:tcW w:w="879" w:type="dxa"/>
            <w:tcBorders>
              <w:top w:val="nil"/>
              <w:left w:val="nil"/>
              <w:bottom w:val="single" w:sz="4" w:space="0" w:color="000000"/>
              <w:right w:val="single" w:sz="4" w:space="0" w:color="000000"/>
            </w:tcBorders>
            <w:shd w:val="clear" w:color="auto" w:fill="auto"/>
            <w:vAlign w:val="center"/>
          </w:tcPr>
          <w:p w14:paraId="0000049D" w14:textId="77777777" w:rsidR="002045CD" w:rsidRDefault="005C60F8">
            <w:pPr>
              <w:spacing w:after="0" w:line="240" w:lineRule="auto"/>
              <w:jc w:val="center"/>
              <w:rPr>
                <w:color w:val="000000"/>
                <w:sz w:val="18"/>
                <w:szCs w:val="18"/>
              </w:rPr>
            </w:pPr>
            <w:r>
              <w:rPr>
                <w:color w:val="000000"/>
                <w:sz w:val="18"/>
                <w:szCs w:val="18"/>
              </w:rPr>
              <w:t>12.9</w:t>
            </w:r>
          </w:p>
        </w:tc>
        <w:tc>
          <w:tcPr>
            <w:tcW w:w="1273" w:type="dxa"/>
            <w:tcBorders>
              <w:top w:val="nil"/>
              <w:left w:val="nil"/>
              <w:bottom w:val="single" w:sz="4" w:space="0" w:color="000000"/>
              <w:right w:val="single" w:sz="4" w:space="0" w:color="000000"/>
            </w:tcBorders>
            <w:shd w:val="clear" w:color="auto" w:fill="auto"/>
            <w:vAlign w:val="center"/>
          </w:tcPr>
          <w:p w14:paraId="0000049E" w14:textId="77777777" w:rsidR="002045CD" w:rsidRDefault="005C60F8">
            <w:pPr>
              <w:spacing w:after="0" w:line="240" w:lineRule="auto"/>
              <w:jc w:val="center"/>
              <w:rPr>
                <w:color w:val="000000"/>
                <w:sz w:val="18"/>
                <w:szCs w:val="18"/>
              </w:rPr>
            </w:pPr>
            <w:r>
              <w:rPr>
                <w:color w:val="000000"/>
                <w:sz w:val="18"/>
                <w:szCs w:val="18"/>
              </w:rPr>
              <w:t>9.1</w:t>
            </w:r>
          </w:p>
        </w:tc>
        <w:tc>
          <w:tcPr>
            <w:tcW w:w="1204" w:type="dxa"/>
            <w:tcBorders>
              <w:top w:val="nil"/>
              <w:left w:val="nil"/>
              <w:bottom w:val="single" w:sz="4" w:space="0" w:color="000000"/>
              <w:right w:val="single" w:sz="4" w:space="0" w:color="000000"/>
            </w:tcBorders>
            <w:shd w:val="clear" w:color="auto" w:fill="auto"/>
            <w:vAlign w:val="center"/>
          </w:tcPr>
          <w:p w14:paraId="0000049F" w14:textId="77777777" w:rsidR="002045CD" w:rsidRDefault="005C60F8">
            <w:pPr>
              <w:spacing w:after="0" w:line="240" w:lineRule="auto"/>
              <w:jc w:val="center"/>
              <w:rPr>
                <w:color w:val="000000"/>
                <w:sz w:val="18"/>
                <w:szCs w:val="18"/>
              </w:rPr>
            </w:pPr>
            <w:r>
              <w:rPr>
                <w:color w:val="000000"/>
                <w:sz w:val="18"/>
                <w:szCs w:val="18"/>
              </w:rPr>
              <w:t>9.3</w:t>
            </w:r>
          </w:p>
        </w:tc>
      </w:tr>
      <w:tr w:rsidR="002045CD" w14:paraId="1605DE29"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A0" w14:textId="77777777" w:rsidR="002045CD" w:rsidRDefault="005C60F8">
            <w:pPr>
              <w:spacing w:after="0" w:line="240" w:lineRule="auto"/>
              <w:rPr>
                <w:color w:val="000000"/>
                <w:sz w:val="18"/>
                <w:szCs w:val="18"/>
              </w:rPr>
            </w:pPr>
            <w:r>
              <w:rPr>
                <w:color w:val="000000"/>
                <w:sz w:val="18"/>
                <w:szCs w:val="18"/>
              </w:rPr>
              <w:t>Nevada</w:t>
            </w:r>
          </w:p>
        </w:tc>
        <w:tc>
          <w:tcPr>
            <w:tcW w:w="914" w:type="dxa"/>
            <w:tcBorders>
              <w:top w:val="nil"/>
              <w:left w:val="nil"/>
              <w:bottom w:val="single" w:sz="4" w:space="0" w:color="000000"/>
              <w:right w:val="single" w:sz="4" w:space="0" w:color="000000"/>
            </w:tcBorders>
            <w:shd w:val="clear" w:color="auto" w:fill="D9D9D9"/>
            <w:vAlign w:val="center"/>
          </w:tcPr>
          <w:p w14:paraId="000004A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A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A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A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A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A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4A7" w14:textId="77777777" w:rsidR="002045CD" w:rsidRDefault="005C60F8">
            <w:pPr>
              <w:spacing w:after="0" w:line="240" w:lineRule="auto"/>
              <w:jc w:val="center"/>
              <w:rPr>
                <w:color w:val="000000"/>
                <w:sz w:val="18"/>
                <w:szCs w:val="18"/>
              </w:rPr>
            </w:pPr>
            <w:r>
              <w:rPr>
                <w:color w:val="000000"/>
                <w:sz w:val="18"/>
                <w:szCs w:val="18"/>
              </w:rPr>
              <w:t>10.9</w:t>
            </w:r>
          </w:p>
        </w:tc>
      </w:tr>
      <w:tr w:rsidR="002045CD" w14:paraId="7A28832A"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A8" w14:textId="77777777" w:rsidR="002045CD" w:rsidRDefault="005C60F8">
            <w:pPr>
              <w:spacing w:after="0" w:line="240" w:lineRule="auto"/>
              <w:rPr>
                <w:color w:val="000000"/>
                <w:sz w:val="18"/>
                <w:szCs w:val="18"/>
              </w:rPr>
            </w:pPr>
            <w:r>
              <w:rPr>
                <w:color w:val="000000"/>
                <w:sz w:val="18"/>
                <w:szCs w:val="18"/>
              </w:rPr>
              <w:t>New Hampshire</w:t>
            </w:r>
          </w:p>
        </w:tc>
        <w:tc>
          <w:tcPr>
            <w:tcW w:w="914" w:type="dxa"/>
            <w:tcBorders>
              <w:top w:val="nil"/>
              <w:left w:val="nil"/>
              <w:bottom w:val="single" w:sz="4" w:space="0" w:color="000000"/>
              <w:right w:val="single" w:sz="4" w:space="0" w:color="000000"/>
            </w:tcBorders>
            <w:shd w:val="clear" w:color="auto" w:fill="auto"/>
            <w:vAlign w:val="center"/>
          </w:tcPr>
          <w:p w14:paraId="000004A9" w14:textId="77777777" w:rsidR="002045CD" w:rsidRDefault="005C60F8">
            <w:pPr>
              <w:spacing w:after="0" w:line="240" w:lineRule="auto"/>
              <w:jc w:val="center"/>
              <w:rPr>
                <w:color w:val="000000"/>
                <w:sz w:val="18"/>
                <w:szCs w:val="18"/>
              </w:rPr>
            </w:pPr>
            <w:r>
              <w:rPr>
                <w:color w:val="000000"/>
                <w:sz w:val="18"/>
                <w:szCs w:val="18"/>
              </w:rPr>
              <w:t>11.5</w:t>
            </w:r>
          </w:p>
        </w:tc>
        <w:tc>
          <w:tcPr>
            <w:tcW w:w="918" w:type="dxa"/>
            <w:tcBorders>
              <w:top w:val="nil"/>
              <w:left w:val="nil"/>
              <w:bottom w:val="single" w:sz="4" w:space="0" w:color="000000"/>
              <w:right w:val="single" w:sz="4" w:space="0" w:color="000000"/>
            </w:tcBorders>
            <w:shd w:val="clear" w:color="auto" w:fill="auto"/>
            <w:vAlign w:val="center"/>
          </w:tcPr>
          <w:p w14:paraId="000004AA" w14:textId="77777777" w:rsidR="002045CD" w:rsidRDefault="005C60F8">
            <w:pPr>
              <w:spacing w:after="0" w:line="240" w:lineRule="auto"/>
              <w:jc w:val="center"/>
              <w:rPr>
                <w:color w:val="000000"/>
                <w:sz w:val="18"/>
                <w:szCs w:val="18"/>
              </w:rPr>
            </w:pPr>
            <w:r>
              <w:rPr>
                <w:color w:val="000000"/>
                <w:sz w:val="18"/>
                <w:szCs w:val="18"/>
              </w:rPr>
              <w:t>13.8</w:t>
            </w:r>
          </w:p>
        </w:tc>
        <w:tc>
          <w:tcPr>
            <w:tcW w:w="919" w:type="dxa"/>
            <w:tcBorders>
              <w:top w:val="nil"/>
              <w:left w:val="nil"/>
              <w:bottom w:val="single" w:sz="4" w:space="0" w:color="000000"/>
              <w:right w:val="single" w:sz="4" w:space="0" w:color="000000"/>
            </w:tcBorders>
            <w:shd w:val="clear" w:color="auto" w:fill="auto"/>
            <w:vAlign w:val="center"/>
          </w:tcPr>
          <w:p w14:paraId="000004AB" w14:textId="77777777" w:rsidR="002045CD" w:rsidRDefault="005C60F8">
            <w:pPr>
              <w:spacing w:after="0" w:line="240" w:lineRule="auto"/>
              <w:jc w:val="center"/>
              <w:rPr>
                <w:color w:val="000000"/>
                <w:sz w:val="18"/>
                <w:szCs w:val="18"/>
              </w:rPr>
            </w:pPr>
            <w:r>
              <w:rPr>
                <w:color w:val="000000"/>
                <w:sz w:val="18"/>
                <w:szCs w:val="18"/>
              </w:rPr>
              <w:t>10.4</w:t>
            </w:r>
          </w:p>
        </w:tc>
        <w:tc>
          <w:tcPr>
            <w:tcW w:w="919" w:type="dxa"/>
            <w:tcBorders>
              <w:top w:val="nil"/>
              <w:left w:val="nil"/>
              <w:bottom w:val="single" w:sz="4" w:space="0" w:color="000000"/>
              <w:right w:val="single" w:sz="4" w:space="0" w:color="000000"/>
            </w:tcBorders>
            <w:shd w:val="clear" w:color="auto" w:fill="D9D9D9"/>
            <w:vAlign w:val="center"/>
          </w:tcPr>
          <w:p w14:paraId="000004AC"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AD"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AE" w14:textId="77777777" w:rsidR="002045CD" w:rsidRDefault="005C60F8">
            <w:pPr>
              <w:spacing w:after="0" w:line="240" w:lineRule="auto"/>
              <w:jc w:val="center"/>
              <w:rPr>
                <w:color w:val="000000"/>
                <w:sz w:val="18"/>
                <w:szCs w:val="18"/>
              </w:rPr>
            </w:pPr>
            <w:r>
              <w:rPr>
                <w:color w:val="000000"/>
                <w:sz w:val="18"/>
                <w:szCs w:val="18"/>
              </w:rPr>
              <w:t>12</w:t>
            </w:r>
          </w:p>
        </w:tc>
        <w:tc>
          <w:tcPr>
            <w:tcW w:w="1204" w:type="dxa"/>
            <w:tcBorders>
              <w:top w:val="nil"/>
              <w:left w:val="nil"/>
              <w:bottom w:val="single" w:sz="4" w:space="0" w:color="000000"/>
              <w:right w:val="single" w:sz="4" w:space="0" w:color="000000"/>
            </w:tcBorders>
            <w:shd w:val="clear" w:color="auto" w:fill="auto"/>
            <w:vAlign w:val="center"/>
          </w:tcPr>
          <w:p w14:paraId="000004AF" w14:textId="77777777" w:rsidR="002045CD" w:rsidRDefault="005C60F8">
            <w:pPr>
              <w:spacing w:after="0" w:line="240" w:lineRule="auto"/>
              <w:jc w:val="center"/>
              <w:rPr>
                <w:color w:val="000000"/>
                <w:sz w:val="18"/>
                <w:szCs w:val="18"/>
              </w:rPr>
            </w:pPr>
            <w:r>
              <w:rPr>
                <w:color w:val="000000"/>
                <w:sz w:val="18"/>
                <w:szCs w:val="18"/>
              </w:rPr>
              <w:t>12.1</w:t>
            </w:r>
          </w:p>
        </w:tc>
      </w:tr>
      <w:tr w:rsidR="002045CD" w14:paraId="7F3CCBE7"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B0" w14:textId="77777777" w:rsidR="002045CD" w:rsidRDefault="005C60F8">
            <w:pPr>
              <w:spacing w:after="0" w:line="240" w:lineRule="auto"/>
              <w:rPr>
                <w:color w:val="000000"/>
                <w:sz w:val="18"/>
                <w:szCs w:val="18"/>
              </w:rPr>
            </w:pPr>
            <w:r>
              <w:rPr>
                <w:color w:val="000000"/>
                <w:sz w:val="18"/>
                <w:szCs w:val="18"/>
              </w:rPr>
              <w:t>New Jersey</w:t>
            </w:r>
          </w:p>
        </w:tc>
        <w:tc>
          <w:tcPr>
            <w:tcW w:w="914" w:type="dxa"/>
            <w:tcBorders>
              <w:top w:val="nil"/>
              <w:left w:val="nil"/>
              <w:bottom w:val="single" w:sz="4" w:space="0" w:color="000000"/>
              <w:right w:val="single" w:sz="4" w:space="0" w:color="000000"/>
            </w:tcBorders>
            <w:shd w:val="clear" w:color="auto" w:fill="D9D9D9"/>
            <w:vAlign w:val="center"/>
          </w:tcPr>
          <w:p w14:paraId="000004B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B2"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4B3" w14:textId="77777777" w:rsidR="002045CD" w:rsidRDefault="005C60F8">
            <w:pPr>
              <w:spacing w:after="0" w:line="240" w:lineRule="auto"/>
              <w:jc w:val="center"/>
              <w:rPr>
                <w:color w:val="000000"/>
                <w:sz w:val="18"/>
                <w:szCs w:val="18"/>
              </w:rPr>
            </w:pPr>
            <w:r>
              <w:rPr>
                <w:color w:val="000000"/>
                <w:sz w:val="18"/>
                <w:szCs w:val="18"/>
              </w:rPr>
              <w:t>6.3</w:t>
            </w:r>
          </w:p>
        </w:tc>
        <w:tc>
          <w:tcPr>
            <w:tcW w:w="919" w:type="dxa"/>
            <w:tcBorders>
              <w:top w:val="nil"/>
              <w:left w:val="nil"/>
              <w:bottom w:val="single" w:sz="4" w:space="0" w:color="000000"/>
              <w:right w:val="single" w:sz="4" w:space="0" w:color="000000"/>
            </w:tcBorders>
            <w:shd w:val="clear" w:color="auto" w:fill="auto"/>
            <w:vAlign w:val="center"/>
          </w:tcPr>
          <w:p w14:paraId="000004B4" w14:textId="77777777" w:rsidR="002045CD" w:rsidRDefault="005C60F8">
            <w:pPr>
              <w:spacing w:after="0" w:line="240" w:lineRule="auto"/>
              <w:jc w:val="center"/>
              <w:rPr>
                <w:color w:val="000000"/>
                <w:sz w:val="18"/>
                <w:szCs w:val="18"/>
              </w:rPr>
            </w:pPr>
            <w:r>
              <w:rPr>
                <w:color w:val="000000"/>
                <w:sz w:val="18"/>
                <w:szCs w:val="18"/>
              </w:rPr>
              <w:t>12.5</w:t>
            </w:r>
          </w:p>
        </w:tc>
        <w:tc>
          <w:tcPr>
            <w:tcW w:w="879" w:type="dxa"/>
            <w:tcBorders>
              <w:top w:val="nil"/>
              <w:left w:val="nil"/>
              <w:bottom w:val="single" w:sz="4" w:space="0" w:color="000000"/>
              <w:right w:val="single" w:sz="4" w:space="0" w:color="000000"/>
            </w:tcBorders>
            <w:shd w:val="clear" w:color="auto" w:fill="auto"/>
            <w:vAlign w:val="center"/>
          </w:tcPr>
          <w:p w14:paraId="000004B5" w14:textId="77777777" w:rsidR="002045CD" w:rsidRDefault="005C60F8">
            <w:pPr>
              <w:spacing w:after="0" w:line="240" w:lineRule="auto"/>
              <w:jc w:val="center"/>
              <w:rPr>
                <w:color w:val="000000"/>
                <w:sz w:val="18"/>
                <w:szCs w:val="18"/>
              </w:rPr>
            </w:pPr>
            <w:r>
              <w:rPr>
                <w:color w:val="000000"/>
                <w:sz w:val="18"/>
                <w:szCs w:val="18"/>
              </w:rPr>
              <w:t>10.5</w:t>
            </w:r>
          </w:p>
        </w:tc>
        <w:tc>
          <w:tcPr>
            <w:tcW w:w="1273" w:type="dxa"/>
            <w:tcBorders>
              <w:top w:val="nil"/>
              <w:left w:val="nil"/>
              <w:bottom w:val="single" w:sz="4" w:space="0" w:color="000000"/>
              <w:right w:val="single" w:sz="4" w:space="0" w:color="000000"/>
            </w:tcBorders>
            <w:shd w:val="clear" w:color="auto" w:fill="auto"/>
            <w:vAlign w:val="center"/>
          </w:tcPr>
          <w:p w14:paraId="000004B6" w14:textId="77777777" w:rsidR="002045CD" w:rsidRDefault="005C60F8">
            <w:pPr>
              <w:spacing w:after="0" w:line="240" w:lineRule="auto"/>
              <w:jc w:val="center"/>
              <w:rPr>
                <w:color w:val="000000"/>
                <w:sz w:val="18"/>
                <w:szCs w:val="18"/>
              </w:rPr>
            </w:pPr>
            <w:r>
              <w:rPr>
                <w:color w:val="000000"/>
                <w:sz w:val="18"/>
                <w:szCs w:val="18"/>
              </w:rPr>
              <w:t>9.8</w:t>
            </w:r>
          </w:p>
        </w:tc>
        <w:tc>
          <w:tcPr>
            <w:tcW w:w="1204" w:type="dxa"/>
            <w:tcBorders>
              <w:top w:val="nil"/>
              <w:left w:val="nil"/>
              <w:bottom w:val="single" w:sz="4" w:space="0" w:color="000000"/>
              <w:right w:val="single" w:sz="4" w:space="0" w:color="000000"/>
            </w:tcBorders>
            <w:shd w:val="clear" w:color="auto" w:fill="auto"/>
            <w:vAlign w:val="center"/>
          </w:tcPr>
          <w:p w14:paraId="000004B7" w14:textId="77777777" w:rsidR="002045CD" w:rsidRDefault="005C60F8">
            <w:pPr>
              <w:spacing w:after="0" w:line="240" w:lineRule="auto"/>
              <w:jc w:val="center"/>
              <w:rPr>
                <w:color w:val="000000"/>
                <w:sz w:val="18"/>
                <w:szCs w:val="18"/>
              </w:rPr>
            </w:pPr>
            <w:r>
              <w:rPr>
                <w:color w:val="000000"/>
                <w:sz w:val="18"/>
                <w:szCs w:val="18"/>
              </w:rPr>
              <w:t>14.3</w:t>
            </w:r>
          </w:p>
        </w:tc>
      </w:tr>
      <w:tr w:rsidR="002045CD" w14:paraId="5A67619D"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B8" w14:textId="77777777" w:rsidR="002045CD" w:rsidRDefault="005C60F8">
            <w:pPr>
              <w:spacing w:after="0" w:line="240" w:lineRule="auto"/>
              <w:rPr>
                <w:color w:val="000000"/>
                <w:sz w:val="18"/>
                <w:szCs w:val="18"/>
              </w:rPr>
            </w:pPr>
            <w:r>
              <w:rPr>
                <w:color w:val="000000"/>
                <w:sz w:val="18"/>
                <w:szCs w:val="18"/>
              </w:rPr>
              <w:t>New Mexico</w:t>
            </w:r>
          </w:p>
        </w:tc>
        <w:tc>
          <w:tcPr>
            <w:tcW w:w="914" w:type="dxa"/>
            <w:tcBorders>
              <w:top w:val="nil"/>
              <w:left w:val="nil"/>
              <w:bottom w:val="single" w:sz="4" w:space="0" w:color="000000"/>
              <w:right w:val="single" w:sz="4" w:space="0" w:color="000000"/>
            </w:tcBorders>
            <w:shd w:val="clear" w:color="auto" w:fill="D9D9D9"/>
            <w:vAlign w:val="center"/>
          </w:tcPr>
          <w:p w14:paraId="000004B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BA" w14:textId="77777777" w:rsidR="002045CD" w:rsidRDefault="005C60F8">
            <w:pPr>
              <w:spacing w:after="0" w:line="240" w:lineRule="auto"/>
              <w:jc w:val="center"/>
              <w:rPr>
                <w:color w:val="000000"/>
                <w:sz w:val="18"/>
                <w:szCs w:val="18"/>
              </w:rPr>
            </w:pPr>
            <w:r>
              <w:rPr>
                <w:color w:val="000000"/>
                <w:sz w:val="18"/>
                <w:szCs w:val="18"/>
              </w:rPr>
              <w:t>3.2</w:t>
            </w:r>
          </w:p>
        </w:tc>
        <w:tc>
          <w:tcPr>
            <w:tcW w:w="919" w:type="dxa"/>
            <w:tcBorders>
              <w:top w:val="nil"/>
              <w:left w:val="nil"/>
              <w:bottom w:val="single" w:sz="4" w:space="0" w:color="000000"/>
              <w:right w:val="single" w:sz="4" w:space="0" w:color="000000"/>
            </w:tcBorders>
            <w:shd w:val="clear" w:color="auto" w:fill="auto"/>
            <w:vAlign w:val="center"/>
          </w:tcPr>
          <w:p w14:paraId="000004BB" w14:textId="77777777" w:rsidR="002045CD" w:rsidRDefault="005C60F8">
            <w:pPr>
              <w:spacing w:after="0" w:line="240" w:lineRule="auto"/>
              <w:jc w:val="center"/>
              <w:rPr>
                <w:color w:val="000000"/>
                <w:sz w:val="18"/>
                <w:szCs w:val="18"/>
              </w:rPr>
            </w:pPr>
            <w:r>
              <w:rPr>
                <w:color w:val="000000"/>
                <w:sz w:val="18"/>
                <w:szCs w:val="18"/>
              </w:rPr>
              <w:t>9.5</w:t>
            </w:r>
          </w:p>
        </w:tc>
        <w:tc>
          <w:tcPr>
            <w:tcW w:w="919" w:type="dxa"/>
            <w:tcBorders>
              <w:top w:val="nil"/>
              <w:left w:val="nil"/>
              <w:bottom w:val="single" w:sz="4" w:space="0" w:color="000000"/>
              <w:right w:val="single" w:sz="4" w:space="0" w:color="000000"/>
            </w:tcBorders>
            <w:shd w:val="clear" w:color="auto" w:fill="D9D9D9"/>
            <w:vAlign w:val="center"/>
          </w:tcPr>
          <w:p w14:paraId="000004B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auto"/>
            <w:vAlign w:val="center"/>
          </w:tcPr>
          <w:p w14:paraId="000004BD" w14:textId="77777777" w:rsidR="002045CD" w:rsidRDefault="005C60F8">
            <w:pPr>
              <w:spacing w:after="0" w:line="240" w:lineRule="auto"/>
              <w:jc w:val="center"/>
              <w:rPr>
                <w:color w:val="000000"/>
                <w:sz w:val="18"/>
                <w:szCs w:val="18"/>
              </w:rPr>
            </w:pPr>
            <w:r>
              <w:rPr>
                <w:color w:val="000000"/>
                <w:sz w:val="18"/>
                <w:szCs w:val="18"/>
              </w:rPr>
              <w:t>7.2</w:t>
            </w:r>
          </w:p>
        </w:tc>
        <w:tc>
          <w:tcPr>
            <w:tcW w:w="1273" w:type="dxa"/>
            <w:tcBorders>
              <w:top w:val="nil"/>
              <w:left w:val="nil"/>
              <w:bottom w:val="single" w:sz="4" w:space="0" w:color="000000"/>
              <w:right w:val="single" w:sz="4" w:space="0" w:color="000000"/>
            </w:tcBorders>
            <w:shd w:val="clear" w:color="auto" w:fill="auto"/>
            <w:vAlign w:val="center"/>
          </w:tcPr>
          <w:p w14:paraId="000004BE" w14:textId="77777777" w:rsidR="002045CD" w:rsidRDefault="005C60F8">
            <w:pPr>
              <w:spacing w:after="0" w:line="240" w:lineRule="auto"/>
              <w:jc w:val="center"/>
              <w:rPr>
                <w:color w:val="000000"/>
                <w:sz w:val="18"/>
                <w:szCs w:val="18"/>
              </w:rPr>
            </w:pPr>
            <w:r>
              <w:rPr>
                <w:color w:val="000000"/>
                <w:sz w:val="18"/>
                <w:szCs w:val="18"/>
              </w:rPr>
              <w:t>6.7</w:t>
            </w:r>
          </w:p>
        </w:tc>
        <w:tc>
          <w:tcPr>
            <w:tcW w:w="1204" w:type="dxa"/>
            <w:tcBorders>
              <w:top w:val="nil"/>
              <w:left w:val="nil"/>
              <w:bottom w:val="single" w:sz="4" w:space="0" w:color="000000"/>
              <w:right w:val="single" w:sz="4" w:space="0" w:color="000000"/>
            </w:tcBorders>
            <w:shd w:val="clear" w:color="auto" w:fill="auto"/>
            <w:vAlign w:val="center"/>
          </w:tcPr>
          <w:p w14:paraId="000004BF" w14:textId="77777777" w:rsidR="002045CD" w:rsidRDefault="005C60F8">
            <w:pPr>
              <w:spacing w:after="0" w:line="240" w:lineRule="auto"/>
              <w:jc w:val="center"/>
              <w:rPr>
                <w:color w:val="000000"/>
                <w:sz w:val="18"/>
                <w:szCs w:val="18"/>
              </w:rPr>
            </w:pPr>
            <w:r>
              <w:rPr>
                <w:color w:val="000000"/>
                <w:sz w:val="18"/>
                <w:szCs w:val="18"/>
              </w:rPr>
              <w:t>12</w:t>
            </w:r>
          </w:p>
        </w:tc>
      </w:tr>
      <w:tr w:rsidR="002045CD" w14:paraId="4B18B840"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C0" w14:textId="77777777" w:rsidR="002045CD" w:rsidRDefault="005C60F8">
            <w:pPr>
              <w:spacing w:after="0" w:line="240" w:lineRule="auto"/>
              <w:rPr>
                <w:color w:val="000000"/>
                <w:sz w:val="18"/>
                <w:szCs w:val="18"/>
              </w:rPr>
            </w:pPr>
            <w:r>
              <w:rPr>
                <w:color w:val="000000"/>
                <w:sz w:val="18"/>
                <w:szCs w:val="18"/>
              </w:rPr>
              <w:t>New York</w:t>
            </w:r>
          </w:p>
        </w:tc>
        <w:tc>
          <w:tcPr>
            <w:tcW w:w="914" w:type="dxa"/>
            <w:tcBorders>
              <w:top w:val="nil"/>
              <w:left w:val="nil"/>
              <w:bottom w:val="single" w:sz="4" w:space="0" w:color="000000"/>
              <w:right w:val="single" w:sz="4" w:space="0" w:color="000000"/>
            </w:tcBorders>
            <w:shd w:val="clear" w:color="auto" w:fill="auto"/>
            <w:vAlign w:val="center"/>
          </w:tcPr>
          <w:p w14:paraId="000004C1" w14:textId="77777777" w:rsidR="002045CD" w:rsidRDefault="005C60F8">
            <w:pPr>
              <w:spacing w:after="0" w:line="240" w:lineRule="auto"/>
              <w:jc w:val="center"/>
              <w:rPr>
                <w:color w:val="000000"/>
                <w:sz w:val="18"/>
                <w:szCs w:val="18"/>
              </w:rPr>
            </w:pPr>
            <w:r>
              <w:rPr>
                <w:color w:val="000000"/>
                <w:sz w:val="18"/>
                <w:szCs w:val="18"/>
              </w:rPr>
              <w:t>12.9</w:t>
            </w:r>
          </w:p>
        </w:tc>
        <w:tc>
          <w:tcPr>
            <w:tcW w:w="918" w:type="dxa"/>
            <w:tcBorders>
              <w:top w:val="nil"/>
              <w:left w:val="nil"/>
              <w:bottom w:val="single" w:sz="4" w:space="0" w:color="000000"/>
              <w:right w:val="single" w:sz="4" w:space="0" w:color="000000"/>
            </w:tcBorders>
            <w:shd w:val="clear" w:color="auto" w:fill="auto"/>
            <w:vAlign w:val="center"/>
          </w:tcPr>
          <w:p w14:paraId="000004C2" w14:textId="77777777" w:rsidR="002045CD" w:rsidRDefault="005C60F8">
            <w:pPr>
              <w:spacing w:after="0" w:line="240" w:lineRule="auto"/>
              <w:jc w:val="center"/>
              <w:rPr>
                <w:color w:val="000000"/>
                <w:sz w:val="18"/>
                <w:szCs w:val="18"/>
              </w:rPr>
            </w:pPr>
            <w:r>
              <w:rPr>
                <w:color w:val="000000"/>
                <w:sz w:val="18"/>
                <w:szCs w:val="18"/>
              </w:rPr>
              <w:t>6.1</w:t>
            </w:r>
          </w:p>
        </w:tc>
        <w:tc>
          <w:tcPr>
            <w:tcW w:w="919" w:type="dxa"/>
            <w:tcBorders>
              <w:top w:val="nil"/>
              <w:left w:val="nil"/>
              <w:bottom w:val="single" w:sz="4" w:space="0" w:color="000000"/>
              <w:right w:val="single" w:sz="4" w:space="0" w:color="000000"/>
            </w:tcBorders>
            <w:shd w:val="clear" w:color="auto" w:fill="auto"/>
            <w:vAlign w:val="center"/>
          </w:tcPr>
          <w:p w14:paraId="000004C3" w14:textId="77777777" w:rsidR="002045CD" w:rsidRDefault="005C60F8">
            <w:pPr>
              <w:spacing w:after="0" w:line="240" w:lineRule="auto"/>
              <w:jc w:val="center"/>
              <w:rPr>
                <w:color w:val="000000"/>
                <w:sz w:val="18"/>
                <w:szCs w:val="18"/>
              </w:rPr>
            </w:pPr>
            <w:r>
              <w:rPr>
                <w:color w:val="000000"/>
                <w:sz w:val="18"/>
                <w:szCs w:val="18"/>
              </w:rPr>
              <w:t>28.4</w:t>
            </w:r>
          </w:p>
        </w:tc>
        <w:tc>
          <w:tcPr>
            <w:tcW w:w="919" w:type="dxa"/>
            <w:tcBorders>
              <w:top w:val="nil"/>
              <w:left w:val="nil"/>
              <w:bottom w:val="single" w:sz="4" w:space="0" w:color="000000"/>
              <w:right w:val="single" w:sz="4" w:space="0" w:color="000000"/>
            </w:tcBorders>
            <w:shd w:val="clear" w:color="auto" w:fill="auto"/>
            <w:vAlign w:val="center"/>
          </w:tcPr>
          <w:p w14:paraId="000004C4" w14:textId="77777777" w:rsidR="002045CD" w:rsidRDefault="005C60F8">
            <w:pPr>
              <w:spacing w:after="0" w:line="240" w:lineRule="auto"/>
              <w:jc w:val="center"/>
              <w:rPr>
                <w:color w:val="000000"/>
                <w:sz w:val="18"/>
                <w:szCs w:val="18"/>
              </w:rPr>
            </w:pPr>
            <w:r>
              <w:rPr>
                <w:color w:val="000000"/>
                <w:sz w:val="18"/>
                <w:szCs w:val="18"/>
              </w:rPr>
              <w:t>11.2</w:t>
            </w:r>
          </w:p>
        </w:tc>
        <w:tc>
          <w:tcPr>
            <w:tcW w:w="879" w:type="dxa"/>
            <w:tcBorders>
              <w:top w:val="nil"/>
              <w:left w:val="nil"/>
              <w:bottom w:val="single" w:sz="4" w:space="0" w:color="000000"/>
              <w:right w:val="single" w:sz="4" w:space="0" w:color="000000"/>
            </w:tcBorders>
            <w:shd w:val="clear" w:color="auto" w:fill="D9D9D9"/>
            <w:vAlign w:val="center"/>
          </w:tcPr>
          <w:p w14:paraId="000004C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C6" w14:textId="77777777" w:rsidR="002045CD" w:rsidRDefault="005C60F8">
            <w:pPr>
              <w:spacing w:after="0" w:line="240" w:lineRule="auto"/>
              <w:jc w:val="center"/>
              <w:rPr>
                <w:color w:val="000000"/>
                <w:sz w:val="18"/>
                <w:szCs w:val="18"/>
              </w:rPr>
            </w:pPr>
            <w:r>
              <w:rPr>
                <w:color w:val="000000"/>
                <w:sz w:val="18"/>
                <w:szCs w:val="18"/>
              </w:rPr>
              <w:t>14.7</w:t>
            </w:r>
          </w:p>
        </w:tc>
        <w:tc>
          <w:tcPr>
            <w:tcW w:w="1204" w:type="dxa"/>
            <w:tcBorders>
              <w:top w:val="nil"/>
              <w:left w:val="nil"/>
              <w:bottom w:val="single" w:sz="4" w:space="0" w:color="000000"/>
              <w:right w:val="single" w:sz="4" w:space="0" w:color="000000"/>
            </w:tcBorders>
            <w:shd w:val="clear" w:color="auto" w:fill="auto"/>
            <w:vAlign w:val="center"/>
          </w:tcPr>
          <w:p w14:paraId="000004C7" w14:textId="77777777" w:rsidR="002045CD" w:rsidRDefault="005C60F8">
            <w:pPr>
              <w:spacing w:after="0" w:line="240" w:lineRule="auto"/>
              <w:jc w:val="center"/>
              <w:rPr>
                <w:color w:val="000000"/>
                <w:sz w:val="18"/>
                <w:szCs w:val="18"/>
              </w:rPr>
            </w:pPr>
            <w:r>
              <w:rPr>
                <w:color w:val="000000"/>
                <w:sz w:val="18"/>
                <w:szCs w:val="18"/>
              </w:rPr>
              <w:t>15.8</w:t>
            </w:r>
          </w:p>
        </w:tc>
      </w:tr>
      <w:tr w:rsidR="002045CD" w14:paraId="0E613E87"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C8" w14:textId="77777777" w:rsidR="002045CD" w:rsidRDefault="005C60F8">
            <w:pPr>
              <w:spacing w:after="0" w:line="240" w:lineRule="auto"/>
              <w:rPr>
                <w:color w:val="000000"/>
                <w:sz w:val="18"/>
                <w:szCs w:val="18"/>
              </w:rPr>
            </w:pPr>
            <w:r>
              <w:rPr>
                <w:color w:val="000000"/>
                <w:sz w:val="18"/>
                <w:szCs w:val="18"/>
              </w:rPr>
              <w:t>North Carolina</w:t>
            </w:r>
          </w:p>
        </w:tc>
        <w:tc>
          <w:tcPr>
            <w:tcW w:w="914" w:type="dxa"/>
            <w:tcBorders>
              <w:top w:val="nil"/>
              <w:left w:val="nil"/>
              <w:bottom w:val="single" w:sz="4" w:space="0" w:color="000000"/>
              <w:right w:val="single" w:sz="4" w:space="0" w:color="000000"/>
            </w:tcBorders>
            <w:shd w:val="clear" w:color="auto" w:fill="D9D9D9"/>
            <w:vAlign w:val="center"/>
          </w:tcPr>
          <w:p w14:paraId="000004C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C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CB"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C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C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CE"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4CF" w14:textId="77777777" w:rsidR="002045CD" w:rsidRDefault="005C60F8">
            <w:pPr>
              <w:spacing w:after="0" w:line="240" w:lineRule="auto"/>
              <w:jc w:val="center"/>
              <w:rPr>
                <w:color w:val="000000"/>
                <w:sz w:val="18"/>
                <w:szCs w:val="18"/>
              </w:rPr>
            </w:pPr>
            <w:r>
              <w:rPr>
                <w:color w:val="000000"/>
                <w:sz w:val="18"/>
                <w:szCs w:val="18"/>
              </w:rPr>
              <w:t> 13.1</w:t>
            </w:r>
          </w:p>
        </w:tc>
      </w:tr>
      <w:tr w:rsidR="002045CD" w14:paraId="43A87B43"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D0" w14:textId="77777777" w:rsidR="002045CD" w:rsidRDefault="005C60F8">
            <w:pPr>
              <w:spacing w:after="0" w:line="240" w:lineRule="auto"/>
              <w:rPr>
                <w:color w:val="000000"/>
                <w:sz w:val="18"/>
                <w:szCs w:val="18"/>
              </w:rPr>
            </w:pPr>
            <w:r>
              <w:rPr>
                <w:color w:val="000000"/>
                <w:sz w:val="18"/>
                <w:szCs w:val="18"/>
              </w:rPr>
              <w:t>North Dakota</w:t>
            </w:r>
          </w:p>
        </w:tc>
        <w:tc>
          <w:tcPr>
            <w:tcW w:w="914" w:type="dxa"/>
            <w:tcBorders>
              <w:top w:val="nil"/>
              <w:left w:val="nil"/>
              <w:bottom w:val="single" w:sz="4" w:space="0" w:color="000000"/>
              <w:right w:val="single" w:sz="4" w:space="0" w:color="000000"/>
            </w:tcBorders>
            <w:shd w:val="clear" w:color="auto" w:fill="D9D9D9"/>
            <w:vAlign w:val="center"/>
          </w:tcPr>
          <w:p w14:paraId="000004D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D2"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D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D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D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4D6"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4D7" w14:textId="77777777" w:rsidR="002045CD" w:rsidRDefault="005C60F8">
            <w:pPr>
              <w:spacing w:after="0" w:line="240" w:lineRule="auto"/>
              <w:jc w:val="center"/>
              <w:rPr>
                <w:color w:val="000000"/>
                <w:sz w:val="18"/>
                <w:szCs w:val="18"/>
              </w:rPr>
            </w:pPr>
            <w:r>
              <w:rPr>
                <w:color w:val="000000"/>
                <w:sz w:val="18"/>
                <w:szCs w:val="18"/>
              </w:rPr>
              <w:t>8.9</w:t>
            </w:r>
          </w:p>
        </w:tc>
      </w:tr>
      <w:tr w:rsidR="002045CD" w14:paraId="318D985A"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D8" w14:textId="77777777" w:rsidR="002045CD" w:rsidRDefault="005C60F8">
            <w:pPr>
              <w:spacing w:after="0" w:line="240" w:lineRule="auto"/>
              <w:rPr>
                <w:color w:val="000000"/>
                <w:sz w:val="18"/>
                <w:szCs w:val="18"/>
              </w:rPr>
            </w:pPr>
            <w:r>
              <w:rPr>
                <w:color w:val="000000"/>
                <w:sz w:val="18"/>
                <w:szCs w:val="18"/>
              </w:rPr>
              <w:t>Ohio</w:t>
            </w:r>
          </w:p>
        </w:tc>
        <w:tc>
          <w:tcPr>
            <w:tcW w:w="914" w:type="dxa"/>
            <w:tcBorders>
              <w:top w:val="nil"/>
              <w:left w:val="nil"/>
              <w:bottom w:val="single" w:sz="4" w:space="0" w:color="000000"/>
              <w:right w:val="single" w:sz="4" w:space="0" w:color="000000"/>
            </w:tcBorders>
            <w:shd w:val="clear" w:color="auto" w:fill="D9D9D9"/>
            <w:vAlign w:val="center"/>
          </w:tcPr>
          <w:p w14:paraId="000004D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DA" w14:textId="77777777" w:rsidR="002045CD" w:rsidRDefault="005C60F8">
            <w:pPr>
              <w:spacing w:after="0" w:line="240" w:lineRule="auto"/>
              <w:jc w:val="center"/>
              <w:rPr>
                <w:color w:val="000000"/>
                <w:sz w:val="18"/>
                <w:szCs w:val="18"/>
              </w:rPr>
            </w:pPr>
            <w:r>
              <w:rPr>
                <w:color w:val="000000"/>
                <w:sz w:val="18"/>
                <w:szCs w:val="18"/>
              </w:rPr>
              <w:t>13.1</w:t>
            </w:r>
          </w:p>
        </w:tc>
        <w:tc>
          <w:tcPr>
            <w:tcW w:w="919" w:type="dxa"/>
            <w:tcBorders>
              <w:top w:val="nil"/>
              <w:left w:val="nil"/>
              <w:bottom w:val="single" w:sz="4" w:space="0" w:color="000000"/>
              <w:right w:val="single" w:sz="4" w:space="0" w:color="000000"/>
            </w:tcBorders>
            <w:shd w:val="clear" w:color="auto" w:fill="auto"/>
            <w:vAlign w:val="center"/>
          </w:tcPr>
          <w:p w14:paraId="000004DB" w14:textId="77777777" w:rsidR="002045CD" w:rsidRDefault="005C60F8">
            <w:pPr>
              <w:spacing w:after="0" w:line="240" w:lineRule="auto"/>
              <w:jc w:val="center"/>
              <w:rPr>
                <w:color w:val="000000"/>
                <w:sz w:val="18"/>
                <w:szCs w:val="18"/>
              </w:rPr>
            </w:pPr>
            <w:r>
              <w:rPr>
                <w:color w:val="000000"/>
                <w:sz w:val="18"/>
                <w:szCs w:val="18"/>
              </w:rPr>
              <w:t>17</w:t>
            </w:r>
          </w:p>
        </w:tc>
        <w:tc>
          <w:tcPr>
            <w:tcW w:w="919" w:type="dxa"/>
            <w:tcBorders>
              <w:top w:val="nil"/>
              <w:left w:val="nil"/>
              <w:bottom w:val="single" w:sz="4" w:space="0" w:color="000000"/>
              <w:right w:val="single" w:sz="4" w:space="0" w:color="000000"/>
            </w:tcBorders>
            <w:shd w:val="clear" w:color="auto" w:fill="D9D9D9"/>
            <w:vAlign w:val="center"/>
          </w:tcPr>
          <w:p w14:paraId="000004D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D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DE" w14:textId="77777777" w:rsidR="002045CD" w:rsidRDefault="005C60F8">
            <w:pPr>
              <w:spacing w:after="0" w:line="240" w:lineRule="auto"/>
              <w:jc w:val="center"/>
              <w:rPr>
                <w:color w:val="000000"/>
                <w:sz w:val="18"/>
                <w:szCs w:val="18"/>
              </w:rPr>
            </w:pPr>
            <w:r>
              <w:rPr>
                <w:color w:val="000000"/>
                <w:sz w:val="18"/>
                <w:szCs w:val="18"/>
              </w:rPr>
              <w:t>15.1</w:t>
            </w:r>
          </w:p>
        </w:tc>
        <w:tc>
          <w:tcPr>
            <w:tcW w:w="1204" w:type="dxa"/>
            <w:tcBorders>
              <w:top w:val="nil"/>
              <w:left w:val="nil"/>
              <w:bottom w:val="single" w:sz="4" w:space="0" w:color="000000"/>
              <w:right w:val="single" w:sz="4" w:space="0" w:color="000000"/>
            </w:tcBorders>
            <w:shd w:val="clear" w:color="auto" w:fill="auto"/>
            <w:vAlign w:val="center"/>
          </w:tcPr>
          <w:p w14:paraId="000004DF" w14:textId="77777777" w:rsidR="002045CD" w:rsidRDefault="005C60F8">
            <w:pPr>
              <w:spacing w:after="0" w:line="240" w:lineRule="auto"/>
              <w:jc w:val="center"/>
              <w:rPr>
                <w:color w:val="000000"/>
                <w:sz w:val="18"/>
                <w:szCs w:val="18"/>
              </w:rPr>
            </w:pPr>
            <w:r>
              <w:rPr>
                <w:color w:val="000000"/>
                <w:sz w:val="18"/>
                <w:szCs w:val="18"/>
              </w:rPr>
              <w:t>12.3</w:t>
            </w:r>
          </w:p>
        </w:tc>
      </w:tr>
      <w:tr w:rsidR="002045CD" w14:paraId="201A7476"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E0" w14:textId="77777777" w:rsidR="002045CD" w:rsidRDefault="005C60F8">
            <w:pPr>
              <w:spacing w:after="0" w:line="240" w:lineRule="auto"/>
              <w:rPr>
                <w:color w:val="000000"/>
                <w:sz w:val="18"/>
                <w:szCs w:val="18"/>
              </w:rPr>
            </w:pPr>
            <w:r>
              <w:rPr>
                <w:color w:val="000000"/>
                <w:sz w:val="18"/>
                <w:szCs w:val="18"/>
              </w:rPr>
              <w:t>Oklahoma</w:t>
            </w:r>
          </w:p>
        </w:tc>
        <w:tc>
          <w:tcPr>
            <w:tcW w:w="914" w:type="dxa"/>
            <w:tcBorders>
              <w:top w:val="nil"/>
              <w:left w:val="nil"/>
              <w:bottom w:val="single" w:sz="4" w:space="0" w:color="000000"/>
              <w:right w:val="single" w:sz="4" w:space="0" w:color="000000"/>
            </w:tcBorders>
            <w:shd w:val="clear" w:color="auto" w:fill="D9D9D9"/>
            <w:vAlign w:val="center"/>
          </w:tcPr>
          <w:p w14:paraId="000004E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E2" w14:textId="77777777" w:rsidR="002045CD" w:rsidRDefault="005C60F8">
            <w:pPr>
              <w:spacing w:after="0" w:line="240" w:lineRule="auto"/>
              <w:jc w:val="center"/>
              <w:rPr>
                <w:color w:val="000000"/>
                <w:sz w:val="18"/>
                <w:szCs w:val="18"/>
              </w:rPr>
            </w:pPr>
            <w:r>
              <w:rPr>
                <w:color w:val="000000"/>
                <w:sz w:val="18"/>
                <w:szCs w:val="18"/>
              </w:rPr>
              <w:t>9.2</w:t>
            </w:r>
          </w:p>
        </w:tc>
        <w:tc>
          <w:tcPr>
            <w:tcW w:w="919" w:type="dxa"/>
            <w:tcBorders>
              <w:top w:val="nil"/>
              <w:left w:val="nil"/>
              <w:bottom w:val="single" w:sz="4" w:space="0" w:color="000000"/>
              <w:right w:val="single" w:sz="4" w:space="0" w:color="000000"/>
            </w:tcBorders>
            <w:shd w:val="clear" w:color="auto" w:fill="auto"/>
            <w:vAlign w:val="center"/>
          </w:tcPr>
          <w:p w14:paraId="000004E3" w14:textId="77777777" w:rsidR="002045CD" w:rsidRDefault="005C60F8">
            <w:pPr>
              <w:spacing w:after="0" w:line="240" w:lineRule="auto"/>
              <w:jc w:val="center"/>
              <w:rPr>
                <w:color w:val="000000"/>
                <w:sz w:val="18"/>
                <w:szCs w:val="18"/>
              </w:rPr>
            </w:pPr>
            <w:r>
              <w:rPr>
                <w:color w:val="000000"/>
                <w:sz w:val="18"/>
                <w:szCs w:val="18"/>
              </w:rPr>
              <w:t>10.1</w:t>
            </w:r>
          </w:p>
        </w:tc>
        <w:tc>
          <w:tcPr>
            <w:tcW w:w="919" w:type="dxa"/>
            <w:tcBorders>
              <w:top w:val="nil"/>
              <w:left w:val="nil"/>
              <w:bottom w:val="single" w:sz="4" w:space="0" w:color="000000"/>
              <w:right w:val="single" w:sz="4" w:space="0" w:color="000000"/>
            </w:tcBorders>
            <w:shd w:val="clear" w:color="auto" w:fill="D9D9D9"/>
            <w:vAlign w:val="center"/>
          </w:tcPr>
          <w:p w14:paraId="000004E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auto"/>
            <w:vAlign w:val="center"/>
          </w:tcPr>
          <w:p w14:paraId="000004E5" w14:textId="77777777" w:rsidR="002045CD" w:rsidRDefault="005C60F8">
            <w:pPr>
              <w:spacing w:after="0" w:line="240" w:lineRule="auto"/>
              <w:jc w:val="center"/>
              <w:rPr>
                <w:color w:val="000000"/>
                <w:sz w:val="18"/>
                <w:szCs w:val="18"/>
              </w:rPr>
            </w:pPr>
            <w:r>
              <w:rPr>
                <w:color w:val="000000"/>
                <w:sz w:val="18"/>
                <w:szCs w:val="18"/>
              </w:rPr>
              <w:t>12.9</w:t>
            </w:r>
          </w:p>
        </w:tc>
        <w:tc>
          <w:tcPr>
            <w:tcW w:w="1273" w:type="dxa"/>
            <w:tcBorders>
              <w:top w:val="nil"/>
              <w:left w:val="nil"/>
              <w:bottom w:val="single" w:sz="4" w:space="0" w:color="000000"/>
              <w:right w:val="single" w:sz="4" w:space="0" w:color="000000"/>
            </w:tcBorders>
            <w:shd w:val="clear" w:color="auto" w:fill="auto"/>
            <w:vAlign w:val="center"/>
          </w:tcPr>
          <w:p w14:paraId="000004E6" w14:textId="77777777" w:rsidR="002045CD" w:rsidRDefault="005C60F8">
            <w:pPr>
              <w:spacing w:after="0" w:line="240" w:lineRule="auto"/>
              <w:jc w:val="center"/>
              <w:rPr>
                <w:color w:val="000000"/>
                <w:sz w:val="18"/>
                <w:szCs w:val="18"/>
              </w:rPr>
            </w:pPr>
            <w:r>
              <w:rPr>
                <w:color w:val="000000"/>
                <w:sz w:val="18"/>
                <w:szCs w:val="18"/>
              </w:rPr>
              <w:t>10.8</w:t>
            </w:r>
          </w:p>
        </w:tc>
        <w:tc>
          <w:tcPr>
            <w:tcW w:w="1204" w:type="dxa"/>
            <w:tcBorders>
              <w:top w:val="nil"/>
              <w:left w:val="nil"/>
              <w:bottom w:val="single" w:sz="4" w:space="0" w:color="000000"/>
              <w:right w:val="single" w:sz="4" w:space="0" w:color="000000"/>
            </w:tcBorders>
            <w:shd w:val="clear" w:color="auto" w:fill="auto"/>
            <w:vAlign w:val="center"/>
          </w:tcPr>
          <w:p w14:paraId="000004E7" w14:textId="77777777" w:rsidR="002045CD" w:rsidRDefault="005C60F8">
            <w:pPr>
              <w:spacing w:after="0" w:line="240" w:lineRule="auto"/>
              <w:jc w:val="center"/>
              <w:rPr>
                <w:color w:val="000000"/>
                <w:sz w:val="18"/>
                <w:szCs w:val="18"/>
              </w:rPr>
            </w:pPr>
            <w:r>
              <w:rPr>
                <w:color w:val="000000"/>
                <w:sz w:val="18"/>
                <w:szCs w:val="18"/>
              </w:rPr>
              <w:t>14</w:t>
            </w:r>
          </w:p>
        </w:tc>
      </w:tr>
      <w:tr w:rsidR="002045CD" w14:paraId="31F29C73"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E8" w14:textId="77777777" w:rsidR="002045CD" w:rsidRDefault="005C60F8">
            <w:pPr>
              <w:spacing w:after="0" w:line="240" w:lineRule="auto"/>
              <w:rPr>
                <w:color w:val="000000"/>
                <w:sz w:val="18"/>
                <w:szCs w:val="18"/>
              </w:rPr>
            </w:pPr>
            <w:r>
              <w:rPr>
                <w:color w:val="000000"/>
                <w:sz w:val="18"/>
                <w:szCs w:val="18"/>
              </w:rPr>
              <w:t>Oregon</w:t>
            </w:r>
          </w:p>
        </w:tc>
        <w:tc>
          <w:tcPr>
            <w:tcW w:w="914" w:type="dxa"/>
            <w:tcBorders>
              <w:top w:val="nil"/>
              <w:left w:val="nil"/>
              <w:bottom w:val="single" w:sz="4" w:space="0" w:color="000000"/>
              <w:right w:val="single" w:sz="4" w:space="0" w:color="000000"/>
            </w:tcBorders>
            <w:shd w:val="clear" w:color="auto" w:fill="D9D9D9"/>
            <w:vAlign w:val="center"/>
          </w:tcPr>
          <w:p w14:paraId="000004E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EA" w14:textId="77777777" w:rsidR="002045CD" w:rsidRDefault="005C60F8">
            <w:pPr>
              <w:spacing w:after="0" w:line="240" w:lineRule="auto"/>
              <w:jc w:val="center"/>
              <w:rPr>
                <w:color w:val="000000"/>
                <w:sz w:val="18"/>
                <w:szCs w:val="18"/>
              </w:rPr>
            </w:pPr>
            <w:r>
              <w:rPr>
                <w:color w:val="000000"/>
                <w:sz w:val="18"/>
                <w:szCs w:val="18"/>
              </w:rPr>
              <w:t>11.1</w:t>
            </w:r>
          </w:p>
        </w:tc>
        <w:tc>
          <w:tcPr>
            <w:tcW w:w="919" w:type="dxa"/>
            <w:tcBorders>
              <w:top w:val="nil"/>
              <w:left w:val="nil"/>
              <w:bottom w:val="single" w:sz="4" w:space="0" w:color="000000"/>
              <w:right w:val="single" w:sz="4" w:space="0" w:color="000000"/>
            </w:tcBorders>
            <w:shd w:val="clear" w:color="auto" w:fill="D9D9D9"/>
            <w:vAlign w:val="center"/>
          </w:tcPr>
          <w:p w14:paraId="000004EB"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E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4E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EE" w14:textId="77777777" w:rsidR="002045CD" w:rsidRDefault="005C60F8">
            <w:pPr>
              <w:spacing w:after="0" w:line="240" w:lineRule="auto"/>
              <w:jc w:val="center"/>
              <w:rPr>
                <w:color w:val="000000"/>
                <w:sz w:val="18"/>
                <w:szCs w:val="18"/>
              </w:rPr>
            </w:pPr>
            <w:r>
              <w:rPr>
                <w:color w:val="000000"/>
                <w:sz w:val="18"/>
                <w:szCs w:val="18"/>
              </w:rPr>
              <w:t>11.1</w:t>
            </w:r>
          </w:p>
        </w:tc>
        <w:tc>
          <w:tcPr>
            <w:tcW w:w="1204" w:type="dxa"/>
            <w:tcBorders>
              <w:top w:val="nil"/>
              <w:left w:val="nil"/>
              <w:bottom w:val="single" w:sz="4" w:space="0" w:color="000000"/>
              <w:right w:val="single" w:sz="4" w:space="0" w:color="000000"/>
            </w:tcBorders>
            <w:shd w:val="clear" w:color="auto" w:fill="auto"/>
            <w:vAlign w:val="center"/>
          </w:tcPr>
          <w:p w14:paraId="000004EF" w14:textId="77777777" w:rsidR="002045CD" w:rsidRDefault="005C60F8">
            <w:pPr>
              <w:spacing w:after="0" w:line="240" w:lineRule="auto"/>
              <w:jc w:val="center"/>
              <w:rPr>
                <w:color w:val="000000"/>
                <w:sz w:val="18"/>
                <w:szCs w:val="18"/>
              </w:rPr>
            </w:pPr>
            <w:r>
              <w:rPr>
                <w:color w:val="000000"/>
                <w:sz w:val="18"/>
                <w:szCs w:val="18"/>
              </w:rPr>
              <w:t>11.1</w:t>
            </w:r>
          </w:p>
        </w:tc>
      </w:tr>
      <w:tr w:rsidR="002045CD" w14:paraId="4368A97D"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F0" w14:textId="77777777" w:rsidR="002045CD" w:rsidRDefault="005C60F8">
            <w:pPr>
              <w:spacing w:after="0" w:line="240" w:lineRule="auto"/>
              <w:rPr>
                <w:color w:val="000000"/>
                <w:sz w:val="18"/>
                <w:szCs w:val="18"/>
              </w:rPr>
            </w:pPr>
            <w:r>
              <w:rPr>
                <w:color w:val="000000"/>
                <w:sz w:val="18"/>
                <w:szCs w:val="18"/>
              </w:rPr>
              <w:t>Pennsylvania</w:t>
            </w:r>
          </w:p>
        </w:tc>
        <w:tc>
          <w:tcPr>
            <w:tcW w:w="914" w:type="dxa"/>
            <w:tcBorders>
              <w:top w:val="nil"/>
              <w:left w:val="nil"/>
              <w:bottom w:val="single" w:sz="4" w:space="0" w:color="000000"/>
              <w:right w:val="single" w:sz="4" w:space="0" w:color="000000"/>
            </w:tcBorders>
            <w:shd w:val="clear" w:color="auto" w:fill="D9D9D9"/>
            <w:vAlign w:val="center"/>
          </w:tcPr>
          <w:p w14:paraId="000004F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4F2" w14:textId="77777777" w:rsidR="002045CD" w:rsidRDefault="005C60F8">
            <w:pPr>
              <w:spacing w:after="0" w:line="240" w:lineRule="auto"/>
              <w:jc w:val="center"/>
              <w:rPr>
                <w:color w:val="000000"/>
                <w:sz w:val="18"/>
                <w:szCs w:val="18"/>
              </w:rPr>
            </w:pPr>
            <w:r>
              <w:rPr>
                <w:color w:val="000000"/>
                <w:sz w:val="18"/>
                <w:szCs w:val="18"/>
              </w:rPr>
              <w:t>21.8</w:t>
            </w:r>
          </w:p>
        </w:tc>
        <w:tc>
          <w:tcPr>
            <w:tcW w:w="919" w:type="dxa"/>
            <w:tcBorders>
              <w:top w:val="nil"/>
              <w:left w:val="nil"/>
              <w:bottom w:val="single" w:sz="4" w:space="0" w:color="000000"/>
              <w:right w:val="single" w:sz="4" w:space="0" w:color="000000"/>
            </w:tcBorders>
            <w:shd w:val="clear" w:color="auto" w:fill="D9D9D9"/>
            <w:vAlign w:val="center"/>
          </w:tcPr>
          <w:p w14:paraId="000004F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4F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auto"/>
            <w:vAlign w:val="center"/>
          </w:tcPr>
          <w:p w14:paraId="000004F5" w14:textId="77777777" w:rsidR="002045CD" w:rsidRDefault="005C60F8">
            <w:pPr>
              <w:spacing w:after="0" w:line="240" w:lineRule="auto"/>
              <w:jc w:val="center"/>
              <w:rPr>
                <w:color w:val="000000"/>
                <w:sz w:val="18"/>
                <w:szCs w:val="18"/>
              </w:rPr>
            </w:pPr>
            <w:r>
              <w:rPr>
                <w:color w:val="000000"/>
                <w:sz w:val="18"/>
                <w:szCs w:val="18"/>
              </w:rPr>
              <w:t>4.3</w:t>
            </w:r>
          </w:p>
        </w:tc>
        <w:tc>
          <w:tcPr>
            <w:tcW w:w="1273" w:type="dxa"/>
            <w:tcBorders>
              <w:top w:val="nil"/>
              <w:left w:val="nil"/>
              <w:bottom w:val="single" w:sz="4" w:space="0" w:color="000000"/>
              <w:right w:val="single" w:sz="4" w:space="0" w:color="000000"/>
            </w:tcBorders>
            <w:shd w:val="clear" w:color="auto" w:fill="auto"/>
            <w:vAlign w:val="center"/>
          </w:tcPr>
          <w:p w14:paraId="000004F6" w14:textId="77777777" w:rsidR="002045CD" w:rsidRDefault="005C60F8">
            <w:pPr>
              <w:spacing w:after="0" w:line="240" w:lineRule="auto"/>
              <w:jc w:val="center"/>
              <w:rPr>
                <w:color w:val="000000"/>
                <w:sz w:val="18"/>
                <w:szCs w:val="18"/>
              </w:rPr>
            </w:pPr>
            <w:r>
              <w:rPr>
                <w:color w:val="000000"/>
                <w:sz w:val="18"/>
                <w:szCs w:val="18"/>
              </w:rPr>
              <w:t>13.2</w:t>
            </w:r>
          </w:p>
        </w:tc>
        <w:tc>
          <w:tcPr>
            <w:tcW w:w="1204" w:type="dxa"/>
            <w:tcBorders>
              <w:top w:val="nil"/>
              <w:left w:val="nil"/>
              <w:bottom w:val="single" w:sz="4" w:space="0" w:color="000000"/>
              <w:right w:val="single" w:sz="4" w:space="0" w:color="000000"/>
            </w:tcBorders>
            <w:shd w:val="clear" w:color="auto" w:fill="auto"/>
            <w:vAlign w:val="center"/>
          </w:tcPr>
          <w:p w14:paraId="000004F7" w14:textId="77777777" w:rsidR="002045CD" w:rsidRDefault="005C60F8">
            <w:pPr>
              <w:spacing w:after="0" w:line="240" w:lineRule="auto"/>
              <w:jc w:val="center"/>
              <w:rPr>
                <w:color w:val="000000"/>
                <w:sz w:val="18"/>
                <w:szCs w:val="18"/>
              </w:rPr>
            </w:pPr>
            <w:r>
              <w:rPr>
                <w:color w:val="000000"/>
                <w:sz w:val="18"/>
                <w:szCs w:val="18"/>
              </w:rPr>
              <w:t>13.9</w:t>
            </w:r>
          </w:p>
        </w:tc>
      </w:tr>
      <w:tr w:rsidR="002045CD" w14:paraId="213B05B7"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4F8" w14:textId="77777777" w:rsidR="002045CD" w:rsidRDefault="005C60F8">
            <w:pPr>
              <w:spacing w:after="0" w:line="240" w:lineRule="auto"/>
              <w:rPr>
                <w:color w:val="000000"/>
                <w:sz w:val="18"/>
                <w:szCs w:val="18"/>
              </w:rPr>
            </w:pPr>
            <w:r>
              <w:rPr>
                <w:color w:val="000000"/>
                <w:sz w:val="18"/>
                <w:szCs w:val="18"/>
              </w:rPr>
              <w:t>Rhode Island</w:t>
            </w:r>
          </w:p>
        </w:tc>
        <w:tc>
          <w:tcPr>
            <w:tcW w:w="914" w:type="dxa"/>
            <w:tcBorders>
              <w:top w:val="nil"/>
              <w:left w:val="nil"/>
              <w:bottom w:val="single" w:sz="4" w:space="0" w:color="000000"/>
              <w:right w:val="single" w:sz="4" w:space="0" w:color="000000"/>
            </w:tcBorders>
            <w:shd w:val="clear" w:color="auto" w:fill="D9D9D9"/>
            <w:vAlign w:val="center"/>
          </w:tcPr>
          <w:p w14:paraId="000004F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4F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4FB" w14:textId="77777777" w:rsidR="002045CD" w:rsidRDefault="005C60F8">
            <w:pPr>
              <w:spacing w:after="0" w:line="240" w:lineRule="auto"/>
              <w:jc w:val="center"/>
              <w:rPr>
                <w:color w:val="000000"/>
                <w:sz w:val="18"/>
                <w:szCs w:val="18"/>
              </w:rPr>
            </w:pPr>
            <w:r>
              <w:rPr>
                <w:color w:val="000000"/>
                <w:sz w:val="18"/>
                <w:szCs w:val="18"/>
              </w:rPr>
              <w:t>15.3</w:t>
            </w:r>
          </w:p>
        </w:tc>
        <w:tc>
          <w:tcPr>
            <w:tcW w:w="919" w:type="dxa"/>
            <w:tcBorders>
              <w:top w:val="nil"/>
              <w:left w:val="nil"/>
              <w:bottom w:val="single" w:sz="4" w:space="0" w:color="000000"/>
              <w:right w:val="single" w:sz="4" w:space="0" w:color="000000"/>
            </w:tcBorders>
            <w:shd w:val="clear" w:color="auto" w:fill="auto"/>
            <w:vAlign w:val="center"/>
          </w:tcPr>
          <w:p w14:paraId="000004FC" w14:textId="77777777" w:rsidR="002045CD" w:rsidRDefault="005C60F8">
            <w:pPr>
              <w:spacing w:after="0" w:line="240" w:lineRule="auto"/>
              <w:jc w:val="center"/>
              <w:rPr>
                <w:color w:val="000000"/>
                <w:sz w:val="18"/>
                <w:szCs w:val="18"/>
              </w:rPr>
            </w:pPr>
            <w:r>
              <w:rPr>
                <w:color w:val="000000"/>
                <w:sz w:val="18"/>
                <w:szCs w:val="18"/>
              </w:rPr>
              <w:t>13.2</w:t>
            </w:r>
          </w:p>
        </w:tc>
        <w:tc>
          <w:tcPr>
            <w:tcW w:w="879" w:type="dxa"/>
            <w:tcBorders>
              <w:top w:val="nil"/>
              <w:left w:val="nil"/>
              <w:bottom w:val="single" w:sz="4" w:space="0" w:color="000000"/>
              <w:right w:val="single" w:sz="4" w:space="0" w:color="000000"/>
            </w:tcBorders>
            <w:shd w:val="clear" w:color="auto" w:fill="D9D9D9"/>
            <w:vAlign w:val="center"/>
          </w:tcPr>
          <w:p w14:paraId="000004F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4FE" w14:textId="77777777" w:rsidR="002045CD" w:rsidRDefault="005C60F8">
            <w:pPr>
              <w:spacing w:after="0" w:line="240" w:lineRule="auto"/>
              <w:jc w:val="center"/>
              <w:rPr>
                <w:color w:val="000000"/>
                <w:sz w:val="18"/>
                <w:szCs w:val="18"/>
              </w:rPr>
            </w:pPr>
            <w:r>
              <w:rPr>
                <w:color w:val="000000"/>
                <w:sz w:val="18"/>
                <w:szCs w:val="18"/>
              </w:rPr>
              <w:t>14.3</w:t>
            </w:r>
          </w:p>
        </w:tc>
        <w:tc>
          <w:tcPr>
            <w:tcW w:w="1204" w:type="dxa"/>
            <w:tcBorders>
              <w:top w:val="nil"/>
              <w:left w:val="nil"/>
              <w:bottom w:val="single" w:sz="4" w:space="0" w:color="000000"/>
              <w:right w:val="single" w:sz="4" w:space="0" w:color="000000"/>
            </w:tcBorders>
            <w:shd w:val="clear" w:color="auto" w:fill="auto"/>
            <w:vAlign w:val="center"/>
          </w:tcPr>
          <w:p w14:paraId="000004FF" w14:textId="77777777" w:rsidR="002045CD" w:rsidRDefault="005C60F8">
            <w:pPr>
              <w:spacing w:after="0" w:line="240" w:lineRule="auto"/>
              <w:jc w:val="center"/>
              <w:rPr>
                <w:color w:val="000000"/>
                <w:sz w:val="18"/>
                <w:szCs w:val="18"/>
              </w:rPr>
            </w:pPr>
            <w:r>
              <w:rPr>
                <w:color w:val="000000"/>
                <w:sz w:val="18"/>
                <w:szCs w:val="18"/>
              </w:rPr>
              <w:t>16.1</w:t>
            </w:r>
          </w:p>
        </w:tc>
      </w:tr>
      <w:tr w:rsidR="002045CD" w14:paraId="70570722"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00" w14:textId="77777777" w:rsidR="002045CD" w:rsidRDefault="005C60F8">
            <w:pPr>
              <w:spacing w:after="0" w:line="240" w:lineRule="auto"/>
              <w:rPr>
                <w:color w:val="000000"/>
                <w:sz w:val="18"/>
                <w:szCs w:val="18"/>
              </w:rPr>
            </w:pPr>
            <w:r>
              <w:rPr>
                <w:color w:val="000000"/>
                <w:sz w:val="18"/>
                <w:szCs w:val="18"/>
              </w:rPr>
              <w:t>South Carolina</w:t>
            </w:r>
          </w:p>
        </w:tc>
        <w:tc>
          <w:tcPr>
            <w:tcW w:w="914" w:type="dxa"/>
            <w:tcBorders>
              <w:top w:val="nil"/>
              <w:left w:val="nil"/>
              <w:bottom w:val="single" w:sz="4" w:space="0" w:color="000000"/>
              <w:right w:val="single" w:sz="4" w:space="0" w:color="000000"/>
            </w:tcBorders>
            <w:shd w:val="clear" w:color="auto" w:fill="D9D9D9"/>
            <w:vAlign w:val="center"/>
          </w:tcPr>
          <w:p w14:paraId="0000050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02"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0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0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0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506"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507" w14:textId="77777777" w:rsidR="002045CD" w:rsidRDefault="005C60F8">
            <w:pPr>
              <w:spacing w:after="0" w:line="240" w:lineRule="auto"/>
              <w:jc w:val="center"/>
              <w:rPr>
                <w:color w:val="000000"/>
                <w:sz w:val="18"/>
                <w:szCs w:val="18"/>
              </w:rPr>
            </w:pPr>
            <w:r>
              <w:rPr>
                <w:color w:val="000000"/>
                <w:sz w:val="18"/>
                <w:szCs w:val="18"/>
              </w:rPr>
              <w:t> 13.1</w:t>
            </w:r>
          </w:p>
        </w:tc>
      </w:tr>
      <w:tr w:rsidR="002045CD" w14:paraId="55B99265"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08" w14:textId="77777777" w:rsidR="002045CD" w:rsidRDefault="005C60F8">
            <w:pPr>
              <w:spacing w:after="0" w:line="240" w:lineRule="auto"/>
              <w:rPr>
                <w:color w:val="000000"/>
                <w:sz w:val="18"/>
                <w:szCs w:val="18"/>
              </w:rPr>
            </w:pPr>
            <w:r>
              <w:rPr>
                <w:color w:val="000000"/>
                <w:sz w:val="18"/>
                <w:szCs w:val="18"/>
              </w:rPr>
              <w:t>South Dakota</w:t>
            </w:r>
          </w:p>
        </w:tc>
        <w:tc>
          <w:tcPr>
            <w:tcW w:w="914" w:type="dxa"/>
            <w:tcBorders>
              <w:top w:val="nil"/>
              <w:left w:val="nil"/>
              <w:bottom w:val="single" w:sz="4" w:space="0" w:color="000000"/>
              <w:right w:val="single" w:sz="4" w:space="0" w:color="000000"/>
            </w:tcBorders>
            <w:shd w:val="clear" w:color="auto" w:fill="D9D9D9"/>
            <w:vAlign w:val="center"/>
          </w:tcPr>
          <w:p w14:paraId="0000050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0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0B"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0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0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50E"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50F" w14:textId="77777777" w:rsidR="002045CD" w:rsidRDefault="005C60F8">
            <w:pPr>
              <w:spacing w:after="0" w:line="240" w:lineRule="auto"/>
              <w:jc w:val="center"/>
              <w:rPr>
                <w:color w:val="000000"/>
                <w:sz w:val="18"/>
                <w:szCs w:val="18"/>
              </w:rPr>
            </w:pPr>
            <w:r>
              <w:rPr>
                <w:color w:val="000000"/>
                <w:sz w:val="18"/>
                <w:szCs w:val="18"/>
              </w:rPr>
              <w:t> 13.1</w:t>
            </w:r>
          </w:p>
        </w:tc>
      </w:tr>
      <w:tr w:rsidR="002045CD" w14:paraId="4B320E06"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10" w14:textId="77777777" w:rsidR="002045CD" w:rsidRDefault="005C60F8">
            <w:pPr>
              <w:spacing w:after="0" w:line="240" w:lineRule="auto"/>
              <w:rPr>
                <w:color w:val="000000"/>
                <w:sz w:val="18"/>
                <w:szCs w:val="18"/>
              </w:rPr>
            </w:pPr>
            <w:r>
              <w:rPr>
                <w:color w:val="000000"/>
                <w:sz w:val="18"/>
                <w:szCs w:val="18"/>
              </w:rPr>
              <w:t>Tennessee</w:t>
            </w:r>
          </w:p>
        </w:tc>
        <w:tc>
          <w:tcPr>
            <w:tcW w:w="914" w:type="dxa"/>
            <w:tcBorders>
              <w:top w:val="nil"/>
              <w:left w:val="nil"/>
              <w:bottom w:val="single" w:sz="4" w:space="0" w:color="000000"/>
              <w:right w:val="single" w:sz="4" w:space="0" w:color="000000"/>
            </w:tcBorders>
            <w:shd w:val="clear" w:color="auto" w:fill="D9D9D9"/>
            <w:vAlign w:val="center"/>
          </w:tcPr>
          <w:p w14:paraId="0000051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12"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1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1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1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516"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517" w14:textId="77777777" w:rsidR="002045CD" w:rsidRDefault="005C60F8">
            <w:pPr>
              <w:spacing w:after="0" w:line="240" w:lineRule="auto"/>
              <w:jc w:val="center"/>
              <w:rPr>
                <w:color w:val="000000"/>
                <w:sz w:val="18"/>
                <w:szCs w:val="18"/>
              </w:rPr>
            </w:pPr>
            <w:r>
              <w:rPr>
                <w:color w:val="000000"/>
                <w:sz w:val="18"/>
                <w:szCs w:val="18"/>
              </w:rPr>
              <w:t> 13.1</w:t>
            </w:r>
          </w:p>
        </w:tc>
      </w:tr>
      <w:tr w:rsidR="002045CD" w14:paraId="5A50D425" w14:textId="77777777">
        <w:trPr>
          <w:trHeight w:val="2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18" w14:textId="77777777" w:rsidR="002045CD" w:rsidRDefault="005C60F8">
            <w:pPr>
              <w:spacing w:after="0" w:line="240" w:lineRule="auto"/>
              <w:rPr>
                <w:color w:val="000000"/>
                <w:sz w:val="18"/>
                <w:szCs w:val="18"/>
              </w:rPr>
            </w:pPr>
            <w:r>
              <w:rPr>
                <w:color w:val="000000"/>
                <w:sz w:val="18"/>
                <w:szCs w:val="18"/>
              </w:rPr>
              <w:t>Texas</w:t>
            </w:r>
          </w:p>
        </w:tc>
        <w:tc>
          <w:tcPr>
            <w:tcW w:w="914" w:type="dxa"/>
            <w:tcBorders>
              <w:top w:val="nil"/>
              <w:left w:val="nil"/>
              <w:bottom w:val="single" w:sz="4" w:space="0" w:color="000000"/>
              <w:right w:val="single" w:sz="4" w:space="0" w:color="000000"/>
            </w:tcBorders>
            <w:shd w:val="clear" w:color="auto" w:fill="auto"/>
            <w:vAlign w:val="center"/>
          </w:tcPr>
          <w:p w14:paraId="00000519" w14:textId="77777777" w:rsidR="002045CD" w:rsidRDefault="005C60F8">
            <w:pPr>
              <w:spacing w:after="0" w:line="240" w:lineRule="auto"/>
              <w:jc w:val="center"/>
              <w:rPr>
                <w:color w:val="000000"/>
                <w:sz w:val="18"/>
                <w:szCs w:val="18"/>
              </w:rPr>
            </w:pPr>
            <w:r>
              <w:rPr>
                <w:color w:val="000000"/>
                <w:sz w:val="18"/>
                <w:szCs w:val="18"/>
              </w:rPr>
              <w:t>14.4</w:t>
            </w:r>
          </w:p>
        </w:tc>
        <w:tc>
          <w:tcPr>
            <w:tcW w:w="918" w:type="dxa"/>
            <w:tcBorders>
              <w:top w:val="nil"/>
              <w:left w:val="nil"/>
              <w:bottom w:val="single" w:sz="4" w:space="0" w:color="000000"/>
              <w:right w:val="single" w:sz="4" w:space="0" w:color="000000"/>
            </w:tcBorders>
            <w:shd w:val="clear" w:color="auto" w:fill="D9D9D9"/>
            <w:vAlign w:val="center"/>
          </w:tcPr>
          <w:p w14:paraId="0000051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51B" w14:textId="77777777" w:rsidR="002045CD" w:rsidRDefault="005C60F8">
            <w:pPr>
              <w:spacing w:after="0" w:line="240" w:lineRule="auto"/>
              <w:jc w:val="center"/>
              <w:rPr>
                <w:color w:val="000000"/>
                <w:sz w:val="18"/>
                <w:szCs w:val="18"/>
              </w:rPr>
            </w:pPr>
            <w:r>
              <w:rPr>
                <w:color w:val="000000"/>
                <w:sz w:val="18"/>
                <w:szCs w:val="18"/>
              </w:rPr>
              <w:t>18.2</w:t>
            </w:r>
          </w:p>
        </w:tc>
        <w:tc>
          <w:tcPr>
            <w:tcW w:w="919" w:type="dxa"/>
            <w:tcBorders>
              <w:top w:val="nil"/>
              <w:left w:val="nil"/>
              <w:bottom w:val="single" w:sz="4" w:space="0" w:color="000000"/>
              <w:right w:val="single" w:sz="4" w:space="0" w:color="000000"/>
            </w:tcBorders>
            <w:shd w:val="clear" w:color="auto" w:fill="auto"/>
            <w:vAlign w:val="center"/>
          </w:tcPr>
          <w:p w14:paraId="0000051C" w14:textId="77777777" w:rsidR="002045CD" w:rsidRDefault="005C60F8">
            <w:pPr>
              <w:spacing w:after="0" w:line="240" w:lineRule="auto"/>
              <w:jc w:val="center"/>
              <w:rPr>
                <w:color w:val="000000"/>
                <w:sz w:val="18"/>
                <w:szCs w:val="18"/>
              </w:rPr>
            </w:pPr>
            <w:r>
              <w:rPr>
                <w:color w:val="000000"/>
                <w:sz w:val="18"/>
                <w:szCs w:val="18"/>
              </w:rPr>
              <w:t>12.5</w:t>
            </w:r>
          </w:p>
        </w:tc>
        <w:tc>
          <w:tcPr>
            <w:tcW w:w="879" w:type="dxa"/>
            <w:tcBorders>
              <w:top w:val="nil"/>
              <w:left w:val="nil"/>
              <w:bottom w:val="single" w:sz="4" w:space="0" w:color="000000"/>
              <w:right w:val="single" w:sz="4" w:space="0" w:color="000000"/>
            </w:tcBorders>
            <w:shd w:val="clear" w:color="auto" w:fill="auto"/>
            <w:vAlign w:val="center"/>
          </w:tcPr>
          <w:p w14:paraId="0000051D" w14:textId="77777777" w:rsidR="002045CD" w:rsidRDefault="005C60F8">
            <w:pPr>
              <w:spacing w:after="0" w:line="240" w:lineRule="auto"/>
              <w:jc w:val="center"/>
              <w:rPr>
                <w:color w:val="000000"/>
                <w:sz w:val="18"/>
                <w:szCs w:val="18"/>
              </w:rPr>
            </w:pPr>
            <w:r>
              <w:rPr>
                <w:color w:val="000000"/>
                <w:sz w:val="18"/>
                <w:szCs w:val="18"/>
              </w:rPr>
              <w:t>21</w:t>
            </w:r>
          </w:p>
        </w:tc>
        <w:tc>
          <w:tcPr>
            <w:tcW w:w="1273" w:type="dxa"/>
            <w:tcBorders>
              <w:top w:val="nil"/>
              <w:left w:val="nil"/>
              <w:bottom w:val="single" w:sz="4" w:space="0" w:color="000000"/>
              <w:right w:val="single" w:sz="4" w:space="0" w:color="000000"/>
            </w:tcBorders>
            <w:shd w:val="clear" w:color="auto" w:fill="auto"/>
            <w:vAlign w:val="center"/>
          </w:tcPr>
          <w:p w14:paraId="0000051E" w14:textId="77777777" w:rsidR="002045CD" w:rsidRDefault="005C60F8">
            <w:pPr>
              <w:spacing w:after="0" w:line="240" w:lineRule="auto"/>
              <w:jc w:val="center"/>
              <w:rPr>
                <w:color w:val="000000"/>
                <w:sz w:val="18"/>
                <w:szCs w:val="18"/>
              </w:rPr>
            </w:pPr>
            <w:r>
              <w:rPr>
                <w:color w:val="000000"/>
                <w:sz w:val="18"/>
                <w:szCs w:val="18"/>
              </w:rPr>
              <w:t>16.6</w:t>
            </w:r>
          </w:p>
        </w:tc>
        <w:tc>
          <w:tcPr>
            <w:tcW w:w="1204" w:type="dxa"/>
            <w:tcBorders>
              <w:top w:val="nil"/>
              <w:left w:val="nil"/>
              <w:bottom w:val="single" w:sz="4" w:space="0" w:color="000000"/>
              <w:right w:val="single" w:sz="4" w:space="0" w:color="000000"/>
            </w:tcBorders>
            <w:shd w:val="clear" w:color="auto" w:fill="auto"/>
            <w:vAlign w:val="center"/>
          </w:tcPr>
          <w:p w14:paraId="0000051F" w14:textId="77777777" w:rsidR="002045CD" w:rsidRDefault="005C60F8">
            <w:pPr>
              <w:spacing w:after="0" w:line="240" w:lineRule="auto"/>
              <w:jc w:val="center"/>
              <w:rPr>
                <w:color w:val="000000"/>
                <w:sz w:val="18"/>
                <w:szCs w:val="18"/>
              </w:rPr>
            </w:pPr>
            <w:r>
              <w:rPr>
                <w:color w:val="000000"/>
                <w:sz w:val="18"/>
                <w:szCs w:val="18"/>
              </w:rPr>
              <w:t>13.1</w:t>
            </w:r>
          </w:p>
        </w:tc>
      </w:tr>
      <w:tr w:rsidR="002045CD" w14:paraId="69E772B8"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20" w14:textId="77777777" w:rsidR="002045CD" w:rsidRDefault="005C60F8">
            <w:pPr>
              <w:spacing w:after="0" w:line="240" w:lineRule="auto"/>
              <w:rPr>
                <w:color w:val="000000"/>
                <w:sz w:val="18"/>
                <w:szCs w:val="18"/>
              </w:rPr>
            </w:pPr>
            <w:r>
              <w:rPr>
                <w:color w:val="000000"/>
                <w:sz w:val="18"/>
                <w:szCs w:val="18"/>
              </w:rPr>
              <w:t>Utah</w:t>
            </w:r>
          </w:p>
        </w:tc>
        <w:tc>
          <w:tcPr>
            <w:tcW w:w="914" w:type="dxa"/>
            <w:tcBorders>
              <w:top w:val="nil"/>
              <w:left w:val="nil"/>
              <w:bottom w:val="single" w:sz="4" w:space="0" w:color="000000"/>
              <w:right w:val="single" w:sz="4" w:space="0" w:color="000000"/>
            </w:tcBorders>
            <w:shd w:val="clear" w:color="auto" w:fill="D9D9D9"/>
            <w:vAlign w:val="center"/>
          </w:tcPr>
          <w:p w14:paraId="0000052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522" w14:textId="77777777" w:rsidR="002045CD" w:rsidRDefault="005C60F8">
            <w:pPr>
              <w:spacing w:after="0" w:line="240" w:lineRule="auto"/>
              <w:jc w:val="center"/>
              <w:rPr>
                <w:color w:val="000000"/>
                <w:sz w:val="18"/>
                <w:szCs w:val="18"/>
              </w:rPr>
            </w:pPr>
            <w:r>
              <w:rPr>
                <w:color w:val="000000"/>
                <w:sz w:val="18"/>
                <w:szCs w:val="18"/>
              </w:rPr>
              <w:t>15.4</w:t>
            </w:r>
          </w:p>
        </w:tc>
        <w:tc>
          <w:tcPr>
            <w:tcW w:w="919" w:type="dxa"/>
            <w:tcBorders>
              <w:top w:val="nil"/>
              <w:left w:val="nil"/>
              <w:bottom w:val="single" w:sz="4" w:space="0" w:color="000000"/>
              <w:right w:val="single" w:sz="4" w:space="0" w:color="000000"/>
            </w:tcBorders>
            <w:shd w:val="clear" w:color="auto" w:fill="auto"/>
            <w:vAlign w:val="center"/>
          </w:tcPr>
          <w:p w14:paraId="00000523" w14:textId="77777777" w:rsidR="002045CD" w:rsidRDefault="005C60F8">
            <w:pPr>
              <w:spacing w:after="0" w:line="240" w:lineRule="auto"/>
              <w:jc w:val="center"/>
              <w:rPr>
                <w:color w:val="000000"/>
                <w:sz w:val="18"/>
                <w:szCs w:val="18"/>
              </w:rPr>
            </w:pPr>
            <w:r>
              <w:rPr>
                <w:color w:val="000000"/>
                <w:sz w:val="18"/>
                <w:szCs w:val="18"/>
              </w:rPr>
              <w:t>11.9</w:t>
            </w:r>
          </w:p>
        </w:tc>
        <w:tc>
          <w:tcPr>
            <w:tcW w:w="919" w:type="dxa"/>
            <w:tcBorders>
              <w:top w:val="nil"/>
              <w:left w:val="nil"/>
              <w:bottom w:val="single" w:sz="4" w:space="0" w:color="000000"/>
              <w:right w:val="single" w:sz="4" w:space="0" w:color="000000"/>
            </w:tcBorders>
            <w:shd w:val="clear" w:color="auto" w:fill="auto"/>
            <w:vAlign w:val="center"/>
          </w:tcPr>
          <w:p w14:paraId="00000524" w14:textId="77777777" w:rsidR="002045CD" w:rsidRDefault="005C60F8">
            <w:pPr>
              <w:spacing w:after="0" w:line="240" w:lineRule="auto"/>
              <w:jc w:val="center"/>
              <w:rPr>
                <w:color w:val="000000"/>
                <w:sz w:val="18"/>
                <w:szCs w:val="18"/>
              </w:rPr>
            </w:pPr>
            <w:r>
              <w:rPr>
                <w:color w:val="000000"/>
                <w:sz w:val="18"/>
                <w:szCs w:val="18"/>
              </w:rPr>
              <w:t>5.6</w:t>
            </w:r>
          </w:p>
        </w:tc>
        <w:tc>
          <w:tcPr>
            <w:tcW w:w="879" w:type="dxa"/>
            <w:tcBorders>
              <w:top w:val="nil"/>
              <w:left w:val="nil"/>
              <w:bottom w:val="single" w:sz="4" w:space="0" w:color="000000"/>
              <w:right w:val="single" w:sz="4" w:space="0" w:color="000000"/>
            </w:tcBorders>
            <w:shd w:val="clear" w:color="auto" w:fill="auto"/>
            <w:vAlign w:val="center"/>
          </w:tcPr>
          <w:p w14:paraId="00000525" w14:textId="77777777" w:rsidR="002045CD" w:rsidRDefault="005C60F8">
            <w:pPr>
              <w:spacing w:after="0" w:line="240" w:lineRule="auto"/>
              <w:jc w:val="center"/>
              <w:rPr>
                <w:color w:val="000000"/>
                <w:sz w:val="18"/>
                <w:szCs w:val="18"/>
              </w:rPr>
            </w:pPr>
            <w:r>
              <w:rPr>
                <w:color w:val="000000"/>
                <w:sz w:val="18"/>
                <w:szCs w:val="18"/>
              </w:rPr>
              <w:t>9.3</w:t>
            </w:r>
          </w:p>
        </w:tc>
        <w:tc>
          <w:tcPr>
            <w:tcW w:w="1273" w:type="dxa"/>
            <w:tcBorders>
              <w:top w:val="nil"/>
              <w:left w:val="nil"/>
              <w:bottom w:val="single" w:sz="4" w:space="0" w:color="000000"/>
              <w:right w:val="single" w:sz="4" w:space="0" w:color="000000"/>
            </w:tcBorders>
            <w:shd w:val="clear" w:color="auto" w:fill="auto"/>
            <w:vAlign w:val="center"/>
          </w:tcPr>
          <w:p w14:paraId="00000526" w14:textId="77777777" w:rsidR="002045CD" w:rsidRDefault="005C60F8">
            <w:pPr>
              <w:spacing w:after="0" w:line="240" w:lineRule="auto"/>
              <w:jc w:val="center"/>
              <w:rPr>
                <w:color w:val="000000"/>
                <w:sz w:val="18"/>
                <w:szCs w:val="18"/>
              </w:rPr>
            </w:pPr>
            <w:r>
              <w:rPr>
                <w:color w:val="000000"/>
                <w:sz w:val="18"/>
                <w:szCs w:val="18"/>
              </w:rPr>
              <w:t>10.4</w:t>
            </w:r>
          </w:p>
        </w:tc>
        <w:tc>
          <w:tcPr>
            <w:tcW w:w="1204" w:type="dxa"/>
            <w:tcBorders>
              <w:top w:val="nil"/>
              <w:left w:val="nil"/>
              <w:bottom w:val="single" w:sz="4" w:space="0" w:color="000000"/>
              <w:right w:val="single" w:sz="4" w:space="0" w:color="000000"/>
            </w:tcBorders>
            <w:shd w:val="clear" w:color="auto" w:fill="auto"/>
            <w:vAlign w:val="center"/>
          </w:tcPr>
          <w:p w14:paraId="00000527" w14:textId="77777777" w:rsidR="002045CD" w:rsidRDefault="005C60F8">
            <w:pPr>
              <w:spacing w:after="0" w:line="240" w:lineRule="auto"/>
              <w:jc w:val="center"/>
              <w:rPr>
                <w:color w:val="000000"/>
                <w:sz w:val="18"/>
                <w:szCs w:val="18"/>
              </w:rPr>
            </w:pPr>
            <w:r>
              <w:rPr>
                <w:color w:val="000000"/>
                <w:sz w:val="18"/>
                <w:szCs w:val="18"/>
              </w:rPr>
              <w:t>10.2</w:t>
            </w:r>
          </w:p>
        </w:tc>
      </w:tr>
      <w:tr w:rsidR="002045CD" w14:paraId="6F28F088"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28" w14:textId="77777777" w:rsidR="002045CD" w:rsidRDefault="005C60F8">
            <w:pPr>
              <w:spacing w:after="0" w:line="240" w:lineRule="auto"/>
              <w:rPr>
                <w:color w:val="000000"/>
                <w:sz w:val="18"/>
                <w:szCs w:val="18"/>
              </w:rPr>
            </w:pPr>
            <w:r>
              <w:rPr>
                <w:color w:val="000000"/>
                <w:sz w:val="18"/>
                <w:szCs w:val="18"/>
              </w:rPr>
              <w:t>Vermont</w:t>
            </w:r>
          </w:p>
        </w:tc>
        <w:tc>
          <w:tcPr>
            <w:tcW w:w="914" w:type="dxa"/>
            <w:tcBorders>
              <w:top w:val="nil"/>
              <w:left w:val="nil"/>
              <w:bottom w:val="single" w:sz="4" w:space="0" w:color="000000"/>
              <w:right w:val="single" w:sz="4" w:space="0" w:color="000000"/>
            </w:tcBorders>
            <w:shd w:val="clear" w:color="auto" w:fill="auto"/>
            <w:vAlign w:val="center"/>
          </w:tcPr>
          <w:p w14:paraId="00000529" w14:textId="77777777" w:rsidR="002045CD" w:rsidRDefault="005C60F8">
            <w:pPr>
              <w:spacing w:after="0" w:line="240" w:lineRule="auto"/>
              <w:jc w:val="center"/>
              <w:rPr>
                <w:color w:val="000000"/>
                <w:sz w:val="18"/>
                <w:szCs w:val="18"/>
              </w:rPr>
            </w:pPr>
            <w:r>
              <w:rPr>
                <w:color w:val="000000"/>
                <w:sz w:val="18"/>
                <w:szCs w:val="18"/>
              </w:rPr>
              <w:t>13.5</w:t>
            </w:r>
          </w:p>
        </w:tc>
        <w:tc>
          <w:tcPr>
            <w:tcW w:w="918" w:type="dxa"/>
            <w:tcBorders>
              <w:top w:val="nil"/>
              <w:left w:val="nil"/>
              <w:bottom w:val="single" w:sz="4" w:space="0" w:color="000000"/>
              <w:right w:val="single" w:sz="4" w:space="0" w:color="000000"/>
            </w:tcBorders>
            <w:shd w:val="clear" w:color="auto" w:fill="auto"/>
            <w:vAlign w:val="center"/>
          </w:tcPr>
          <w:p w14:paraId="0000052A" w14:textId="77777777" w:rsidR="002045CD" w:rsidRDefault="005C60F8">
            <w:pPr>
              <w:spacing w:after="0" w:line="240" w:lineRule="auto"/>
              <w:jc w:val="center"/>
              <w:rPr>
                <w:color w:val="000000"/>
                <w:sz w:val="18"/>
                <w:szCs w:val="18"/>
              </w:rPr>
            </w:pPr>
            <w:r>
              <w:rPr>
                <w:color w:val="000000"/>
                <w:sz w:val="18"/>
                <w:szCs w:val="18"/>
              </w:rPr>
              <w:t>4.4</w:t>
            </w:r>
          </w:p>
        </w:tc>
        <w:tc>
          <w:tcPr>
            <w:tcW w:w="919" w:type="dxa"/>
            <w:tcBorders>
              <w:top w:val="nil"/>
              <w:left w:val="nil"/>
              <w:bottom w:val="single" w:sz="4" w:space="0" w:color="000000"/>
              <w:right w:val="single" w:sz="4" w:space="0" w:color="000000"/>
            </w:tcBorders>
            <w:shd w:val="clear" w:color="auto" w:fill="auto"/>
            <w:vAlign w:val="center"/>
          </w:tcPr>
          <w:p w14:paraId="0000052B" w14:textId="77777777" w:rsidR="002045CD" w:rsidRDefault="005C60F8">
            <w:pPr>
              <w:spacing w:after="0" w:line="240" w:lineRule="auto"/>
              <w:jc w:val="center"/>
              <w:rPr>
                <w:color w:val="000000"/>
                <w:sz w:val="18"/>
                <w:szCs w:val="18"/>
              </w:rPr>
            </w:pPr>
            <w:r>
              <w:rPr>
                <w:color w:val="000000"/>
                <w:sz w:val="18"/>
                <w:szCs w:val="18"/>
              </w:rPr>
              <w:t>8.5</w:t>
            </w:r>
          </w:p>
        </w:tc>
        <w:tc>
          <w:tcPr>
            <w:tcW w:w="919" w:type="dxa"/>
            <w:tcBorders>
              <w:top w:val="nil"/>
              <w:left w:val="nil"/>
              <w:bottom w:val="single" w:sz="4" w:space="0" w:color="000000"/>
              <w:right w:val="single" w:sz="4" w:space="0" w:color="000000"/>
            </w:tcBorders>
            <w:shd w:val="clear" w:color="auto" w:fill="auto"/>
            <w:vAlign w:val="center"/>
          </w:tcPr>
          <w:p w14:paraId="0000052C" w14:textId="77777777" w:rsidR="002045CD" w:rsidRDefault="005C60F8">
            <w:pPr>
              <w:spacing w:after="0" w:line="240" w:lineRule="auto"/>
              <w:jc w:val="center"/>
              <w:rPr>
                <w:color w:val="000000"/>
                <w:sz w:val="18"/>
                <w:szCs w:val="18"/>
              </w:rPr>
            </w:pPr>
            <w:r>
              <w:rPr>
                <w:color w:val="000000"/>
                <w:sz w:val="18"/>
                <w:szCs w:val="18"/>
              </w:rPr>
              <w:t>21.2</w:t>
            </w:r>
          </w:p>
        </w:tc>
        <w:tc>
          <w:tcPr>
            <w:tcW w:w="879" w:type="dxa"/>
            <w:tcBorders>
              <w:top w:val="nil"/>
              <w:left w:val="nil"/>
              <w:bottom w:val="single" w:sz="4" w:space="0" w:color="000000"/>
              <w:right w:val="single" w:sz="4" w:space="0" w:color="000000"/>
            </w:tcBorders>
            <w:shd w:val="clear" w:color="auto" w:fill="auto"/>
            <w:vAlign w:val="center"/>
          </w:tcPr>
          <w:p w14:paraId="0000052D" w14:textId="77777777" w:rsidR="002045CD" w:rsidRDefault="005C60F8">
            <w:pPr>
              <w:spacing w:after="0" w:line="240" w:lineRule="auto"/>
              <w:jc w:val="center"/>
              <w:rPr>
                <w:color w:val="000000"/>
                <w:sz w:val="18"/>
                <w:szCs w:val="18"/>
              </w:rPr>
            </w:pPr>
            <w:r>
              <w:rPr>
                <w:color w:val="000000"/>
                <w:sz w:val="18"/>
                <w:szCs w:val="18"/>
              </w:rPr>
              <w:t>10.4</w:t>
            </w:r>
          </w:p>
        </w:tc>
        <w:tc>
          <w:tcPr>
            <w:tcW w:w="1273" w:type="dxa"/>
            <w:tcBorders>
              <w:top w:val="nil"/>
              <w:left w:val="nil"/>
              <w:bottom w:val="single" w:sz="4" w:space="0" w:color="000000"/>
              <w:right w:val="single" w:sz="4" w:space="0" w:color="000000"/>
            </w:tcBorders>
            <w:shd w:val="clear" w:color="auto" w:fill="auto"/>
            <w:vAlign w:val="center"/>
          </w:tcPr>
          <w:p w14:paraId="0000052E" w14:textId="77777777" w:rsidR="002045CD" w:rsidRDefault="005C60F8">
            <w:pPr>
              <w:spacing w:after="0" w:line="240" w:lineRule="auto"/>
              <w:jc w:val="center"/>
              <w:rPr>
                <w:color w:val="000000"/>
                <w:sz w:val="18"/>
                <w:szCs w:val="18"/>
              </w:rPr>
            </w:pPr>
            <w:r>
              <w:rPr>
                <w:color w:val="000000"/>
                <w:sz w:val="18"/>
                <w:szCs w:val="18"/>
              </w:rPr>
              <w:t>11.5</w:t>
            </w:r>
          </w:p>
        </w:tc>
        <w:tc>
          <w:tcPr>
            <w:tcW w:w="1204" w:type="dxa"/>
            <w:tcBorders>
              <w:top w:val="nil"/>
              <w:left w:val="nil"/>
              <w:bottom w:val="single" w:sz="4" w:space="0" w:color="000000"/>
              <w:right w:val="single" w:sz="4" w:space="0" w:color="000000"/>
            </w:tcBorders>
            <w:shd w:val="clear" w:color="auto" w:fill="auto"/>
            <w:vAlign w:val="center"/>
          </w:tcPr>
          <w:p w14:paraId="0000052F" w14:textId="77777777" w:rsidR="002045CD" w:rsidRDefault="005C60F8">
            <w:pPr>
              <w:spacing w:after="0" w:line="240" w:lineRule="auto"/>
              <w:jc w:val="center"/>
              <w:rPr>
                <w:color w:val="000000"/>
                <w:sz w:val="18"/>
                <w:szCs w:val="18"/>
              </w:rPr>
            </w:pPr>
            <w:r>
              <w:rPr>
                <w:color w:val="000000"/>
                <w:sz w:val="18"/>
                <w:szCs w:val="18"/>
              </w:rPr>
              <w:t>13.8</w:t>
            </w:r>
          </w:p>
        </w:tc>
      </w:tr>
      <w:tr w:rsidR="002045CD" w14:paraId="10A07CA2"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30" w14:textId="77777777" w:rsidR="002045CD" w:rsidRDefault="005C60F8">
            <w:pPr>
              <w:spacing w:after="0" w:line="240" w:lineRule="auto"/>
              <w:rPr>
                <w:color w:val="000000"/>
                <w:sz w:val="18"/>
                <w:szCs w:val="18"/>
              </w:rPr>
            </w:pPr>
            <w:r>
              <w:rPr>
                <w:color w:val="000000"/>
                <w:sz w:val="18"/>
                <w:szCs w:val="18"/>
              </w:rPr>
              <w:t>Virginia</w:t>
            </w:r>
          </w:p>
        </w:tc>
        <w:tc>
          <w:tcPr>
            <w:tcW w:w="914" w:type="dxa"/>
            <w:tcBorders>
              <w:top w:val="nil"/>
              <w:left w:val="nil"/>
              <w:bottom w:val="single" w:sz="4" w:space="0" w:color="000000"/>
              <w:right w:val="single" w:sz="4" w:space="0" w:color="000000"/>
            </w:tcBorders>
            <w:shd w:val="clear" w:color="auto" w:fill="D9D9D9"/>
            <w:vAlign w:val="center"/>
          </w:tcPr>
          <w:p w14:paraId="0000053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32"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3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3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3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536" w14:textId="77777777" w:rsidR="002045CD" w:rsidRDefault="005C60F8">
            <w:pPr>
              <w:spacing w:after="0" w:line="240" w:lineRule="auto"/>
              <w:jc w:val="center"/>
              <w:rPr>
                <w:color w:val="000000"/>
                <w:sz w:val="18"/>
                <w:szCs w:val="18"/>
              </w:rPr>
            </w:pPr>
            <w:r>
              <w:rPr>
                <w:color w:val="000000"/>
                <w:sz w:val="18"/>
                <w:szCs w:val="18"/>
              </w:rPr>
              <w:t> 11.6</w:t>
            </w:r>
          </w:p>
        </w:tc>
        <w:tc>
          <w:tcPr>
            <w:tcW w:w="1204" w:type="dxa"/>
            <w:tcBorders>
              <w:top w:val="nil"/>
              <w:left w:val="nil"/>
              <w:bottom w:val="single" w:sz="4" w:space="0" w:color="000000"/>
              <w:right w:val="single" w:sz="4" w:space="0" w:color="000000"/>
            </w:tcBorders>
            <w:shd w:val="clear" w:color="auto" w:fill="D9D9D9"/>
            <w:vAlign w:val="center"/>
          </w:tcPr>
          <w:p w14:paraId="00000537" w14:textId="77777777" w:rsidR="002045CD" w:rsidRDefault="005C60F8">
            <w:pPr>
              <w:spacing w:after="0" w:line="240" w:lineRule="auto"/>
              <w:jc w:val="center"/>
              <w:rPr>
                <w:color w:val="000000"/>
                <w:sz w:val="18"/>
                <w:szCs w:val="18"/>
              </w:rPr>
            </w:pPr>
            <w:r>
              <w:rPr>
                <w:color w:val="000000"/>
                <w:sz w:val="18"/>
                <w:szCs w:val="18"/>
              </w:rPr>
              <w:t>13.6</w:t>
            </w:r>
          </w:p>
        </w:tc>
      </w:tr>
      <w:tr w:rsidR="002045CD" w14:paraId="77DA03A0"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38" w14:textId="77777777" w:rsidR="002045CD" w:rsidRDefault="005C60F8">
            <w:pPr>
              <w:spacing w:after="0" w:line="240" w:lineRule="auto"/>
              <w:rPr>
                <w:color w:val="000000"/>
                <w:sz w:val="18"/>
                <w:szCs w:val="18"/>
              </w:rPr>
            </w:pPr>
            <w:r>
              <w:rPr>
                <w:color w:val="000000"/>
                <w:sz w:val="18"/>
                <w:szCs w:val="18"/>
              </w:rPr>
              <w:t>Washington</w:t>
            </w:r>
          </w:p>
        </w:tc>
        <w:tc>
          <w:tcPr>
            <w:tcW w:w="914" w:type="dxa"/>
            <w:tcBorders>
              <w:top w:val="nil"/>
              <w:left w:val="nil"/>
              <w:bottom w:val="single" w:sz="4" w:space="0" w:color="000000"/>
              <w:right w:val="single" w:sz="4" w:space="0" w:color="000000"/>
            </w:tcBorders>
            <w:shd w:val="clear" w:color="auto" w:fill="D9D9D9"/>
            <w:vAlign w:val="center"/>
          </w:tcPr>
          <w:p w14:paraId="00000539"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3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3B"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auto"/>
            <w:vAlign w:val="center"/>
          </w:tcPr>
          <w:p w14:paraId="0000053C" w14:textId="77777777" w:rsidR="002045CD" w:rsidRDefault="005C60F8">
            <w:pPr>
              <w:spacing w:after="0" w:line="240" w:lineRule="auto"/>
              <w:jc w:val="center"/>
              <w:rPr>
                <w:color w:val="000000"/>
                <w:sz w:val="18"/>
                <w:szCs w:val="18"/>
              </w:rPr>
            </w:pPr>
            <w:r>
              <w:rPr>
                <w:color w:val="000000"/>
                <w:sz w:val="18"/>
                <w:szCs w:val="18"/>
              </w:rPr>
              <w:t>7.9</w:t>
            </w:r>
          </w:p>
        </w:tc>
        <w:tc>
          <w:tcPr>
            <w:tcW w:w="879" w:type="dxa"/>
            <w:tcBorders>
              <w:top w:val="nil"/>
              <w:left w:val="nil"/>
              <w:bottom w:val="single" w:sz="4" w:space="0" w:color="000000"/>
              <w:right w:val="single" w:sz="4" w:space="0" w:color="000000"/>
            </w:tcBorders>
            <w:shd w:val="clear" w:color="auto" w:fill="auto"/>
            <w:vAlign w:val="center"/>
          </w:tcPr>
          <w:p w14:paraId="0000053D" w14:textId="77777777" w:rsidR="002045CD" w:rsidRDefault="005C60F8">
            <w:pPr>
              <w:spacing w:after="0" w:line="240" w:lineRule="auto"/>
              <w:jc w:val="center"/>
              <w:rPr>
                <w:color w:val="000000"/>
                <w:sz w:val="18"/>
                <w:szCs w:val="18"/>
              </w:rPr>
            </w:pPr>
            <w:r>
              <w:rPr>
                <w:color w:val="000000"/>
                <w:sz w:val="18"/>
                <w:szCs w:val="18"/>
              </w:rPr>
              <w:t>5.6</w:t>
            </w:r>
          </w:p>
        </w:tc>
        <w:tc>
          <w:tcPr>
            <w:tcW w:w="1273" w:type="dxa"/>
            <w:tcBorders>
              <w:top w:val="nil"/>
              <w:left w:val="nil"/>
              <w:bottom w:val="single" w:sz="4" w:space="0" w:color="000000"/>
              <w:right w:val="single" w:sz="4" w:space="0" w:color="000000"/>
            </w:tcBorders>
            <w:shd w:val="clear" w:color="auto" w:fill="auto"/>
            <w:vAlign w:val="center"/>
          </w:tcPr>
          <w:p w14:paraId="0000053E" w14:textId="77777777" w:rsidR="002045CD" w:rsidRDefault="005C60F8">
            <w:pPr>
              <w:spacing w:after="0" w:line="240" w:lineRule="auto"/>
              <w:jc w:val="center"/>
              <w:rPr>
                <w:color w:val="000000"/>
                <w:sz w:val="18"/>
                <w:szCs w:val="18"/>
              </w:rPr>
            </w:pPr>
            <w:r>
              <w:rPr>
                <w:color w:val="000000"/>
                <w:sz w:val="18"/>
                <w:szCs w:val="18"/>
              </w:rPr>
              <w:t>6.8</w:t>
            </w:r>
          </w:p>
        </w:tc>
        <w:tc>
          <w:tcPr>
            <w:tcW w:w="1204" w:type="dxa"/>
            <w:tcBorders>
              <w:top w:val="nil"/>
              <w:left w:val="nil"/>
              <w:bottom w:val="single" w:sz="4" w:space="0" w:color="000000"/>
              <w:right w:val="single" w:sz="4" w:space="0" w:color="000000"/>
            </w:tcBorders>
            <w:shd w:val="clear" w:color="auto" w:fill="auto"/>
            <w:vAlign w:val="center"/>
          </w:tcPr>
          <w:p w14:paraId="0000053F" w14:textId="77777777" w:rsidR="002045CD" w:rsidRDefault="005C60F8">
            <w:pPr>
              <w:spacing w:after="0" w:line="240" w:lineRule="auto"/>
              <w:jc w:val="center"/>
              <w:rPr>
                <w:color w:val="000000"/>
                <w:sz w:val="18"/>
                <w:szCs w:val="18"/>
              </w:rPr>
            </w:pPr>
            <w:r>
              <w:rPr>
                <w:color w:val="000000"/>
                <w:sz w:val="18"/>
                <w:szCs w:val="18"/>
              </w:rPr>
              <w:t>10.8</w:t>
            </w:r>
          </w:p>
        </w:tc>
      </w:tr>
      <w:tr w:rsidR="002045CD" w14:paraId="01CA1AD9"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40" w14:textId="77777777" w:rsidR="002045CD" w:rsidRDefault="005C60F8">
            <w:pPr>
              <w:spacing w:after="0" w:line="240" w:lineRule="auto"/>
              <w:rPr>
                <w:color w:val="000000"/>
                <w:sz w:val="18"/>
                <w:szCs w:val="18"/>
              </w:rPr>
            </w:pPr>
            <w:r>
              <w:rPr>
                <w:color w:val="000000"/>
                <w:sz w:val="18"/>
                <w:szCs w:val="18"/>
              </w:rPr>
              <w:t>West Virginia</w:t>
            </w:r>
          </w:p>
        </w:tc>
        <w:tc>
          <w:tcPr>
            <w:tcW w:w="914" w:type="dxa"/>
            <w:tcBorders>
              <w:top w:val="nil"/>
              <w:left w:val="nil"/>
              <w:bottom w:val="single" w:sz="4" w:space="0" w:color="000000"/>
              <w:right w:val="single" w:sz="4" w:space="0" w:color="000000"/>
            </w:tcBorders>
            <w:shd w:val="clear" w:color="auto" w:fill="D9D9D9"/>
            <w:vAlign w:val="center"/>
          </w:tcPr>
          <w:p w14:paraId="00000541" w14:textId="77777777" w:rsidR="002045CD" w:rsidRDefault="005C60F8">
            <w:pPr>
              <w:spacing w:after="0" w:line="240" w:lineRule="auto"/>
              <w:jc w:val="center"/>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auto"/>
            <w:vAlign w:val="center"/>
          </w:tcPr>
          <w:p w14:paraId="00000542" w14:textId="77777777" w:rsidR="002045CD" w:rsidRDefault="005C60F8">
            <w:pPr>
              <w:spacing w:after="0" w:line="240" w:lineRule="auto"/>
              <w:jc w:val="center"/>
              <w:rPr>
                <w:color w:val="000000"/>
                <w:sz w:val="18"/>
                <w:szCs w:val="18"/>
              </w:rPr>
            </w:pPr>
            <w:r>
              <w:rPr>
                <w:color w:val="000000"/>
                <w:sz w:val="18"/>
                <w:szCs w:val="18"/>
              </w:rPr>
              <w:t>11.8</w:t>
            </w:r>
          </w:p>
        </w:tc>
        <w:tc>
          <w:tcPr>
            <w:tcW w:w="919" w:type="dxa"/>
            <w:tcBorders>
              <w:top w:val="nil"/>
              <w:left w:val="nil"/>
              <w:bottom w:val="single" w:sz="4" w:space="0" w:color="000000"/>
              <w:right w:val="single" w:sz="4" w:space="0" w:color="000000"/>
            </w:tcBorders>
            <w:shd w:val="clear" w:color="auto" w:fill="D9D9D9"/>
            <w:vAlign w:val="center"/>
          </w:tcPr>
          <w:p w14:paraId="00000543"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44"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45"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546" w14:textId="77777777" w:rsidR="002045CD" w:rsidRDefault="005C60F8">
            <w:pPr>
              <w:spacing w:after="0" w:line="240" w:lineRule="auto"/>
              <w:jc w:val="center"/>
              <w:rPr>
                <w:color w:val="000000"/>
                <w:sz w:val="18"/>
                <w:szCs w:val="18"/>
              </w:rPr>
            </w:pPr>
            <w:r>
              <w:rPr>
                <w:color w:val="000000"/>
                <w:sz w:val="18"/>
                <w:szCs w:val="18"/>
              </w:rPr>
              <w:t>11.8</w:t>
            </w:r>
          </w:p>
        </w:tc>
        <w:tc>
          <w:tcPr>
            <w:tcW w:w="1204" w:type="dxa"/>
            <w:tcBorders>
              <w:top w:val="nil"/>
              <w:left w:val="nil"/>
              <w:bottom w:val="single" w:sz="4" w:space="0" w:color="000000"/>
              <w:right w:val="single" w:sz="4" w:space="0" w:color="000000"/>
            </w:tcBorders>
            <w:shd w:val="clear" w:color="auto" w:fill="auto"/>
            <w:vAlign w:val="center"/>
          </w:tcPr>
          <w:p w14:paraId="00000547" w14:textId="77777777" w:rsidR="002045CD" w:rsidRDefault="005C60F8">
            <w:pPr>
              <w:spacing w:after="0" w:line="240" w:lineRule="auto"/>
              <w:jc w:val="center"/>
              <w:rPr>
                <w:color w:val="000000"/>
                <w:sz w:val="18"/>
                <w:szCs w:val="18"/>
              </w:rPr>
            </w:pPr>
            <w:r>
              <w:rPr>
                <w:color w:val="000000"/>
                <w:sz w:val="18"/>
                <w:szCs w:val="18"/>
              </w:rPr>
              <w:t>12.7</w:t>
            </w:r>
          </w:p>
        </w:tc>
      </w:tr>
      <w:tr w:rsidR="002045CD" w14:paraId="4174A4EA"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48" w14:textId="77777777" w:rsidR="002045CD" w:rsidRDefault="005C60F8">
            <w:pPr>
              <w:spacing w:after="0" w:line="240" w:lineRule="auto"/>
              <w:rPr>
                <w:color w:val="000000"/>
                <w:sz w:val="18"/>
                <w:szCs w:val="18"/>
              </w:rPr>
            </w:pPr>
            <w:r>
              <w:rPr>
                <w:color w:val="000000"/>
                <w:sz w:val="18"/>
                <w:szCs w:val="18"/>
              </w:rPr>
              <w:t>Wisconsin</w:t>
            </w:r>
          </w:p>
        </w:tc>
        <w:tc>
          <w:tcPr>
            <w:tcW w:w="914" w:type="dxa"/>
            <w:tcBorders>
              <w:top w:val="nil"/>
              <w:left w:val="nil"/>
              <w:bottom w:val="single" w:sz="4" w:space="0" w:color="000000"/>
              <w:right w:val="single" w:sz="4" w:space="0" w:color="000000"/>
            </w:tcBorders>
            <w:shd w:val="clear" w:color="auto" w:fill="auto"/>
            <w:vAlign w:val="center"/>
          </w:tcPr>
          <w:p w14:paraId="00000549" w14:textId="77777777" w:rsidR="002045CD" w:rsidRDefault="005C60F8">
            <w:pPr>
              <w:spacing w:after="0" w:line="240" w:lineRule="auto"/>
              <w:jc w:val="center"/>
              <w:rPr>
                <w:color w:val="000000"/>
                <w:sz w:val="18"/>
                <w:szCs w:val="18"/>
              </w:rPr>
            </w:pPr>
            <w:r>
              <w:rPr>
                <w:color w:val="000000"/>
                <w:sz w:val="18"/>
                <w:szCs w:val="18"/>
              </w:rPr>
              <w:t>12.3</w:t>
            </w:r>
          </w:p>
        </w:tc>
        <w:tc>
          <w:tcPr>
            <w:tcW w:w="918" w:type="dxa"/>
            <w:tcBorders>
              <w:top w:val="nil"/>
              <w:left w:val="nil"/>
              <w:bottom w:val="single" w:sz="4" w:space="0" w:color="000000"/>
              <w:right w:val="single" w:sz="4" w:space="0" w:color="000000"/>
            </w:tcBorders>
            <w:shd w:val="clear" w:color="auto" w:fill="D9D9D9"/>
            <w:vAlign w:val="center"/>
          </w:tcPr>
          <w:p w14:paraId="0000054A"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4B" w14:textId="77777777" w:rsidR="002045CD" w:rsidRDefault="005C60F8">
            <w:pPr>
              <w:spacing w:after="0" w:line="240" w:lineRule="auto"/>
              <w:jc w:val="center"/>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4C" w14:textId="77777777" w:rsidR="002045CD" w:rsidRDefault="005C60F8">
            <w:pPr>
              <w:spacing w:after="0" w:line="240" w:lineRule="auto"/>
              <w:jc w:val="center"/>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4D" w14:textId="77777777" w:rsidR="002045CD" w:rsidRDefault="005C60F8">
            <w:pPr>
              <w:spacing w:after="0" w:line="240" w:lineRule="auto"/>
              <w:jc w:val="center"/>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auto"/>
            <w:vAlign w:val="center"/>
          </w:tcPr>
          <w:p w14:paraId="0000054E" w14:textId="77777777" w:rsidR="002045CD" w:rsidRDefault="005C60F8">
            <w:pPr>
              <w:spacing w:after="0" w:line="240" w:lineRule="auto"/>
              <w:jc w:val="center"/>
              <w:rPr>
                <w:color w:val="000000"/>
                <w:sz w:val="18"/>
                <w:szCs w:val="18"/>
              </w:rPr>
            </w:pPr>
            <w:r>
              <w:rPr>
                <w:color w:val="000000"/>
                <w:sz w:val="18"/>
                <w:szCs w:val="18"/>
              </w:rPr>
              <w:t>12.3</w:t>
            </w:r>
          </w:p>
        </w:tc>
        <w:tc>
          <w:tcPr>
            <w:tcW w:w="1204" w:type="dxa"/>
            <w:tcBorders>
              <w:top w:val="nil"/>
              <w:left w:val="nil"/>
              <w:bottom w:val="single" w:sz="4" w:space="0" w:color="000000"/>
              <w:right w:val="single" w:sz="4" w:space="0" w:color="000000"/>
            </w:tcBorders>
            <w:shd w:val="clear" w:color="auto" w:fill="auto"/>
            <w:vAlign w:val="center"/>
          </w:tcPr>
          <w:p w14:paraId="0000054F" w14:textId="77777777" w:rsidR="002045CD" w:rsidRDefault="005C60F8">
            <w:pPr>
              <w:spacing w:after="0" w:line="240" w:lineRule="auto"/>
              <w:jc w:val="center"/>
              <w:rPr>
                <w:color w:val="000000"/>
                <w:sz w:val="18"/>
                <w:szCs w:val="18"/>
              </w:rPr>
            </w:pPr>
            <w:r>
              <w:rPr>
                <w:color w:val="000000"/>
                <w:sz w:val="18"/>
                <w:szCs w:val="18"/>
              </w:rPr>
              <w:t>10.6</w:t>
            </w:r>
          </w:p>
        </w:tc>
      </w:tr>
      <w:tr w:rsidR="002045CD" w14:paraId="32E773B0" w14:textId="77777777">
        <w:trPr>
          <w:trHeight w:val="40"/>
        </w:trPr>
        <w:tc>
          <w:tcPr>
            <w:tcW w:w="1664" w:type="dxa"/>
            <w:tcBorders>
              <w:top w:val="nil"/>
              <w:left w:val="single" w:sz="4" w:space="0" w:color="000000"/>
              <w:bottom w:val="single" w:sz="4" w:space="0" w:color="000000"/>
              <w:right w:val="single" w:sz="4" w:space="0" w:color="000000"/>
            </w:tcBorders>
            <w:shd w:val="clear" w:color="auto" w:fill="auto"/>
            <w:vAlign w:val="center"/>
          </w:tcPr>
          <w:p w14:paraId="00000550" w14:textId="77777777" w:rsidR="002045CD" w:rsidRDefault="005C60F8">
            <w:pPr>
              <w:spacing w:after="0" w:line="240" w:lineRule="auto"/>
              <w:rPr>
                <w:color w:val="000000"/>
                <w:sz w:val="18"/>
                <w:szCs w:val="18"/>
              </w:rPr>
            </w:pPr>
            <w:r>
              <w:rPr>
                <w:color w:val="000000"/>
                <w:sz w:val="18"/>
                <w:szCs w:val="18"/>
              </w:rPr>
              <w:t>Wyoming</w:t>
            </w:r>
          </w:p>
        </w:tc>
        <w:tc>
          <w:tcPr>
            <w:tcW w:w="914" w:type="dxa"/>
            <w:tcBorders>
              <w:top w:val="nil"/>
              <w:left w:val="nil"/>
              <w:bottom w:val="single" w:sz="4" w:space="0" w:color="000000"/>
              <w:right w:val="single" w:sz="4" w:space="0" w:color="000000"/>
            </w:tcBorders>
            <w:shd w:val="clear" w:color="auto" w:fill="D9D9D9"/>
            <w:vAlign w:val="center"/>
          </w:tcPr>
          <w:p w14:paraId="00000551" w14:textId="77777777" w:rsidR="002045CD" w:rsidRDefault="005C60F8">
            <w:pPr>
              <w:spacing w:after="0" w:line="240" w:lineRule="auto"/>
              <w:rPr>
                <w:color w:val="000000"/>
                <w:sz w:val="18"/>
                <w:szCs w:val="18"/>
              </w:rPr>
            </w:pPr>
            <w:r>
              <w:rPr>
                <w:color w:val="000000"/>
                <w:sz w:val="18"/>
                <w:szCs w:val="18"/>
              </w:rPr>
              <w:t> </w:t>
            </w:r>
          </w:p>
        </w:tc>
        <w:tc>
          <w:tcPr>
            <w:tcW w:w="918" w:type="dxa"/>
            <w:tcBorders>
              <w:top w:val="nil"/>
              <w:left w:val="nil"/>
              <w:bottom w:val="single" w:sz="4" w:space="0" w:color="000000"/>
              <w:right w:val="single" w:sz="4" w:space="0" w:color="000000"/>
            </w:tcBorders>
            <w:shd w:val="clear" w:color="auto" w:fill="D9D9D9"/>
            <w:vAlign w:val="center"/>
          </w:tcPr>
          <w:p w14:paraId="00000552"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53" w14:textId="77777777" w:rsidR="002045CD" w:rsidRDefault="005C60F8">
            <w:pPr>
              <w:spacing w:after="0" w:line="240" w:lineRule="auto"/>
              <w:rPr>
                <w:color w:val="000000"/>
                <w:sz w:val="18"/>
                <w:szCs w:val="18"/>
              </w:rPr>
            </w:pPr>
            <w:r>
              <w:rPr>
                <w:color w:val="000000"/>
                <w:sz w:val="18"/>
                <w:szCs w:val="18"/>
              </w:rPr>
              <w:t> </w:t>
            </w:r>
          </w:p>
        </w:tc>
        <w:tc>
          <w:tcPr>
            <w:tcW w:w="919" w:type="dxa"/>
            <w:tcBorders>
              <w:top w:val="nil"/>
              <w:left w:val="nil"/>
              <w:bottom w:val="single" w:sz="4" w:space="0" w:color="000000"/>
              <w:right w:val="single" w:sz="4" w:space="0" w:color="000000"/>
            </w:tcBorders>
            <w:shd w:val="clear" w:color="auto" w:fill="D9D9D9"/>
            <w:vAlign w:val="center"/>
          </w:tcPr>
          <w:p w14:paraId="00000554" w14:textId="77777777" w:rsidR="002045CD" w:rsidRDefault="005C60F8">
            <w:pPr>
              <w:spacing w:after="0" w:line="240" w:lineRule="auto"/>
              <w:rPr>
                <w:color w:val="000000"/>
                <w:sz w:val="18"/>
                <w:szCs w:val="18"/>
              </w:rPr>
            </w:pPr>
            <w:r>
              <w:rPr>
                <w:color w:val="000000"/>
                <w:sz w:val="18"/>
                <w:szCs w:val="18"/>
              </w:rPr>
              <w:t> </w:t>
            </w:r>
          </w:p>
        </w:tc>
        <w:tc>
          <w:tcPr>
            <w:tcW w:w="879" w:type="dxa"/>
            <w:tcBorders>
              <w:top w:val="nil"/>
              <w:left w:val="nil"/>
              <w:bottom w:val="single" w:sz="4" w:space="0" w:color="000000"/>
              <w:right w:val="single" w:sz="4" w:space="0" w:color="000000"/>
            </w:tcBorders>
            <w:shd w:val="clear" w:color="auto" w:fill="D9D9D9"/>
            <w:vAlign w:val="center"/>
          </w:tcPr>
          <w:p w14:paraId="00000555" w14:textId="77777777" w:rsidR="002045CD" w:rsidRDefault="005C60F8">
            <w:pPr>
              <w:spacing w:after="0" w:line="240" w:lineRule="auto"/>
              <w:rPr>
                <w:color w:val="000000"/>
                <w:sz w:val="18"/>
                <w:szCs w:val="18"/>
              </w:rPr>
            </w:pPr>
            <w:r>
              <w:rPr>
                <w:color w:val="000000"/>
                <w:sz w:val="18"/>
                <w:szCs w:val="18"/>
              </w:rPr>
              <w:t> </w:t>
            </w:r>
          </w:p>
        </w:tc>
        <w:tc>
          <w:tcPr>
            <w:tcW w:w="1273" w:type="dxa"/>
            <w:tcBorders>
              <w:top w:val="nil"/>
              <w:left w:val="nil"/>
              <w:bottom w:val="single" w:sz="4" w:space="0" w:color="000000"/>
              <w:right w:val="single" w:sz="4" w:space="0" w:color="000000"/>
            </w:tcBorders>
            <w:shd w:val="clear" w:color="auto" w:fill="D9D9D9"/>
            <w:vAlign w:val="center"/>
          </w:tcPr>
          <w:p w14:paraId="00000556" w14:textId="77777777" w:rsidR="002045CD" w:rsidRDefault="005C60F8">
            <w:pPr>
              <w:spacing w:after="0" w:line="240" w:lineRule="auto"/>
              <w:jc w:val="center"/>
              <w:rPr>
                <w:color w:val="000000"/>
                <w:sz w:val="18"/>
                <w:szCs w:val="18"/>
              </w:rPr>
            </w:pPr>
            <w:r>
              <w:rPr>
                <w:color w:val="000000"/>
                <w:sz w:val="18"/>
                <w:szCs w:val="18"/>
              </w:rPr>
              <w:t>11.6</w:t>
            </w:r>
          </w:p>
        </w:tc>
        <w:tc>
          <w:tcPr>
            <w:tcW w:w="1204" w:type="dxa"/>
            <w:tcBorders>
              <w:top w:val="nil"/>
              <w:left w:val="nil"/>
              <w:bottom w:val="single" w:sz="4" w:space="0" w:color="000000"/>
              <w:right w:val="single" w:sz="4" w:space="0" w:color="000000"/>
            </w:tcBorders>
            <w:shd w:val="clear" w:color="auto" w:fill="D9D9D9"/>
            <w:vAlign w:val="center"/>
          </w:tcPr>
          <w:p w14:paraId="00000557" w14:textId="77777777" w:rsidR="002045CD" w:rsidRDefault="005C60F8">
            <w:pPr>
              <w:spacing w:after="0" w:line="240" w:lineRule="auto"/>
              <w:jc w:val="center"/>
              <w:rPr>
                <w:color w:val="000000"/>
                <w:sz w:val="18"/>
                <w:szCs w:val="18"/>
              </w:rPr>
            </w:pPr>
            <w:r>
              <w:rPr>
                <w:color w:val="000000"/>
                <w:sz w:val="18"/>
                <w:szCs w:val="18"/>
              </w:rPr>
              <w:t>9.5</w:t>
            </w:r>
          </w:p>
        </w:tc>
      </w:tr>
    </w:tbl>
    <w:p w14:paraId="00000558" w14:textId="77777777" w:rsidR="002045CD" w:rsidRDefault="005C60F8">
      <w:pPr>
        <w:pBdr>
          <w:top w:val="nil"/>
          <w:left w:val="nil"/>
          <w:bottom w:val="nil"/>
          <w:right w:val="nil"/>
          <w:between w:val="nil"/>
        </w:pBdr>
        <w:spacing w:after="0" w:line="240" w:lineRule="auto"/>
        <w:rPr>
          <w:i/>
          <w:color w:val="000000"/>
          <w:sz w:val="24"/>
          <w:szCs w:val="24"/>
        </w:rPr>
      </w:pPr>
      <w:r>
        <w:rPr>
          <w:i/>
          <w:color w:val="000000"/>
          <w:sz w:val="24"/>
          <w:szCs w:val="24"/>
        </w:rPr>
        <w:t>*Incidence rate per 1,000 at-risk children</w:t>
      </w:r>
    </w:p>
    <w:p w14:paraId="00000559" w14:textId="77777777" w:rsidR="002045CD" w:rsidRDefault="005C60F8">
      <w:pPr>
        <w:pBdr>
          <w:top w:val="nil"/>
          <w:left w:val="nil"/>
          <w:bottom w:val="nil"/>
          <w:right w:val="nil"/>
          <w:between w:val="nil"/>
        </w:pBdr>
        <w:spacing w:after="0" w:line="240" w:lineRule="auto"/>
        <w:rPr>
          <w:i/>
          <w:color w:val="000000"/>
          <w:sz w:val="24"/>
          <w:szCs w:val="24"/>
        </w:rPr>
      </w:pPr>
      <w:r>
        <w:rPr>
          <w:i/>
          <w:color w:val="000000"/>
          <w:sz w:val="24"/>
          <w:szCs w:val="24"/>
        </w:rPr>
        <w:lastRenderedPageBreak/>
        <w:t>** Prevalence rate per 100 children</w:t>
      </w:r>
    </w:p>
    <w:p w14:paraId="0000055A" w14:textId="77777777" w:rsidR="002045CD" w:rsidRDefault="005C60F8">
      <w:pPr>
        <w:pBdr>
          <w:top w:val="nil"/>
          <w:left w:val="nil"/>
          <w:bottom w:val="nil"/>
          <w:right w:val="nil"/>
          <w:between w:val="nil"/>
        </w:pBdr>
        <w:spacing w:after="0" w:line="240" w:lineRule="auto"/>
        <w:rPr>
          <w:i/>
          <w:color w:val="000000"/>
          <w:sz w:val="24"/>
          <w:szCs w:val="24"/>
        </w:rPr>
      </w:pPr>
      <w:r>
        <w:rPr>
          <w:i/>
          <w:color w:val="000000"/>
          <w:sz w:val="24"/>
          <w:szCs w:val="24"/>
        </w:rPr>
        <w:t>[Note: The grey highlight indicates states/years with no available data]</w:t>
      </w:r>
    </w:p>
    <w:p w14:paraId="0000055B" w14:textId="77777777" w:rsidR="002045CD" w:rsidRDefault="002045CD">
      <w:pPr>
        <w:pBdr>
          <w:top w:val="nil"/>
          <w:left w:val="nil"/>
          <w:bottom w:val="nil"/>
          <w:right w:val="nil"/>
          <w:between w:val="nil"/>
        </w:pBdr>
        <w:spacing w:after="0" w:line="360" w:lineRule="auto"/>
        <w:rPr>
          <w:i/>
          <w:color w:val="000000"/>
          <w:sz w:val="24"/>
          <w:szCs w:val="24"/>
        </w:rPr>
        <w:sectPr w:rsidR="002045CD">
          <w:pgSz w:w="11906" w:h="16838"/>
          <w:pgMar w:top="1440" w:right="1440" w:bottom="1440" w:left="1440" w:header="720" w:footer="720" w:gutter="0"/>
          <w:cols w:space="720" w:equalWidth="0">
            <w:col w:w="9360"/>
          </w:cols>
        </w:sectPr>
      </w:pPr>
    </w:p>
    <w:p w14:paraId="0000055C" w14:textId="77777777" w:rsidR="002045CD" w:rsidRDefault="005C60F8">
      <w:pPr>
        <w:pBdr>
          <w:top w:val="nil"/>
          <w:left w:val="nil"/>
          <w:bottom w:val="nil"/>
          <w:right w:val="nil"/>
          <w:between w:val="nil"/>
        </w:pBdr>
        <w:spacing w:after="0" w:line="360" w:lineRule="auto"/>
        <w:rPr>
          <w:i/>
          <w:color w:val="44546A"/>
          <w:sz w:val="24"/>
          <w:szCs w:val="24"/>
        </w:rPr>
      </w:pPr>
      <w:bookmarkStart w:id="84" w:name="_heading=h.35nkun2" w:colFirst="0" w:colLast="0"/>
      <w:bookmarkEnd w:id="84"/>
      <w:r>
        <w:rPr>
          <w:i/>
          <w:color w:val="44546A"/>
          <w:sz w:val="24"/>
          <w:szCs w:val="24"/>
        </w:rPr>
        <w:lastRenderedPageBreak/>
        <w:t>Table S3: Childhood asthma survey summary by state (Total of 2006-2010)</w:t>
      </w:r>
    </w:p>
    <w:tbl>
      <w:tblPr>
        <w:tblStyle w:val="a5"/>
        <w:tblW w:w="9016" w:type="dxa"/>
        <w:tblLayout w:type="fixed"/>
        <w:tblLook w:val="0400" w:firstRow="0" w:lastRow="0" w:firstColumn="0" w:lastColumn="0" w:noHBand="0" w:noVBand="1"/>
      </w:tblPr>
      <w:tblGrid>
        <w:gridCol w:w="2086"/>
        <w:gridCol w:w="1755"/>
        <w:gridCol w:w="1718"/>
        <w:gridCol w:w="1686"/>
        <w:gridCol w:w="1771"/>
      </w:tblGrid>
      <w:tr w:rsidR="002045CD" w14:paraId="0BE5E113" w14:textId="77777777">
        <w:trPr>
          <w:trHeight w:val="600"/>
        </w:trPr>
        <w:tc>
          <w:tcPr>
            <w:tcW w:w="20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55D" w14:textId="77777777" w:rsidR="002045CD" w:rsidRDefault="005C60F8">
            <w:pPr>
              <w:pBdr>
                <w:top w:val="nil"/>
                <w:left w:val="nil"/>
                <w:bottom w:val="nil"/>
                <w:right w:val="nil"/>
                <w:between w:val="nil"/>
              </w:pBdr>
              <w:spacing w:after="0" w:line="240" w:lineRule="auto"/>
              <w:rPr>
                <w:b/>
                <w:color w:val="000000"/>
                <w:sz w:val="18"/>
                <w:szCs w:val="18"/>
              </w:rPr>
            </w:pPr>
            <w:commentRangeStart w:id="85"/>
            <w:r>
              <w:rPr>
                <w:b/>
                <w:color w:val="000000"/>
                <w:sz w:val="18"/>
                <w:szCs w:val="18"/>
              </w:rPr>
              <w:t>State</w:t>
            </w:r>
            <w:sdt>
              <w:sdtPr>
                <w:tag w:val="goog_rdk_62"/>
                <w:id w:val="-392505547"/>
              </w:sdtPr>
              <w:sdtContent>
                <w:commentRangeStart w:id="86"/>
              </w:sdtContent>
            </w:sdt>
          </w:p>
        </w:tc>
        <w:commentRangeEnd w:id="86"/>
        <w:tc>
          <w:tcPr>
            <w:tcW w:w="17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55E" w14:textId="77777777" w:rsidR="002045CD" w:rsidRDefault="005C60F8">
            <w:pPr>
              <w:pBdr>
                <w:top w:val="nil"/>
                <w:left w:val="nil"/>
                <w:bottom w:val="nil"/>
                <w:right w:val="nil"/>
                <w:between w:val="nil"/>
              </w:pBdr>
              <w:spacing w:after="0" w:line="240" w:lineRule="auto"/>
              <w:rPr>
                <w:b/>
                <w:color w:val="000000"/>
                <w:sz w:val="18"/>
                <w:szCs w:val="18"/>
              </w:rPr>
            </w:pPr>
            <w:r>
              <w:commentReference w:id="86"/>
            </w:r>
            <w:r w:rsidR="00433147">
              <w:rPr>
                <w:rStyle w:val="CommentReference"/>
              </w:rPr>
              <w:commentReference w:id="85"/>
            </w:r>
            <w:r>
              <w:rPr>
                <w:b/>
                <w:color w:val="000000"/>
                <w:sz w:val="18"/>
                <w:szCs w:val="18"/>
              </w:rPr>
              <w:t>Total ACBS sample</w:t>
            </w:r>
          </w:p>
        </w:tc>
        <w:tc>
          <w:tcPr>
            <w:tcW w:w="17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55F" w14:textId="77777777" w:rsidR="002045CD" w:rsidRDefault="005C60F8">
            <w:pPr>
              <w:pBdr>
                <w:top w:val="nil"/>
                <w:left w:val="nil"/>
                <w:bottom w:val="nil"/>
                <w:right w:val="nil"/>
                <w:between w:val="nil"/>
              </w:pBdr>
              <w:spacing w:after="0" w:line="240" w:lineRule="auto"/>
              <w:rPr>
                <w:b/>
                <w:color w:val="000000"/>
                <w:sz w:val="18"/>
                <w:szCs w:val="18"/>
              </w:rPr>
            </w:pPr>
            <w:r>
              <w:rPr>
                <w:b/>
                <w:color w:val="000000"/>
                <w:sz w:val="18"/>
                <w:szCs w:val="18"/>
              </w:rPr>
              <w:t>Total BRFSS sample</w:t>
            </w:r>
          </w:p>
        </w:tc>
        <w:tc>
          <w:tcPr>
            <w:tcW w:w="1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560" w14:textId="77777777" w:rsidR="002045CD" w:rsidRDefault="005C60F8">
            <w:pPr>
              <w:pBdr>
                <w:top w:val="nil"/>
                <w:left w:val="nil"/>
                <w:bottom w:val="nil"/>
                <w:right w:val="nil"/>
                <w:between w:val="nil"/>
              </w:pBdr>
              <w:spacing w:after="0" w:line="240" w:lineRule="auto"/>
              <w:rPr>
                <w:b/>
                <w:color w:val="000000"/>
                <w:sz w:val="18"/>
                <w:szCs w:val="18"/>
              </w:rPr>
            </w:pPr>
            <w:r>
              <w:rPr>
                <w:b/>
                <w:color w:val="000000"/>
                <w:sz w:val="18"/>
                <w:szCs w:val="18"/>
              </w:rPr>
              <w:t>Total ever asthma</w:t>
            </w:r>
          </w:p>
        </w:tc>
        <w:tc>
          <w:tcPr>
            <w:tcW w:w="17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561" w14:textId="77777777" w:rsidR="002045CD" w:rsidRDefault="005C60F8">
            <w:pPr>
              <w:pBdr>
                <w:top w:val="nil"/>
                <w:left w:val="nil"/>
                <w:bottom w:val="nil"/>
                <w:right w:val="nil"/>
                <w:between w:val="nil"/>
              </w:pBdr>
              <w:spacing w:after="0" w:line="240" w:lineRule="auto"/>
              <w:rPr>
                <w:b/>
                <w:color w:val="000000"/>
                <w:sz w:val="18"/>
                <w:szCs w:val="18"/>
              </w:rPr>
            </w:pPr>
            <w:r>
              <w:rPr>
                <w:b/>
                <w:color w:val="000000"/>
                <w:sz w:val="18"/>
                <w:szCs w:val="18"/>
              </w:rPr>
              <w:t>Total incident cases</w:t>
            </w:r>
          </w:p>
        </w:tc>
      </w:tr>
      <w:commentRangeEnd w:id="85"/>
      <w:tr w:rsidR="002045CD" w14:paraId="0CF85EE3" w14:textId="77777777">
        <w:trPr>
          <w:trHeight w:val="300"/>
        </w:trPr>
        <w:tc>
          <w:tcPr>
            <w:tcW w:w="2086"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562" w14:textId="77777777" w:rsidR="002045CD" w:rsidRDefault="005C60F8">
            <w:pPr>
              <w:spacing w:after="0" w:line="240" w:lineRule="auto"/>
              <w:rPr>
                <w:color w:val="000000"/>
                <w:sz w:val="18"/>
                <w:szCs w:val="18"/>
              </w:rPr>
            </w:pPr>
            <w:r>
              <w:rPr>
                <w:color w:val="000000"/>
                <w:sz w:val="18"/>
                <w:szCs w:val="18"/>
              </w:rPr>
              <w:t>Arizona</w:t>
            </w:r>
          </w:p>
        </w:tc>
        <w:tc>
          <w:tcPr>
            <w:tcW w:w="1755" w:type="dxa"/>
            <w:tcBorders>
              <w:top w:val="single" w:sz="4" w:space="0" w:color="000000"/>
              <w:left w:val="nil"/>
              <w:bottom w:val="single" w:sz="8" w:space="0" w:color="000000"/>
              <w:right w:val="single" w:sz="8" w:space="0" w:color="000000"/>
            </w:tcBorders>
            <w:shd w:val="clear" w:color="auto" w:fill="auto"/>
            <w:vAlign w:val="center"/>
          </w:tcPr>
          <w:p w14:paraId="00000563" w14:textId="77777777" w:rsidR="002045CD" w:rsidRDefault="005C60F8">
            <w:pPr>
              <w:spacing w:after="0" w:line="240" w:lineRule="auto"/>
              <w:jc w:val="center"/>
              <w:rPr>
                <w:color w:val="000000"/>
                <w:sz w:val="18"/>
                <w:szCs w:val="18"/>
              </w:rPr>
            </w:pPr>
            <w:r>
              <w:rPr>
                <w:color w:val="000000"/>
                <w:sz w:val="18"/>
                <w:szCs w:val="18"/>
              </w:rPr>
              <w:t>103</w:t>
            </w:r>
          </w:p>
        </w:tc>
        <w:tc>
          <w:tcPr>
            <w:tcW w:w="1718" w:type="dxa"/>
            <w:tcBorders>
              <w:top w:val="single" w:sz="4" w:space="0" w:color="000000"/>
              <w:left w:val="nil"/>
              <w:bottom w:val="single" w:sz="8" w:space="0" w:color="000000"/>
              <w:right w:val="single" w:sz="8" w:space="0" w:color="000000"/>
            </w:tcBorders>
            <w:shd w:val="clear" w:color="auto" w:fill="auto"/>
            <w:vAlign w:val="center"/>
          </w:tcPr>
          <w:p w14:paraId="00000564" w14:textId="77777777" w:rsidR="002045CD" w:rsidRDefault="005C60F8">
            <w:pPr>
              <w:spacing w:after="0" w:line="240" w:lineRule="auto"/>
              <w:jc w:val="center"/>
              <w:rPr>
                <w:color w:val="000000"/>
                <w:sz w:val="18"/>
                <w:szCs w:val="18"/>
              </w:rPr>
            </w:pPr>
            <w:r>
              <w:rPr>
                <w:color w:val="000000"/>
                <w:sz w:val="18"/>
                <w:szCs w:val="18"/>
              </w:rPr>
              <w:t>5,535</w:t>
            </w:r>
          </w:p>
        </w:tc>
        <w:tc>
          <w:tcPr>
            <w:tcW w:w="1686" w:type="dxa"/>
            <w:tcBorders>
              <w:top w:val="single" w:sz="4" w:space="0" w:color="000000"/>
              <w:left w:val="nil"/>
              <w:bottom w:val="single" w:sz="8" w:space="0" w:color="000000"/>
              <w:right w:val="single" w:sz="8" w:space="0" w:color="000000"/>
            </w:tcBorders>
            <w:shd w:val="clear" w:color="auto" w:fill="auto"/>
            <w:vAlign w:val="center"/>
          </w:tcPr>
          <w:p w14:paraId="00000565" w14:textId="77777777" w:rsidR="002045CD" w:rsidRDefault="005C60F8">
            <w:pPr>
              <w:spacing w:after="0" w:line="240" w:lineRule="auto"/>
              <w:jc w:val="center"/>
              <w:rPr>
                <w:color w:val="000000"/>
                <w:sz w:val="18"/>
                <w:szCs w:val="18"/>
              </w:rPr>
            </w:pPr>
            <w:r>
              <w:rPr>
                <w:color w:val="000000"/>
                <w:sz w:val="18"/>
                <w:szCs w:val="18"/>
              </w:rPr>
              <w:t>699</w:t>
            </w:r>
          </w:p>
        </w:tc>
        <w:tc>
          <w:tcPr>
            <w:tcW w:w="1771" w:type="dxa"/>
            <w:tcBorders>
              <w:top w:val="single" w:sz="4" w:space="0" w:color="000000"/>
              <w:left w:val="nil"/>
              <w:bottom w:val="single" w:sz="8" w:space="0" w:color="000000"/>
              <w:right w:val="single" w:sz="8" w:space="0" w:color="000000"/>
            </w:tcBorders>
            <w:shd w:val="clear" w:color="auto" w:fill="auto"/>
            <w:vAlign w:val="center"/>
          </w:tcPr>
          <w:p w14:paraId="00000566" w14:textId="77777777" w:rsidR="002045CD" w:rsidRDefault="005C60F8">
            <w:pPr>
              <w:spacing w:after="0" w:line="240" w:lineRule="auto"/>
              <w:jc w:val="center"/>
              <w:rPr>
                <w:color w:val="000000"/>
                <w:sz w:val="18"/>
                <w:szCs w:val="18"/>
              </w:rPr>
            </w:pPr>
            <w:r>
              <w:rPr>
                <w:color w:val="000000"/>
                <w:sz w:val="18"/>
                <w:szCs w:val="18"/>
              </w:rPr>
              <w:t>10</w:t>
            </w:r>
          </w:p>
        </w:tc>
      </w:tr>
      <w:tr w:rsidR="002045CD" w14:paraId="2F5CDACC"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7" w14:textId="77777777" w:rsidR="002045CD" w:rsidRDefault="005C60F8">
            <w:pPr>
              <w:spacing w:after="0" w:line="240" w:lineRule="auto"/>
              <w:rPr>
                <w:color w:val="000000"/>
                <w:sz w:val="18"/>
                <w:szCs w:val="18"/>
              </w:rPr>
            </w:pPr>
            <w:r>
              <w:rPr>
                <w:color w:val="000000"/>
                <w:sz w:val="18"/>
                <w:szCs w:val="18"/>
              </w:rPr>
              <w:t>California</w:t>
            </w:r>
          </w:p>
        </w:tc>
        <w:tc>
          <w:tcPr>
            <w:tcW w:w="1755" w:type="dxa"/>
            <w:tcBorders>
              <w:top w:val="nil"/>
              <w:left w:val="nil"/>
              <w:bottom w:val="single" w:sz="8" w:space="0" w:color="000000"/>
              <w:right w:val="single" w:sz="8" w:space="0" w:color="000000"/>
            </w:tcBorders>
            <w:shd w:val="clear" w:color="auto" w:fill="auto"/>
            <w:vAlign w:val="center"/>
          </w:tcPr>
          <w:p w14:paraId="00000568" w14:textId="77777777" w:rsidR="002045CD" w:rsidRDefault="005C60F8">
            <w:pPr>
              <w:spacing w:after="0" w:line="240" w:lineRule="auto"/>
              <w:jc w:val="center"/>
              <w:rPr>
                <w:color w:val="000000"/>
                <w:sz w:val="18"/>
                <w:szCs w:val="18"/>
              </w:rPr>
            </w:pPr>
            <w:r>
              <w:rPr>
                <w:color w:val="000000"/>
                <w:sz w:val="18"/>
                <w:szCs w:val="18"/>
              </w:rPr>
              <w:t>172</w:t>
            </w:r>
          </w:p>
        </w:tc>
        <w:tc>
          <w:tcPr>
            <w:tcW w:w="1718" w:type="dxa"/>
            <w:tcBorders>
              <w:top w:val="nil"/>
              <w:left w:val="nil"/>
              <w:bottom w:val="single" w:sz="8" w:space="0" w:color="000000"/>
              <w:right w:val="single" w:sz="8" w:space="0" w:color="000000"/>
            </w:tcBorders>
            <w:shd w:val="clear" w:color="auto" w:fill="auto"/>
            <w:vAlign w:val="center"/>
          </w:tcPr>
          <w:p w14:paraId="00000569" w14:textId="77777777" w:rsidR="002045CD" w:rsidRDefault="005C60F8">
            <w:pPr>
              <w:spacing w:after="0" w:line="240" w:lineRule="auto"/>
              <w:jc w:val="center"/>
              <w:rPr>
                <w:color w:val="000000"/>
                <w:sz w:val="18"/>
                <w:szCs w:val="18"/>
              </w:rPr>
            </w:pPr>
            <w:r>
              <w:rPr>
                <w:color w:val="000000"/>
                <w:sz w:val="18"/>
                <w:szCs w:val="18"/>
              </w:rPr>
              <w:t>11,801</w:t>
            </w:r>
          </w:p>
        </w:tc>
        <w:tc>
          <w:tcPr>
            <w:tcW w:w="1686" w:type="dxa"/>
            <w:tcBorders>
              <w:top w:val="nil"/>
              <w:left w:val="nil"/>
              <w:bottom w:val="single" w:sz="8" w:space="0" w:color="000000"/>
              <w:right w:val="single" w:sz="8" w:space="0" w:color="000000"/>
            </w:tcBorders>
            <w:shd w:val="clear" w:color="auto" w:fill="auto"/>
            <w:vAlign w:val="center"/>
          </w:tcPr>
          <w:p w14:paraId="0000056A" w14:textId="77777777" w:rsidR="002045CD" w:rsidRDefault="005C60F8">
            <w:pPr>
              <w:spacing w:after="0" w:line="240" w:lineRule="auto"/>
              <w:jc w:val="center"/>
              <w:rPr>
                <w:color w:val="000000"/>
                <w:sz w:val="18"/>
                <w:szCs w:val="18"/>
              </w:rPr>
            </w:pPr>
            <w:r>
              <w:rPr>
                <w:color w:val="000000"/>
                <w:sz w:val="18"/>
                <w:szCs w:val="18"/>
              </w:rPr>
              <w:t>1,543</w:t>
            </w:r>
          </w:p>
        </w:tc>
        <w:tc>
          <w:tcPr>
            <w:tcW w:w="1771" w:type="dxa"/>
            <w:tcBorders>
              <w:top w:val="nil"/>
              <w:left w:val="nil"/>
              <w:bottom w:val="single" w:sz="8" w:space="0" w:color="000000"/>
              <w:right w:val="single" w:sz="8" w:space="0" w:color="000000"/>
            </w:tcBorders>
            <w:shd w:val="clear" w:color="auto" w:fill="auto"/>
            <w:vAlign w:val="center"/>
          </w:tcPr>
          <w:p w14:paraId="0000056B" w14:textId="77777777" w:rsidR="002045CD" w:rsidRDefault="005C60F8">
            <w:pPr>
              <w:spacing w:after="0" w:line="240" w:lineRule="auto"/>
              <w:jc w:val="center"/>
              <w:rPr>
                <w:color w:val="000000"/>
                <w:sz w:val="18"/>
                <w:szCs w:val="18"/>
              </w:rPr>
            </w:pPr>
            <w:r>
              <w:rPr>
                <w:color w:val="000000"/>
                <w:sz w:val="18"/>
                <w:szCs w:val="18"/>
              </w:rPr>
              <w:t>13</w:t>
            </w:r>
          </w:p>
        </w:tc>
      </w:tr>
      <w:tr w:rsidR="002045CD" w14:paraId="18427DA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C" w14:textId="77777777" w:rsidR="002045CD" w:rsidRDefault="005C60F8">
            <w:pPr>
              <w:spacing w:after="0" w:line="240" w:lineRule="auto"/>
              <w:rPr>
                <w:color w:val="000000"/>
                <w:sz w:val="18"/>
                <w:szCs w:val="18"/>
              </w:rPr>
            </w:pPr>
            <w:r>
              <w:rPr>
                <w:color w:val="000000"/>
                <w:sz w:val="18"/>
                <w:szCs w:val="18"/>
              </w:rPr>
              <w:t>Connecticut</w:t>
            </w:r>
          </w:p>
        </w:tc>
        <w:tc>
          <w:tcPr>
            <w:tcW w:w="1755" w:type="dxa"/>
            <w:tcBorders>
              <w:top w:val="nil"/>
              <w:left w:val="nil"/>
              <w:bottom w:val="single" w:sz="8" w:space="0" w:color="000000"/>
              <w:right w:val="single" w:sz="8" w:space="0" w:color="000000"/>
            </w:tcBorders>
            <w:shd w:val="clear" w:color="auto" w:fill="auto"/>
            <w:vAlign w:val="center"/>
          </w:tcPr>
          <w:p w14:paraId="0000056D" w14:textId="77777777" w:rsidR="002045CD" w:rsidRDefault="005C60F8">
            <w:pPr>
              <w:spacing w:after="0" w:line="240" w:lineRule="auto"/>
              <w:jc w:val="center"/>
              <w:rPr>
                <w:color w:val="000000"/>
                <w:sz w:val="18"/>
                <w:szCs w:val="18"/>
              </w:rPr>
            </w:pPr>
            <w:r>
              <w:rPr>
                <w:color w:val="000000"/>
                <w:sz w:val="18"/>
                <w:szCs w:val="18"/>
              </w:rPr>
              <w:t>549</w:t>
            </w:r>
          </w:p>
        </w:tc>
        <w:tc>
          <w:tcPr>
            <w:tcW w:w="1718" w:type="dxa"/>
            <w:tcBorders>
              <w:top w:val="nil"/>
              <w:left w:val="nil"/>
              <w:bottom w:val="single" w:sz="8" w:space="0" w:color="000000"/>
              <w:right w:val="single" w:sz="8" w:space="0" w:color="000000"/>
            </w:tcBorders>
            <w:shd w:val="clear" w:color="auto" w:fill="auto"/>
            <w:vAlign w:val="center"/>
          </w:tcPr>
          <w:p w14:paraId="0000056E" w14:textId="77777777" w:rsidR="002045CD" w:rsidRDefault="005C60F8">
            <w:pPr>
              <w:spacing w:after="0" w:line="240" w:lineRule="auto"/>
              <w:jc w:val="center"/>
              <w:rPr>
                <w:color w:val="000000"/>
                <w:sz w:val="18"/>
                <w:szCs w:val="18"/>
              </w:rPr>
            </w:pPr>
            <w:r>
              <w:rPr>
                <w:color w:val="000000"/>
                <w:sz w:val="18"/>
                <w:szCs w:val="18"/>
              </w:rPr>
              <w:t>7,112</w:t>
            </w:r>
          </w:p>
        </w:tc>
        <w:tc>
          <w:tcPr>
            <w:tcW w:w="1686" w:type="dxa"/>
            <w:tcBorders>
              <w:top w:val="nil"/>
              <w:left w:val="nil"/>
              <w:bottom w:val="single" w:sz="8" w:space="0" w:color="000000"/>
              <w:right w:val="single" w:sz="8" w:space="0" w:color="000000"/>
            </w:tcBorders>
            <w:shd w:val="clear" w:color="auto" w:fill="auto"/>
            <w:vAlign w:val="center"/>
          </w:tcPr>
          <w:p w14:paraId="0000056F" w14:textId="77777777" w:rsidR="002045CD" w:rsidRDefault="005C60F8">
            <w:pPr>
              <w:spacing w:after="0" w:line="240" w:lineRule="auto"/>
              <w:jc w:val="center"/>
              <w:rPr>
                <w:color w:val="000000"/>
                <w:sz w:val="18"/>
                <w:szCs w:val="18"/>
              </w:rPr>
            </w:pPr>
            <w:r>
              <w:rPr>
                <w:color w:val="000000"/>
                <w:sz w:val="18"/>
                <w:szCs w:val="18"/>
              </w:rPr>
              <w:t>1,132</w:t>
            </w:r>
          </w:p>
        </w:tc>
        <w:tc>
          <w:tcPr>
            <w:tcW w:w="1771" w:type="dxa"/>
            <w:tcBorders>
              <w:top w:val="nil"/>
              <w:left w:val="nil"/>
              <w:bottom w:val="single" w:sz="8" w:space="0" w:color="000000"/>
              <w:right w:val="single" w:sz="8" w:space="0" w:color="000000"/>
            </w:tcBorders>
            <w:shd w:val="clear" w:color="auto" w:fill="auto"/>
            <w:vAlign w:val="center"/>
          </w:tcPr>
          <w:p w14:paraId="00000570" w14:textId="77777777" w:rsidR="002045CD" w:rsidRDefault="005C60F8">
            <w:pPr>
              <w:spacing w:after="0" w:line="240" w:lineRule="auto"/>
              <w:jc w:val="center"/>
              <w:rPr>
                <w:color w:val="000000"/>
                <w:sz w:val="18"/>
                <w:szCs w:val="18"/>
              </w:rPr>
            </w:pPr>
            <w:r>
              <w:rPr>
                <w:color w:val="000000"/>
                <w:sz w:val="18"/>
                <w:szCs w:val="18"/>
              </w:rPr>
              <w:t>47</w:t>
            </w:r>
          </w:p>
        </w:tc>
      </w:tr>
      <w:tr w:rsidR="002045CD" w14:paraId="49DB5CB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1" w14:textId="77777777" w:rsidR="002045CD" w:rsidRDefault="005C60F8">
            <w:pPr>
              <w:spacing w:after="0" w:line="240" w:lineRule="auto"/>
              <w:rPr>
                <w:color w:val="000000"/>
                <w:sz w:val="18"/>
                <w:szCs w:val="18"/>
              </w:rPr>
            </w:pPr>
            <w:r>
              <w:rPr>
                <w:color w:val="000000"/>
                <w:sz w:val="18"/>
                <w:szCs w:val="18"/>
              </w:rPr>
              <w:t>D.C.</w:t>
            </w:r>
          </w:p>
        </w:tc>
        <w:tc>
          <w:tcPr>
            <w:tcW w:w="1755" w:type="dxa"/>
            <w:tcBorders>
              <w:top w:val="nil"/>
              <w:left w:val="nil"/>
              <w:bottom w:val="single" w:sz="8" w:space="0" w:color="000000"/>
              <w:right w:val="single" w:sz="8" w:space="0" w:color="000000"/>
            </w:tcBorders>
            <w:shd w:val="clear" w:color="auto" w:fill="auto"/>
            <w:vAlign w:val="center"/>
          </w:tcPr>
          <w:p w14:paraId="00000572" w14:textId="77777777" w:rsidR="002045CD" w:rsidRDefault="005C60F8">
            <w:pPr>
              <w:spacing w:after="0" w:line="240" w:lineRule="auto"/>
              <w:jc w:val="center"/>
              <w:rPr>
                <w:color w:val="000000"/>
                <w:sz w:val="18"/>
                <w:szCs w:val="18"/>
              </w:rPr>
            </w:pPr>
            <w:r>
              <w:rPr>
                <w:color w:val="000000"/>
                <w:sz w:val="18"/>
                <w:szCs w:val="18"/>
              </w:rPr>
              <w:t>69</w:t>
            </w:r>
          </w:p>
        </w:tc>
        <w:tc>
          <w:tcPr>
            <w:tcW w:w="1718" w:type="dxa"/>
            <w:tcBorders>
              <w:top w:val="nil"/>
              <w:left w:val="nil"/>
              <w:bottom w:val="single" w:sz="8" w:space="0" w:color="000000"/>
              <w:right w:val="single" w:sz="8" w:space="0" w:color="000000"/>
            </w:tcBorders>
            <w:shd w:val="clear" w:color="auto" w:fill="auto"/>
            <w:vAlign w:val="center"/>
          </w:tcPr>
          <w:p w14:paraId="00000573" w14:textId="77777777" w:rsidR="002045CD" w:rsidRDefault="005C60F8">
            <w:pPr>
              <w:spacing w:after="0" w:line="240" w:lineRule="auto"/>
              <w:jc w:val="center"/>
              <w:rPr>
                <w:color w:val="000000"/>
                <w:sz w:val="18"/>
                <w:szCs w:val="18"/>
              </w:rPr>
            </w:pPr>
            <w:r>
              <w:rPr>
                <w:color w:val="000000"/>
                <w:sz w:val="18"/>
                <w:szCs w:val="18"/>
              </w:rPr>
              <w:t>4,101</w:t>
            </w:r>
          </w:p>
        </w:tc>
        <w:tc>
          <w:tcPr>
            <w:tcW w:w="1686" w:type="dxa"/>
            <w:tcBorders>
              <w:top w:val="nil"/>
              <w:left w:val="nil"/>
              <w:bottom w:val="single" w:sz="8" w:space="0" w:color="000000"/>
              <w:right w:val="single" w:sz="8" w:space="0" w:color="000000"/>
            </w:tcBorders>
            <w:shd w:val="clear" w:color="auto" w:fill="auto"/>
            <w:vAlign w:val="center"/>
          </w:tcPr>
          <w:p w14:paraId="00000574" w14:textId="77777777" w:rsidR="002045CD" w:rsidRDefault="005C60F8">
            <w:pPr>
              <w:spacing w:after="0" w:line="240" w:lineRule="auto"/>
              <w:jc w:val="center"/>
              <w:rPr>
                <w:color w:val="000000"/>
                <w:sz w:val="18"/>
                <w:szCs w:val="18"/>
              </w:rPr>
            </w:pPr>
            <w:r>
              <w:rPr>
                <w:color w:val="000000"/>
                <w:sz w:val="18"/>
                <w:szCs w:val="18"/>
              </w:rPr>
              <w:t>685</w:t>
            </w:r>
          </w:p>
        </w:tc>
        <w:tc>
          <w:tcPr>
            <w:tcW w:w="1771" w:type="dxa"/>
            <w:tcBorders>
              <w:top w:val="nil"/>
              <w:left w:val="nil"/>
              <w:bottom w:val="single" w:sz="8" w:space="0" w:color="000000"/>
              <w:right w:val="single" w:sz="8" w:space="0" w:color="000000"/>
            </w:tcBorders>
            <w:shd w:val="clear" w:color="auto" w:fill="auto"/>
            <w:vAlign w:val="center"/>
          </w:tcPr>
          <w:p w14:paraId="00000575" w14:textId="77777777" w:rsidR="002045CD" w:rsidRDefault="005C60F8">
            <w:pPr>
              <w:spacing w:after="0" w:line="240" w:lineRule="auto"/>
              <w:jc w:val="center"/>
              <w:rPr>
                <w:color w:val="000000"/>
                <w:sz w:val="18"/>
                <w:szCs w:val="18"/>
              </w:rPr>
            </w:pPr>
            <w:r>
              <w:rPr>
                <w:color w:val="000000"/>
                <w:sz w:val="18"/>
                <w:szCs w:val="18"/>
              </w:rPr>
              <w:t>6</w:t>
            </w:r>
          </w:p>
        </w:tc>
      </w:tr>
      <w:tr w:rsidR="002045CD" w14:paraId="7F7FB0C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6" w14:textId="77777777" w:rsidR="002045CD" w:rsidRDefault="005C60F8">
            <w:pPr>
              <w:spacing w:after="0" w:line="240" w:lineRule="auto"/>
              <w:rPr>
                <w:color w:val="000000"/>
                <w:sz w:val="18"/>
                <w:szCs w:val="18"/>
              </w:rPr>
            </w:pPr>
            <w:r>
              <w:rPr>
                <w:color w:val="000000"/>
                <w:sz w:val="18"/>
                <w:szCs w:val="18"/>
              </w:rPr>
              <w:t>Georgia</w:t>
            </w:r>
          </w:p>
        </w:tc>
        <w:tc>
          <w:tcPr>
            <w:tcW w:w="1755" w:type="dxa"/>
            <w:tcBorders>
              <w:top w:val="nil"/>
              <w:left w:val="nil"/>
              <w:bottom w:val="single" w:sz="8" w:space="0" w:color="000000"/>
              <w:right w:val="single" w:sz="8" w:space="0" w:color="000000"/>
            </w:tcBorders>
            <w:shd w:val="clear" w:color="auto" w:fill="auto"/>
            <w:vAlign w:val="center"/>
          </w:tcPr>
          <w:p w14:paraId="00000577" w14:textId="77777777" w:rsidR="002045CD" w:rsidRDefault="005C60F8">
            <w:pPr>
              <w:spacing w:after="0" w:line="240" w:lineRule="auto"/>
              <w:jc w:val="center"/>
              <w:rPr>
                <w:color w:val="000000"/>
                <w:sz w:val="18"/>
                <w:szCs w:val="18"/>
              </w:rPr>
            </w:pPr>
            <w:r>
              <w:rPr>
                <w:color w:val="000000"/>
                <w:sz w:val="18"/>
                <w:szCs w:val="18"/>
              </w:rPr>
              <w:t>545</w:t>
            </w:r>
          </w:p>
        </w:tc>
        <w:tc>
          <w:tcPr>
            <w:tcW w:w="1718" w:type="dxa"/>
            <w:tcBorders>
              <w:top w:val="nil"/>
              <w:left w:val="nil"/>
              <w:bottom w:val="single" w:sz="8" w:space="0" w:color="000000"/>
              <w:right w:val="single" w:sz="8" w:space="0" w:color="000000"/>
            </w:tcBorders>
            <w:shd w:val="clear" w:color="auto" w:fill="auto"/>
            <w:vAlign w:val="center"/>
          </w:tcPr>
          <w:p w14:paraId="00000578" w14:textId="77777777" w:rsidR="002045CD" w:rsidRDefault="005C60F8">
            <w:pPr>
              <w:spacing w:after="0" w:line="240" w:lineRule="auto"/>
              <w:jc w:val="center"/>
              <w:rPr>
                <w:color w:val="000000"/>
                <w:sz w:val="18"/>
                <w:szCs w:val="18"/>
              </w:rPr>
            </w:pPr>
            <w:r>
              <w:rPr>
                <w:color w:val="000000"/>
                <w:sz w:val="18"/>
                <w:szCs w:val="18"/>
              </w:rPr>
              <w:t>9,433</w:t>
            </w:r>
          </w:p>
        </w:tc>
        <w:tc>
          <w:tcPr>
            <w:tcW w:w="1686" w:type="dxa"/>
            <w:tcBorders>
              <w:top w:val="nil"/>
              <w:left w:val="nil"/>
              <w:bottom w:val="single" w:sz="8" w:space="0" w:color="000000"/>
              <w:right w:val="single" w:sz="8" w:space="0" w:color="000000"/>
            </w:tcBorders>
            <w:shd w:val="clear" w:color="auto" w:fill="auto"/>
            <w:vAlign w:val="center"/>
          </w:tcPr>
          <w:p w14:paraId="00000579" w14:textId="77777777" w:rsidR="002045CD" w:rsidRDefault="005C60F8">
            <w:pPr>
              <w:spacing w:after="0" w:line="240" w:lineRule="auto"/>
              <w:jc w:val="center"/>
              <w:rPr>
                <w:color w:val="000000"/>
                <w:sz w:val="18"/>
                <w:szCs w:val="18"/>
              </w:rPr>
            </w:pPr>
            <w:r>
              <w:rPr>
                <w:color w:val="000000"/>
                <w:sz w:val="18"/>
                <w:szCs w:val="18"/>
              </w:rPr>
              <w:t>1,455</w:t>
            </w:r>
          </w:p>
        </w:tc>
        <w:tc>
          <w:tcPr>
            <w:tcW w:w="1771" w:type="dxa"/>
            <w:tcBorders>
              <w:top w:val="nil"/>
              <w:left w:val="nil"/>
              <w:bottom w:val="single" w:sz="8" w:space="0" w:color="000000"/>
              <w:right w:val="single" w:sz="8" w:space="0" w:color="000000"/>
            </w:tcBorders>
            <w:shd w:val="clear" w:color="auto" w:fill="auto"/>
            <w:vAlign w:val="center"/>
          </w:tcPr>
          <w:p w14:paraId="0000057A" w14:textId="77777777" w:rsidR="002045CD" w:rsidRDefault="005C60F8">
            <w:pPr>
              <w:spacing w:after="0" w:line="240" w:lineRule="auto"/>
              <w:jc w:val="center"/>
              <w:rPr>
                <w:color w:val="000000"/>
                <w:sz w:val="18"/>
                <w:szCs w:val="18"/>
              </w:rPr>
            </w:pPr>
            <w:r>
              <w:rPr>
                <w:color w:val="000000"/>
                <w:sz w:val="18"/>
                <w:szCs w:val="18"/>
              </w:rPr>
              <w:t>26</w:t>
            </w:r>
          </w:p>
        </w:tc>
      </w:tr>
      <w:tr w:rsidR="002045CD" w14:paraId="60AE21F4"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B" w14:textId="77777777" w:rsidR="002045CD" w:rsidRDefault="005C60F8">
            <w:pPr>
              <w:spacing w:after="0" w:line="240" w:lineRule="auto"/>
              <w:rPr>
                <w:color w:val="000000"/>
                <w:sz w:val="18"/>
                <w:szCs w:val="18"/>
              </w:rPr>
            </w:pPr>
            <w:r>
              <w:rPr>
                <w:color w:val="000000"/>
                <w:sz w:val="18"/>
                <w:szCs w:val="18"/>
              </w:rPr>
              <w:t>Illinois</w:t>
            </w:r>
          </w:p>
        </w:tc>
        <w:tc>
          <w:tcPr>
            <w:tcW w:w="1755" w:type="dxa"/>
            <w:tcBorders>
              <w:top w:val="nil"/>
              <w:left w:val="nil"/>
              <w:bottom w:val="single" w:sz="8" w:space="0" w:color="000000"/>
              <w:right w:val="single" w:sz="8" w:space="0" w:color="000000"/>
            </w:tcBorders>
            <w:shd w:val="clear" w:color="auto" w:fill="auto"/>
            <w:vAlign w:val="center"/>
          </w:tcPr>
          <w:p w14:paraId="0000057C" w14:textId="77777777" w:rsidR="002045CD" w:rsidRDefault="005C60F8">
            <w:pPr>
              <w:spacing w:after="0" w:line="240" w:lineRule="auto"/>
              <w:jc w:val="center"/>
              <w:rPr>
                <w:color w:val="000000"/>
                <w:sz w:val="18"/>
                <w:szCs w:val="18"/>
              </w:rPr>
            </w:pPr>
            <w:r>
              <w:rPr>
                <w:color w:val="000000"/>
                <w:sz w:val="18"/>
                <w:szCs w:val="18"/>
              </w:rPr>
              <w:t>122</w:t>
            </w:r>
          </w:p>
        </w:tc>
        <w:tc>
          <w:tcPr>
            <w:tcW w:w="1718" w:type="dxa"/>
            <w:tcBorders>
              <w:top w:val="nil"/>
              <w:left w:val="nil"/>
              <w:bottom w:val="single" w:sz="8" w:space="0" w:color="000000"/>
              <w:right w:val="single" w:sz="8" w:space="0" w:color="000000"/>
            </w:tcBorders>
            <w:shd w:val="clear" w:color="auto" w:fill="auto"/>
            <w:vAlign w:val="center"/>
          </w:tcPr>
          <w:p w14:paraId="0000057D" w14:textId="77777777" w:rsidR="002045CD" w:rsidRDefault="005C60F8">
            <w:pPr>
              <w:spacing w:after="0" w:line="240" w:lineRule="auto"/>
              <w:jc w:val="center"/>
              <w:rPr>
                <w:color w:val="000000"/>
                <w:sz w:val="18"/>
                <w:szCs w:val="18"/>
              </w:rPr>
            </w:pPr>
            <w:r>
              <w:rPr>
                <w:color w:val="000000"/>
                <w:sz w:val="18"/>
                <w:szCs w:val="18"/>
              </w:rPr>
              <w:t>6,187</w:t>
            </w:r>
          </w:p>
        </w:tc>
        <w:tc>
          <w:tcPr>
            <w:tcW w:w="1686" w:type="dxa"/>
            <w:tcBorders>
              <w:top w:val="nil"/>
              <w:left w:val="nil"/>
              <w:bottom w:val="single" w:sz="8" w:space="0" w:color="000000"/>
              <w:right w:val="single" w:sz="8" w:space="0" w:color="000000"/>
            </w:tcBorders>
            <w:shd w:val="clear" w:color="auto" w:fill="auto"/>
            <w:vAlign w:val="center"/>
          </w:tcPr>
          <w:p w14:paraId="0000057E" w14:textId="77777777" w:rsidR="002045CD" w:rsidRDefault="005C60F8">
            <w:pPr>
              <w:spacing w:after="0" w:line="240" w:lineRule="auto"/>
              <w:jc w:val="center"/>
              <w:rPr>
                <w:color w:val="000000"/>
                <w:sz w:val="18"/>
                <w:szCs w:val="18"/>
              </w:rPr>
            </w:pPr>
            <w:r>
              <w:rPr>
                <w:color w:val="000000"/>
                <w:sz w:val="18"/>
                <w:szCs w:val="18"/>
              </w:rPr>
              <w:t>778</w:t>
            </w:r>
          </w:p>
        </w:tc>
        <w:tc>
          <w:tcPr>
            <w:tcW w:w="1771" w:type="dxa"/>
            <w:tcBorders>
              <w:top w:val="nil"/>
              <w:left w:val="nil"/>
              <w:bottom w:val="single" w:sz="8" w:space="0" w:color="000000"/>
              <w:right w:val="single" w:sz="8" w:space="0" w:color="000000"/>
            </w:tcBorders>
            <w:shd w:val="clear" w:color="auto" w:fill="auto"/>
            <w:vAlign w:val="center"/>
          </w:tcPr>
          <w:p w14:paraId="0000057F" w14:textId="77777777" w:rsidR="002045CD" w:rsidRDefault="005C60F8">
            <w:pPr>
              <w:spacing w:after="0" w:line="240" w:lineRule="auto"/>
              <w:jc w:val="center"/>
              <w:rPr>
                <w:color w:val="000000"/>
                <w:sz w:val="18"/>
                <w:szCs w:val="18"/>
              </w:rPr>
            </w:pPr>
            <w:r>
              <w:rPr>
                <w:color w:val="000000"/>
                <w:sz w:val="18"/>
                <w:szCs w:val="18"/>
              </w:rPr>
              <w:t>6</w:t>
            </w:r>
          </w:p>
        </w:tc>
      </w:tr>
      <w:tr w:rsidR="002045CD" w14:paraId="13596F2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0" w14:textId="77777777" w:rsidR="002045CD" w:rsidRDefault="005C60F8">
            <w:pPr>
              <w:spacing w:after="0" w:line="240" w:lineRule="auto"/>
              <w:rPr>
                <w:color w:val="000000"/>
                <w:sz w:val="18"/>
                <w:szCs w:val="18"/>
              </w:rPr>
            </w:pPr>
            <w:r>
              <w:rPr>
                <w:color w:val="000000"/>
                <w:sz w:val="18"/>
                <w:szCs w:val="18"/>
              </w:rPr>
              <w:t>Indiana</w:t>
            </w:r>
          </w:p>
        </w:tc>
        <w:tc>
          <w:tcPr>
            <w:tcW w:w="1755" w:type="dxa"/>
            <w:tcBorders>
              <w:top w:val="nil"/>
              <w:left w:val="nil"/>
              <w:bottom w:val="single" w:sz="8" w:space="0" w:color="000000"/>
              <w:right w:val="single" w:sz="8" w:space="0" w:color="000000"/>
            </w:tcBorders>
            <w:shd w:val="clear" w:color="auto" w:fill="auto"/>
            <w:vAlign w:val="center"/>
          </w:tcPr>
          <w:p w14:paraId="00000581" w14:textId="77777777" w:rsidR="002045CD" w:rsidRDefault="005C60F8">
            <w:pPr>
              <w:spacing w:after="0" w:line="240" w:lineRule="auto"/>
              <w:jc w:val="center"/>
              <w:rPr>
                <w:color w:val="000000"/>
                <w:sz w:val="18"/>
                <w:szCs w:val="18"/>
              </w:rPr>
            </w:pPr>
            <w:r>
              <w:rPr>
                <w:color w:val="000000"/>
                <w:sz w:val="18"/>
                <w:szCs w:val="18"/>
              </w:rPr>
              <w:t>500</w:t>
            </w:r>
          </w:p>
        </w:tc>
        <w:tc>
          <w:tcPr>
            <w:tcW w:w="1718" w:type="dxa"/>
            <w:tcBorders>
              <w:top w:val="nil"/>
              <w:left w:val="nil"/>
              <w:bottom w:val="single" w:sz="8" w:space="0" w:color="000000"/>
              <w:right w:val="single" w:sz="8" w:space="0" w:color="000000"/>
            </w:tcBorders>
            <w:shd w:val="clear" w:color="auto" w:fill="auto"/>
            <w:vAlign w:val="center"/>
          </w:tcPr>
          <w:p w14:paraId="00000582" w14:textId="77777777" w:rsidR="002045CD" w:rsidRDefault="005C60F8">
            <w:pPr>
              <w:spacing w:after="0" w:line="240" w:lineRule="auto"/>
              <w:jc w:val="center"/>
              <w:rPr>
                <w:color w:val="000000"/>
                <w:sz w:val="18"/>
                <w:szCs w:val="18"/>
              </w:rPr>
            </w:pPr>
            <w:r>
              <w:rPr>
                <w:color w:val="000000"/>
                <w:sz w:val="18"/>
                <w:szCs w:val="18"/>
              </w:rPr>
              <w:t>9,824</w:t>
            </w:r>
          </w:p>
        </w:tc>
        <w:tc>
          <w:tcPr>
            <w:tcW w:w="1686" w:type="dxa"/>
            <w:tcBorders>
              <w:top w:val="nil"/>
              <w:left w:val="nil"/>
              <w:bottom w:val="single" w:sz="8" w:space="0" w:color="000000"/>
              <w:right w:val="single" w:sz="8" w:space="0" w:color="000000"/>
            </w:tcBorders>
            <w:shd w:val="clear" w:color="auto" w:fill="auto"/>
            <w:vAlign w:val="center"/>
          </w:tcPr>
          <w:p w14:paraId="00000583" w14:textId="77777777" w:rsidR="002045CD" w:rsidRDefault="005C60F8">
            <w:pPr>
              <w:spacing w:after="0" w:line="240" w:lineRule="auto"/>
              <w:jc w:val="center"/>
              <w:rPr>
                <w:color w:val="000000"/>
                <w:sz w:val="18"/>
                <w:szCs w:val="18"/>
              </w:rPr>
            </w:pPr>
            <w:r>
              <w:rPr>
                <w:color w:val="000000"/>
                <w:sz w:val="18"/>
                <w:szCs w:val="18"/>
              </w:rPr>
              <w:t>1,361</w:t>
            </w:r>
          </w:p>
        </w:tc>
        <w:tc>
          <w:tcPr>
            <w:tcW w:w="1771" w:type="dxa"/>
            <w:tcBorders>
              <w:top w:val="nil"/>
              <w:left w:val="nil"/>
              <w:bottom w:val="single" w:sz="8" w:space="0" w:color="000000"/>
              <w:right w:val="single" w:sz="8" w:space="0" w:color="000000"/>
            </w:tcBorders>
            <w:shd w:val="clear" w:color="auto" w:fill="auto"/>
            <w:vAlign w:val="center"/>
          </w:tcPr>
          <w:p w14:paraId="00000584" w14:textId="77777777" w:rsidR="002045CD" w:rsidRDefault="005C60F8">
            <w:pPr>
              <w:spacing w:after="0" w:line="240" w:lineRule="auto"/>
              <w:jc w:val="center"/>
              <w:rPr>
                <w:color w:val="000000"/>
                <w:sz w:val="18"/>
                <w:szCs w:val="18"/>
              </w:rPr>
            </w:pPr>
            <w:r>
              <w:rPr>
                <w:color w:val="000000"/>
                <w:sz w:val="18"/>
                <w:szCs w:val="18"/>
              </w:rPr>
              <w:t>41</w:t>
            </w:r>
          </w:p>
        </w:tc>
      </w:tr>
      <w:tr w:rsidR="002045CD" w14:paraId="6908DE29"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5" w14:textId="77777777" w:rsidR="002045CD" w:rsidRDefault="005C60F8">
            <w:pPr>
              <w:spacing w:after="0" w:line="240" w:lineRule="auto"/>
              <w:rPr>
                <w:color w:val="000000"/>
                <w:sz w:val="18"/>
                <w:szCs w:val="18"/>
              </w:rPr>
            </w:pPr>
            <w:r>
              <w:rPr>
                <w:color w:val="000000"/>
                <w:sz w:val="18"/>
                <w:szCs w:val="18"/>
              </w:rPr>
              <w:t>Iowa</w:t>
            </w:r>
          </w:p>
        </w:tc>
        <w:tc>
          <w:tcPr>
            <w:tcW w:w="1755" w:type="dxa"/>
            <w:tcBorders>
              <w:top w:val="nil"/>
              <w:left w:val="nil"/>
              <w:bottom w:val="single" w:sz="8" w:space="0" w:color="000000"/>
              <w:right w:val="single" w:sz="8" w:space="0" w:color="000000"/>
            </w:tcBorders>
            <w:shd w:val="clear" w:color="auto" w:fill="auto"/>
            <w:vAlign w:val="center"/>
          </w:tcPr>
          <w:p w14:paraId="00000586" w14:textId="77777777" w:rsidR="002045CD" w:rsidRDefault="005C60F8">
            <w:pPr>
              <w:spacing w:after="0" w:line="240" w:lineRule="auto"/>
              <w:jc w:val="center"/>
              <w:rPr>
                <w:color w:val="000000"/>
                <w:sz w:val="18"/>
                <w:szCs w:val="18"/>
              </w:rPr>
            </w:pPr>
            <w:r>
              <w:rPr>
                <w:color w:val="000000"/>
                <w:sz w:val="18"/>
                <w:szCs w:val="18"/>
              </w:rPr>
              <w:t>245</w:t>
            </w:r>
          </w:p>
        </w:tc>
        <w:tc>
          <w:tcPr>
            <w:tcW w:w="1718" w:type="dxa"/>
            <w:tcBorders>
              <w:top w:val="nil"/>
              <w:left w:val="nil"/>
              <w:bottom w:val="single" w:sz="8" w:space="0" w:color="000000"/>
              <w:right w:val="single" w:sz="8" w:space="0" w:color="000000"/>
            </w:tcBorders>
            <w:shd w:val="clear" w:color="auto" w:fill="auto"/>
            <w:vAlign w:val="center"/>
          </w:tcPr>
          <w:p w14:paraId="00000587" w14:textId="77777777" w:rsidR="002045CD" w:rsidRDefault="005C60F8">
            <w:pPr>
              <w:spacing w:after="0" w:line="240" w:lineRule="auto"/>
              <w:jc w:val="center"/>
              <w:rPr>
                <w:color w:val="000000"/>
                <w:sz w:val="18"/>
                <w:szCs w:val="18"/>
              </w:rPr>
            </w:pPr>
            <w:r>
              <w:rPr>
                <w:color w:val="000000"/>
                <w:sz w:val="18"/>
                <w:szCs w:val="18"/>
              </w:rPr>
              <w:t>8,084</w:t>
            </w:r>
          </w:p>
        </w:tc>
        <w:tc>
          <w:tcPr>
            <w:tcW w:w="1686" w:type="dxa"/>
            <w:tcBorders>
              <w:top w:val="nil"/>
              <w:left w:val="nil"/>
              <w:bottom w:val="single" w:sz="8" w:space="0" w:color="000000"/>
              <w:right w:val="single" w:sz="8" w:space="0" w:color="000000"/>
            </w:tcBorders>
            <w:shd w:val="clear" w:color="auto" w:fill="auto"/>
            <w:vAlign w:val="center"/>
          </w:tcPr>
          <w:p w14:paraId="00000588" w14:textId="77777777" w:rsidR="002045CD" w:rsidRDefault="005C60F8">
            <w:pPr>
              <w:spacing w:after="0" w:line="240" w:lineRule="auto"/>
              <w:jc w:val="center"/>
              <w:rPr>
                <w:color w:val="000000"/>
                <w:sz w:val="18"/>
                <w:szCs w:val="18"/>
              </w:rPr>
            </w:pPr>
            <w:r>
              <w:rPr>
                <w:color w:val="000000"/>
                <w:sz w:val="18"/>
                <w:szCs w:val="18"/>
              </w:rPr>
              <w:t>724</w:t>
            </w:r>
          </w:p>
        </w:tc>
        <w:tc>
          <w:tcPr>
            <w:tcW w:w="1771" w:type="dxa"/>
            <w:tcBorders>
              <w:top w:val="nil"/>
              <w:left w:val="nil"/>
              <w:bottom w:val="single" w:sz="8" w:space="0" w:color="000000"/>
              <w:right w:val="single" w:sz="8" w:space="0" w:color="000000"/>
            </w:tcBorders>
            <w:shd w:val="clear" w:color="auto" w:fill="auto"/>
            <w:vAlign w:val="center"/>
          </w:tcPr>
          <w:p w14:paraId="00000589" w14:textId="77777777" w:rsidR="002045CD" w:rsidRDefault="005C60F8">
            <w:pPr>
              <w:spacing w:after="0" w:line="240" w:lineRule="auto"/>
              <w:jc w:val="center"/>
              <w:rPr>
                <w:color w:val="000000"/>
                <w:sz w:val="18"/>
                <w:szCs w:val="18"/>
              </w:rPr>
            </w:pPr>
            <w:r>
              <w:rPr>
                <w:color w:val="000000"/>
                <w:sz w:val="18"/>
                <w:szCs w:val="18"/>
              </w:rPr>
              <w:t>19</w:t>
            </w:r>
          </w:p>
        </w:tc>
      </w:tr>
      <w:tr w:rsidR="002045CD" w14:paraId="143FCC4C"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A" w14:textId="77777777" w:rsidR="002045CD" w:rsidRDefault="005C60F8">
            <w:pPr>
              <w:spacing w:after="0" w:line="240" w:lineRule="auto"/>
              <w:rPr>
                <w:color w:val="000000"/>
                <w:sz w:val="18"/>
                <w:szCs w:val="18"/>
              </w:rPr>
            </w:pPr>
            <w:r>
              <w:rPr>
                <w:color w:val="000000"/>
                <w:sz w:val="18"/>
                <w:szCs w:val="18"/>
              </w:rPr>
              <w:t>Kansas</w:t>
            </w:r>
          </w:p>
        </w:tc>
        <w:tc>
          <w:tcPr>
            <w:tcW w:w="1755" w:type="dxa"/>
            <w:tcBorders>
              <w:top w:val="nil"/>
              <w:left w:val="nil"/>
              <w:bottom w:val="single" w:sz="8" w:space="0" w:color="000000"/>
              <w:right w:val="single" w:sz="8" w:space="0" w:color="000000"/>
            </w:tcBorders>
            <w:shd w:val="clear" w:color="auto" w:fill="auto"/>
            <w:vAlign w:val="center"/>
          </w:tcPr>
          <w:p w14:paraId="0000058B" w14:textId="77777777" w:rsidR="002045CD" w:rsidRDefault="005C60F8">
            <w:pPr>
              <w:spacing w:after="0" w:line="240" w:lineRule="auto"/>
              <w:jc w:val="center"/>
              <w:rPr>
                <w:color w:val="000000"/>
                <w:sz w:val="18"/>
                <w:szCs w:val="18"/>
              </w:rPr>
            </w:pPr>
            <w:r>
              <w:rPr>
                <w:color w:val="000000"/>
                <w:sz w:val="18"/>
                <w:szCs w:val="18"/>
              </w:rPr>
              <w:t>827</w:t>
            </w:r>
          </w:p>
        </w:tc>
        <w:tc>
          <w:tcPr>
            <w:tcW w:w="1718" w:type="dxa"/>
            <w:tcBorders>
              <w:top w:val="nil"/>
              <w:left w:val="nil"/>
              <w:bottom w:val="single" w:sz="8" w:space="0" w:color="000000"/>
              <w:right w:val="single" w:sz="8" w:space="0" w:color="000000"/>
            </w:tcBorders>
            <w:shd w:val="clear" w:color="auto" w:fill="auto"/>
            <w:vAlign w:val="center"/>
          </w:tcPr>
          <w:p w14:paraId="0000058C" w14:textId="77777777" w:rsidR="002045CD" w:rsidRDefault="005C60F8">
            <w:pPr>
              <w:spacing w:after="0" w:line="240" w:lineRule="auto"/>
              <w:jc w:val="center"/>
              <w:rPr>
                <w:color w:val="000000"/>
                <w:sz w:val="18"/>
                <w:szCs w:val="18"/>
              </w:rPr>
            </w:pPr>
            <w:r>
              <w:rPr>
                <w:color w:val="000000"/>
                <w:sz w:val="18"/>
                <w:szCs w:val="18"/>
              </w:rPr>
              <w:t>14,699</w:t>
            </w:r>
          </w:p>
        </w:tc>
        <w:tc>
          <w:tcPr>
            <w:tcW w:w="1686" w:type="dxa"/>
            <w:tcBorders>
              <w:top w:val="nil"/>
              <w:left w:val="nil"/>
              <w:bottom w:val="single" w:sz="8" w:space="0" w:color="000000"/>
              <w:right w:val="single" w:sz="8" w:space="0" w:color="000000"/>
            </w:tcBorders>
            <w:shd w:val="clear" w:color="auto" w:fill="auto"/>
            <w:vAlign w:val="center"/>
          </w:tcPr>
          <w:p w14:paraId="0000058D" w14:textId="77777777" w:rsidR="002045CD" w:rsidRDefault="005C60F8">
            <w:pPr>
              <w:spacing w:after="0" w:line="240" w:lineRule="auto"/>
              <w:jc w:val="center"/>
              <w:rPr>
                <w:color w:val="000000"/>
                <w:sz w:val="18"/>
                <w:szCs w:val="18"/>
              </w:rPr>
            </w:pPr>
            <w:r>
              <w:rPr>
                <w:color w:val="000000"/>
                <w:sz w:val="18"/>
                <w:szCs w:val="18"/>
              </w:rPr>
              <w:t>1,839</w:t>
            </w:r>
          </w:p>
        </w:tc>
        <w:tc>
          <w:tcPr>
            <w:tcW w:w="1771" w:type="dxa"/>
            <w:tcBorders>
              <w:top w:val="nil"/>
              <w:left w:val="nil"/>
              <w:bottom w:val="single" w:sz="8" w:space="0" w:color="000000"/>
              <w:right w:val="single" w:sz="8" w:space="0" w:color="000000"/>
            </w:tcBorders>
            <w:shd w:val="clear" w:color="auto" w:fill="auto"/>
            <w:vAlign w:val="center"/>
          </w:tcPr>
          <w:p w14:paraId="0000058E" w14:textId="77777777" w:rsidR="002045CD" w:rsidRDefault="005C60F8">
            <w:pPr>
              <w:spacing w:after="0" w:line="240" w:lineRule="auto"/>
              <w:jc w:val="center"/>
              <w:rPr>
                <w:color w:val="000000"/>
                <w:sz w:val="18"/>
                <w:szCs w:val="18"/>
              </w:rPr>
            </w:pPr>
            <w:r>
              <w:rPr>
                <w:color w:val="000000"/>
                <w:sz w:val="18"/>
                <w:szCs w:val="18"/>
              </w:rPr>
              <w:t>50</w:t>
            </w:r>
          </w:p>
        </w:tc>
      </w:tr>
      <w:tr w:rsidR="002045CD" w14:paraId="6E8D4DA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F" w14:textId="77777777" w:rsidR="002045CD" w:rsidRDefault="005C60F8">
            <w:pPr>
              <w:spacing w:after="0" w:line="240" w:lineRule="auto"/>
              <w:rPr>
                <w:color w:val="000000"/>
                <w:sz w:val="18"/>
                <w:szCs w:val="18"/>
              </w:rPr>
            </w:pPr>
            <w:r>
              <w:rPr>
                <w:color w:val="000000"/>
                <w:sz w:val="18"/>
                <w:szCs w:val="18"/>
              </w:rPr>
              <w:t>Louisiana</w:t>
            </w:r>
          </w:p>
        </w:tc>
        <w:tc>
          <w:tcPr>
            <w:tcW w:w="1755" w:type="dxa"/>
            <w:tcBorders>
              <w:top w:val="nil"/>
              <w:left w:val="nil"/>
              <w:bottom w:val="single" w:sz="8" w:space="0" w:color="000000"/>
              <w:right w:val="single" w:sz="8" w:space="0" w:color="000000"/>
            </w:tcBorders>
            <w:shd w:val="clear" w:color="auto" w:fill="auto"/>
            <w:vAlign w:val="center"/>
          </w:tcPr>
          <w:p w14:paraId="00000590" w14:textId="77777777" w:rsidR="002045CD" w:rsidRDefault="005C60F8">
            <w:pPr>
              <w:spacing w:after="0" w:line="240" w:lineRule="auto"/>
              <w:jc w:val="center"/>
              <w:rPr>
                <w:color w:val="000000"/>
                <w:sz w:val="18"/>
                <w:szCs w:val="18"/>
              </w:rPr>
            </w:pPr>
            <w:r>
              <w:rPr>
                <w:color w:val="000000"/>
                <w:sz w:val="18"/>
                <w:szCs w:val="18"/>
              </w:rPr>
              <w:t>88</w:t>
            </w:r>
          </w:p>
        </w:tc>
        <w:tc>
          <w:tcPr>
            <w:tcW w:w="1718" w:type="dxa"/>
            <w:tcBorders>
              <w:top w:val="nil"/>
              <w:left w:val="nil"/>
              <w:bottom w:val="single" w:sz="8" w:space="0" w:color="000000"/>
              <w:right w:val="single" w:sz="8" w:space="0" w:color="000000"/>
            </w:tcBorders>
            <w:shd w:val="clear" w:color="auto" w:fill="auto"/>
            <w:vAlign w:val="center"/>
          </w:tcPr>
          <w:p w14:paraId="00000591" w14:textId="77777777" w:rsidR="002045CD" w:rsidRDefault="005C60F8">
            <w:pPr>
              <w:spacing w:after="0" w:line="240" w:lineRule="auto"/>
              <w:jc w:val="center"/>
              <w:rPr>
                <w:color w:val="000000"/>
                <w:sz w:val="18"/>
                <w:szCs w:val="18"/>
              </w:rPr>
            </w:pPr>
            <w:r>
              <w:rPr>
                <w:color w:val="000000"/>
                <w:sz w:val="18"/>
                <w:szCs w:val="18"/>
              </w:rPr>
              <w:t>8,829</w:t>
            </w:r>
          </w:p>
        </w:tc>
        <w:tc>
          <w:tcPr>
            <w:tcW w:w="1686" w:type="dxa"/>
            <w:tcBorders>
              <w:top w:val="nil"/>
              <w:left w:val="nil"/>
              <w:bottom w:val="single" w:sz="8" w:space="0" w:color="000000"/>
              <w:right w:val="single" w:sz="8" w:space="0" w:color="000000"/>
            </w:tcBorders>
            <w:shd w:val="clear" w:color="auto" w:fill="auto"/>
            <w:vAlign w:val="center"/>
          </w:tcPr>
          <w:p w14:paraId="00000592" w14:textId="77777777" w:rsidR="002045CD" w:rsidRDefault="005C60F8">
            <w:pPr>
              <w:spacing w:after="0" w:line="240" w:lineRule="auto"/>
              <w:jc w:val="center"/>
              <w:rPr>
                <w:color w:val="000000"/>
                <w:sz w:val="18"/>
                <w:szCs w:val="18"/>
              </w:rPr>
            </w:pPr>
            <w:r>
              <w:rPr>
                <w:color w:val="000000"/>
                <w:sz w:val="18"/>
                <w:szCs w:val="18"/>
              </w:rPr>
              <w:t>1,214</w:t>
            </w:r>
          </w:p>
        </w:tc>
        <w:tc>
          <w:tcPr>
            <w:tcW w:w="1771" w:type="dxa"/>
            <w:tcBorders>
              <w:top w:val="nil"/>
              <w:left w:val="nil"/>
              <w:bottom w:val="single" w:sz="8" w:space="0" w:color="000000"/>
              <w:right w:val="single" w:sz="8" w:space="0" w:color="000000"/>
            </w:tcBorders>
            <w:shd w:val="clear" w:color="auto" w:fill="auto"/>
            <w:vAlign w:val="center"/>
          </w:tcPr>
          <w:p w14:paraId="00000593" w14:textId="77777777" w:rsidR="002045CD" w:rsidRDefault="005C60F8">
            <w:pPr>
              <w:spacing w:after="0" w:line="240" w:lineRule="auto"/>
              <w:jc w:val="center"/>
              <w:rPr>
                <w:color w:val="000000"/>
                <w:sz w:val="18"/>
                <w:szCs w:val="18"/>
              </w:rPr>
            </w:pPr>
            <w:r>
              <w:rPr>
                <w:color w:val="000000"/>
                <w:sz w:val="18"/>
                <w:szCs w:val="18"/>
              </w:rPr>
              <w:t>4</w:t>
            </w:r>
          </w:p>
        </w:tc>
      </w:tr>
      <w:tr w:rsidR="002045CD" w14:paraId="3DEA16C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4" w14:textId="77777777" w:rsidR="002045CD" w:rsidRDefault="005C60F8">
            <w:pPr>
              <w:spacing w:after="0" w:line="240" w:lineRule="auto"/>
              <w:rPr>
                <w:color w:val="000000"/>
                <w:sz w:val="18"/>
                <w:szCs w:val="18"/>
              </w:rPr>
            </w:pPr>
            <w:r>
              <w:rPr>
                <w:color w:val="000000"/>
                <w:sz w:val="18"/>
                <w:szCs w:val="18"/>
              </w:rPr>
              <w:t>Maine</w:t>
            </w:r>
          </w:p>
        </w:tc>
        <w:tc>
          <w:tcPr>
            <w:tcW w:w="1755" w:type="dxa"/>
            <w:tcBorders>
              <w:top w:val="nil"/>
              <w:left w:val="nil"/>
              <w:bottom w:val="single" w:sz="8" w:space="0" w:color="000000"/>
              <w:right w:val="single" w:sz="8" w:space="0" w:color="000000"/>
            </w:tcBorders>
            <w:shd w:val="clear" w:color="auto" w:fill="auto"/>
            <w:vAlign w:val="center"/>
          </w:tcPr>
          <w:p w14:paraId="00000595" w14:textId="77777777" w:rsidR="002045CD" w:rsidRDefault="005C60F8">
            <w:pPr>
              <w:spacing w:after="0" w:line="240" w:lineRule="auto"/>
              <w:jc w:val="center"/>
              <w:rPr>
                <w:color w:val="000000"/>
                <w:sz w:val="18"/>
                <w:szCs w:val="18"/>
              </w:rPr>
            </w:pPr>
            <w:r>
              <w:rPr>
                <w:color w:val="000000"/>
                <w:sz w:val="18"/>
                <w:szCs w:val="18"/>
              </w:rPr>
              <w:t>376</w:t>
            </w:r>
          </w:p>
        </w:tc>
        <w:tc>
          <w:tcPr>
            <w:tcW w:w="1718" w:type="dxa"/>
            <w:tcBorders>
              <w:top w:val="nil"/>
              <w:left w:val="nil"/>
              <w:bottom w:val="single" w:sz="8" w:space="0" w:color="000000"/>
              <w:right w:val="single" w:sz="8" w:space="0" w:color="000000"/>
            </w:tcBorders>
            <w:shd w:val="clear" w:color="auto" w:fill="auto"/>
            <w:vAlign w:val="center"/>
          </w:tcPr>
          <w:p w14:paraId="00000596" w14:textId="77777777" w:rsidR="002045CD" w:rsidRDefault="005C60F8">
            <w:pPr>
              <w:spacing w:after="0" w:line="240" w:lineRule="auto"/>
              <w:jc w:val="center"/>
              <w:rPr>
                <w:color w:val="000000"/>
                <w:sz w:val="18"/>
                <w:szCs w:val="18"/>
              </w:rPr>
            </w:pPr>
            <w:r>
              <w:rPr>
                <w:color w:val="000000"/>
                <w:sz w:val="18"/>
                <w:szCs w:val="18"/>
              </w:rPr>
              <w:t>4,523</w:t>
            </w:r>
          </w:p>
        </w:tc>
        <w:tc>
          <w:tcPr>
            <w:tcW w:w="1686" w:type="dxa"/>
            <w:tcBorders>
              <w:top w:val="nil"/>
              <w:left w:val="nil"/>
              <w:bottom w:val="single" w:sz="8" w:space="0" w:color="000000"/>
              <w:right w:val="single" w:sz="8" w:space="0" w:color="000000"/>
            </w:tcBorders>
            <w:shd w:val="clear" w:color="auto" w:fill="auto"/>
            <w:vAlign w:val="center"/>
          </w:tcPr>
          <w:p w14:paraId="00000597" w14:textId="77777777" w:rsidR="002045CD" w:rsidRDefault="005C60F8">
            <w:pPr>
              <w:spacing w:after="0" w:line="240" w:lineRule="auto"/>
              <w:jc w:val="center"/>
              <w:rPr>
                <w:color w:val="000000"/>
                <w:sz w:val="18"/>
                <w:szCs w:val="18"/>
              </w:rPr>
            </w:pPr>
            <w:r>
              <w:rPr>
                <w:color w:val="000000"/>
                <w:sz w:val="18"/>
                <w:szCs w:val="18"/>
              </w:rPr>
              <w:t>644</w:t>
            </w:r>
          </w:p>
        </w:tc>
        <w:tc>
          <w:tcPr>
            <w:tcW w:w="1771" w:type="dxa"/>
            <w:tcBorders>
              <w:top w:val="nil"/>
              <w:left w:val="nil"/>
              <w:bottom w:val="single" w:sz="8" w:space="0" w:color="000000"/>
              <w:right w:val="single" w:sz="8" w:space="0" w:color="000000"/>
            </w:tcBorders>
            <w:shd w:val="clear" w:color="auto" w:fill="auto"/>
            <w:vAlign w:val="center"/>
          </w:tcPr>
          <w:p w14:paraId="00000598" w14:textId="77777777" w:rsidR="002045CD" w:rsidRDefault="005C60F8">
            <w:pPr>
              <w:spacing w:after="0" w:line="240" w:lineRule="auto"/>
              <w:jc w:val="center"/>
              <w:rPr>
                <w:color w:val="000000"/>
                <w:sz w:val="18"/>
                <w:szCs w:val="18"/>
              </w:rPr>
            </w:pPr>
            <w:r>
              <w:rPr>
                <w:color w:val="000000"/>
                <w:sz w:val="18"/>
                <w:szCs w:val="18"/>
              </w:rPr>
              <w:t>23</w:t>
            </w:r>
          </w:p>
        </w:tc>
      </w:tr>
      <w:tr w:rsidR="002045CD" w14:paraId="5877BE6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9" w14:textId="77777777" w:rsidR="002045CD" w:rsidRDefault="005C60F8">
            <w:pPr>
              <w:spacing w:after="0" w:line="240" w:lineRule="auto"/>
              <w:rPr>
                <w:color w:val="000000"/>
                <w:sz w:val="18"/>
                <w:szCs w:val="18"/>
              </w:rPr>
            </w:pPr>
            <w:r>
              <w:rPr>
                <w:color w:val="000000"/>
                <w:sz w:val="18"/>
                <w:szCs w:val="18"/>
              </w:rPr>
              <w:t>Maryland</w:t>
            </w:r>
          </w:p>
        </w:tc>
        <w:tc>
          <w:tcPr>
            <w:tcW w:w="1755" w:type="dxa"/>
            <w:tcBorders>
              <w:top w:val="nil"/>
              <w:left w:val="nil"/>
              <w:bottom w:val="single" w:sz="8" w:space="0" w:color="000000"/>
              <w:right w:val="single" w:sz="8" w:space="0" w:color="000000"/>
            </w:tcBorders>
            <w:shd w:val="clear" w:color="auto" w:fill="auto"/>
            <w:vAlign w:val="center"/>
          </w:tcPr>
          <w:p w14:paraId="0000059A" w14:textId="77777777" w:rsidR="002045CD" w:rsidRDefault="005C60F8">
            <w:pPr>
              <w:spacing w:after="0" w:line="240" w:lineRule="auto"/>
              <w:jc w:val="center"/>
              <w:rPr>
                <w:color w:val="000000"/>
                <w:sz w:val="18"/>
                <w:szCs w:val="18"/>
              </w:rPr>
            </w:pPr>
            <w:r>
              <w:rPr>
                <w:color w:val="000000"/>
                <w:sz w:val="18"/>
                <w:szCs w:val="18"/>
              </w:rPr>
              <w:t>624</w:t>
            </w:r>
          </w:p>
        </w:tc>
        <w:tc>
          <w:tcPr>
            <w:tcW w:w="1718" w:type="dxa"/>
            <w:tcBorders>
              <w:top w:val="nil"/>
              <w:left w:val="nil"/>
              <w:bottom w:val="single" w:sz="8" w:space="0" w:color="000000"/>
              <w:right w:val="single" w:sz="8" w:space="0" w:color="000000"/>
            </w:tcBorders>
            <w:shd w:val="clear" w:color="auto" w:fill="auto"/>
            <w:vAlign w:val="center"/>
          </w:tcPr>
          <w:p w14:paraId="0000059B" w14:textId="77777777" w:rsidR="002045CD" w:rsidRDefault="005C60F8">
            <w:pPr>
              <w:spacing w:after="0" w:line="240" w:lineRule="auto"/>
              <w:jc w:val="center"/>
              <w:rPr>
                <w:color w:val="000000"/>
                <w:sz w:val="18"/>
                <w:szCs w:val="18"/>
              </w:rPr>
            </w:pPr>
            <w:r>
              <w:rPr>
                <w:color w:val="000000"/>
                <w:sz w:val="18"/>
                <w:szCs w:val="18"/>
              </w:rPr>
              <w:t>13,093</w:t>
            </w:r>
          </w:p>
        </w:tc>
        <w:tc>
          <w:tcPr>
            <w:tcW w:w="1686" w:type="dxa"/>
            <w:tcBorders>
              <w:top w:val="nil"/>
              <w:left w:val="nil"/>
              <w:bottom w:val="single" w:sz="8" w:space="0" w:color="000000"/>
              <w:right w:val="single" w:sz="8" w:space="0" w:color="000000"/>
            </w:tcBorders>
            <w:shd w:val="clear" w:color="auto" w:fill="auto"/>
            <w:vAlign w:val="center"/>
          </w:tcPr>
          <w:p w14:paraId="0000059C" w14:textId="77777777" w:rsidR="002045CD" w:rsidRDefault="005C60F8">
            <w:pPr>
              <w:spacing w:after="0" w:line="240" w:lineRule="auto"/>
              <w:jc w:val="center"/>
              <w:rPr>
                <w:color w:val="000000"/>
                <w:sz w:val="18"/>
                <w:szCs w:val="18"/>
              </w:rPr>
            </w:pPr>
            <w:r>
              <w:rPr>
                <w:color w:val="000000"/>
                <w:sz w:val="18"/>
                <w:szCs w:val="18"/>
              </w:rPr>
              <w:t>1,897</w:t>
            </w:r>
          </w:p>
        </w:tc>
        <w:tc>
          <w:tcPr>
            <w:tcW w:w="1771" w:type="dxa"/>
            <w:tcBorders>
              <w:top w:val="nil"/>
              <w:left w:val="nil"/>
              <w:bottom w:val="single" w:sz="8" w:space="0" w:color="000000"/>
              <w:right w:val="single" w:sz="8" w:space="0" w:color="000000"/>
            </w:tcBorders>
            <w:shd w:val="clear" w:color="auto" w:fill="auto"/>
            <w:vAlign w:val="center"/>
          </w:tcPr>
          <w:p w14:paraId="0000059D" w14:textId="77777777" w:rsidR="002045CD" w:rsidRDefault="005C60F8">
            <w:pPr>
              <w:spacing w:after="0" w:line="240" w:lineRule="auto"/>
              <w:jc w:val="center"/>
              <w:rPr>
                <w:color w:val="000000"/>
                <w:sz w:val="18"/>
                <w:szCs w:val="18"/>
              </w:rPr>
            </w:pPr>
            <w:r>
              <w:rPr>
                <w:color w:val="000000"/>
                <w:sz w:val="18"/>
                <w:szCs w:val="18"/>
              </w:rPr>
              <w:t>44</w:t>
            </w:r>
          </w:p>
        </w:tc>
      </w:tr>
      <w:tr w:rsidR="002045CD" w14:paraId="04D082E3"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E" w14:textId="77777777" w:rsidR="002045CD" w:rsidRDefault="005C60F8">
            <w:pPr>
              <w:spacing w:after="0" w:line="240" w:lineRule="auto"/>
              <w:rPr>
                <w:color w:val="000000"/>
                <w:sz w:val="18"/>
                <w:szCs w:val="18"/>
              </w:rPr>
            </w:pPr>
            <w:r>
              <w:rPr>
                <w:color w:val="000000"/>
                <w:sz w:val="18"/>
                <w:szCs w:val="18"/>
              </w:rPr>
              <w:t>Michigan</w:t>
            </w:r>
          </w:p>
        </w:tc>
        <w:tc>
          <w:tcPr>
            <w:tcW w:w="1755" w:type="dxa"/>
            <w:tcBorders>
              <w:top w:val="nil"/>
              <w:left w:val="nil"/>
              <w:bottom w:val="single" w:sz="8" w:space="0" w:color="000000"/>
              <w:right w:val="single" w:sz="8" w:space="0" w:color="000000"/>
            </w:tcBorders>
            <w:shd w:val="clear" w:color="auto" w:fill="auto"/>
            <w:vAlign w:val="center"/>
          </w:tcPr>
          <w:p w14:paraId="0000059F" w14:textId="77777777" w:rsidR="002045CD" w:rsidRDefault="005C60F8">
            <w:pPr>
              <w:spacing w:after="0" w:line="240" w:lineRule="auto"/>
              <w:jc w:val="center"/>
              <w:rPr>
                <w:color w:val="000000"/>
                <w:sz w:val="18"/>
                <w:szCs w:val="18"/>
              </w:rPr>
            </w:pPr>
            <w:r>
              <w:rPr>
                <w:color w:val="000000"/>
                <w:sz w:val="18"/>
                <w:szCs w:val="18"/>
              </w:rPr>
              <w:t>680</w:t>
            </w:r>
          </w:p>
        </w:tc>
        <w:tc>
          <w:tcPr>
            <w:tcW w:w="1718" w:type="dxa"/>
            <w:tcBorders>
              <w:top w:val="nil"/>
              <w:left w:val="nil"/>
              <w:bottom w:val="single" w:sz="8" w:space="0" w:color="000000"/>
              <w:right w:val="single" w:sz="8" w:space="0" w:color="000000"/>
            </w:tcBorders>
            <w:shd w:val="clear" w:color="auto" w:fill="auto"/>
            <w:vAlign w:val="center"/>
          </w:tcPr>
          <w:p w14:paraId="000005A0" w14:textId="77777777" w:rsidR="002045CD" w:rsidRDefault="005C60F8">
            <w:pPr>
              <w:spacing w:after="0" w:line="240" w:lineRule="auto"/>
              <w:jc w:val="center"/>
              <w:rPr>
                <w:color w:val="000000"/>
                <w:sz w:val="18"/>
                <w:szCs w:val="18"/>
              </w:rPr>
            </w:pPr>
            <w:r>
              <w:rPr>
                <w:color w:val="000000"/>
                <w:sz w:val="18"/>
                <w:szCs w:val="18"/>
              </w:rPr>
              <w:t>10,762</w:t>
            </w:r>
          </w:p>
        </w:tc>
        <w:tc>
          <w:tcPr>
            <w:tcW w:w="1686" w:type="dxa"/>
            <w:tcBorders>
              <w:top w:val="nil"/>
              <w:left w:val="nil"/>
              <w:bottom w:val="single" w:sz="8" w:space="0" w:color="000000"/>
              <w:right w:val="single" w:sz="8" w:space="0" w:color="000000"/>
            </w:tcBorders>
            <w:shd w:val="clear" w:color="auto" w:fill="auto"/>
            <w:vAlign w:val="center"/>
          </w:tcPr>
          <w:p w14:paraId="000005A1" w14:textId="77777777" w:rsidR="002045CD" w:rsidRDefault="005C60F8">
            <w:pPr>
              <w:spacing w:after="0" w:line="240" w:lineRule="auto"/>
              <w:jc w:val="center"/>
              <w:rPr>
                <w:color w:val="000000"/>
                <w:sz w:val="18"/>
                <w:szCs w:val="18"/>
              </w:rPr>
            </w:pPr>
            <w:r>
              <w:rPr>
                <w:color w:val="000000"/>
                <w:sz w:val="18"/>
                <w:szCs w:val="18"/>
              </w:rPr>
              <w:t>1,524</w:t>
            </w:r>
          </w:p>
        </w:tc>
        <w:tc>
          <w:tcPr>
            <w:tcW w:w="1771" w:type="dxa"/>
            <w:tcBorders>
              <w:top w:val="nil"/>
              <w:left w:val="nil"/>
              <w:bottom w:val="single" w:sz="8" w:space="0" w:color="000000"/>
              <w:right w:val="single" w:sz="8" w:space="0" w:color="000000"/>
            </w:tcBorders>
            <w:shd w:val="clear" w:color="auto" w:fill="auto"/>
            <w:vAlign w:val="center"/>
          </w:tcPr>
          <w:p w14:paraId="000005A2" w14:textId="77777777" w:rsidR="002045CD" w:rsidRDefault="005C60F8">
            <w:pPr>
              <w:spacing w:after="0" w:line="240" w:lineRule="auto"/>
              <w:jc w:val="center"/>
              <w:rPr>
                <w:color w:val="000000"/>
                <w:sz w:val="18"/>
                <w:szCs w:val="18"/>
              </w:rPr>
            </w:pPr>
            <w:r>
              <w:rPr>
                <w:color w:val="000000"/>
                <w:sz w:val="18"/>
                <w:szCs w:val="18"/>
              </w:rPr>
              <w:t>43</w:t>
            </w:r>
          </w:p>
        </w:tc>
      </w:tr>
      <w:tr w:rsidR="002045CD" w14:paraId="4E39EF8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3" w14:textId="77777777" w:rsidR="002045CD" w:rsidRDefault="005C60F8">
            <w:pPr>
              <w:spacing w:after="0" w:line="240" w:lineRule="auto"/>
              <w:rPr>
                <w:color w:val="000000"/>
                <w:sz w:val="18"/>
                <w:szCs w:val="18"/>
              </w:rPr>
            </w:pPr>
            <w:r>
              <w:rPr>
                <w:color w:val="000000"/>
                <w:sz w:val="18"/>
                <w:szCs w:val="18"/>
              </w:rPr>
              <w:t>Mississippi</w:t>
            </w:r>
          </w:p>
        </w:tc>
        <w:tc>
          <w:tcPr>
            <w:tcW w:w="1755" w:type="dxa"/>
            <w:tcBorders>
              <w:top w:val="nil"/>
              <w:left w:val="nil"/>
              <w:bottom w:val="single" w:sz="8" w:space="0" w:color="000000"/>
              <w:right w:val="single" w:sz="8" w:space="0" w:color="000000"/>
            </w:tcBorders>
            <w:shd w:val="clear" w:color="auto" w:fill="auto"/>
            <w:vAlign w:val="center"/>
          </w:tcPr>
          <w:p w14:paraId="000005A4" w14:textId="77777777" w:rsidR="002045CD" w:rsidRDefault="005C60F8">
            <w:pPr>
              <w:spacing w:after="0" w:line="240" w:lineRule="auto"/>
              <w:jc w:val="center"/>
              <w:rPr>
                <w:color w:val="000000"/>
                <w:sz w:val="18"/>
                <w:szCs w:val="18"/>
              </w:rPr>
            </w:pPr>
            <w:r>
              <w:rPr>
                <w:color w:val="000000"/>
                <w:sz w:val="18"/>
                <w:szCs w:val="18"/>
              </w:rPr>
              <w:t>208</w:t>
            </w:r>
          </w:p>
        </w:tc>
        <w:tc>
          <w:tcPr>
            <w:tcW w:w="1718" w:type="dxa"/>
            <w:tcBorders>
              <w:top w:val="nil"/>
              <w:left w:val="nil"/>
              <w:bottom w:val="single" w:sz="8" w:space="0" w:color="000000"/>
              <w:right w:val="single" w:sz="8" w:space="0" w:color="000000"/>
            </w:tcBorders>
            <w:shd w:val="clear" w:color="auto" w:fill="auto"/>
            <w:vAlign w:val="center"/>
          </w:tcPr>
          <w:p w14:paraId="000005A5" w14:textId="77777777" w:rsidR="002045CD" w:rsidRDefault="005C60F8">
            <w:pPr>
              <w:spacing w:after="0" w:line="240" w:lineRule="auto"/>
              <w:jc w:val="center"/>
              <w:rPr>
                <w:color w:val="000000"/>
                <w:sz w:val="18"/>
                <w:szCs w:val="18"/>
              </w:rPr>
            </w:pPr>
            <w:r>
              <w:rPr>
                <w:color w:val="000000"/>
                <w:sz w:val="18"/>
                <w:szCs w:val="18"/>
              </w:rPr>
              <w:t>10,816</w:t>
            </w:r>
          </w:p>
        </w:tc>
        <w:tc>
          <w:tcPr>
            <w:tcW w:w="1686" w:type="dxa"/>
            <w:tcBorders>
              <w:top w:val="nil"/>
              <w:left w:val="nil"/>
              <w:bottom w:val="single" w:sz="8" w:space="0" w:color="000000"/>
              <w:right w:val="single" w:sz="8" w:space="0" w:color="000000"/>
            </w:tcBorders>
            <w:shd w:val="clear" w:color="auto" w:fill="auto"/>
            <w:vAlign w:val="center"/>
          </w:tcPr>
          <w:p w14:paraId="000005A6" w14:textId="77777777" w:rsidR="002045CD" w:rsidRDefault="005C60F8">
            <w:pPr>
              <w:spacing w:after="0" w:line="240" w:lineRule="auto"/>
              <w:jc w:val="center"/>
              <w:rPr>
                <w:color w:val="000000"/>
                <w:sz w:val="18"/>
                <w:szCs w:val="18"/>
              </w:rPr>
            </w:pPr>
            <w:r>
              <w:rPr>
                <w:color w:val="000000"/>
                <w:sz w:val="18"/>
                <w:szCs w:val="18"/>
              </w:rPr>
              <w:t>1,527</w:t>
            </w:r>
          </w:p>
        </w:tc>
        <w:tc>
          <w:tcPr>
            <w:tcW w:w="1771" w:type="dxa"/>
            <w:tcBorders>
              <w:top w:val="nil"/>
              <w:left w:val="nil"/>
              <w:bottom w:val="single" w:sz="8" w:space="0" w:color="000000"/>
              <w:right w:val="single" w:sz="8" w:space="0" w:color="000000"/>
            </w:tcBorders>
            <w:shd w:val="clear" w:color="auto" w:fill="auto"/>
            <w:vAlign w:val="center"/>
          </w:tcPr>
          <w:p w14:paraId="000005A7" w14:textId="77777777" w:rsidR="002045CD" w:rsidRDefault="005C60F8">
            <w:pPr>
              <w:spacing w:after="0" w:line="240" w:lineRule="auto"/>
              <w:jc w:val="center"/>
              <w:rPr>
                <w:color w:val="000000"/>
                <w:sz w:val="18"/>
                <w:szCs w:val="18"/>
              </w:rPr>
            </w:pPr>
            <w:r>
              <w:rPr>
                <w:color w:val="000000"/>
                <w:sz w:val="18"/>
                <w:szCs w:val="18"/>
              </w:rPr>
              <w:t>14</w:t>
            </w:r>
          </w:p>
        </w:tc>
      </w:tr>
      <w:tr w:rsidR="002045CD" w14:paraId="1FA7805D"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8" w14:textId="77777777" w:rsidR="002045CD" w:rsidRDefault="005C60F8">
            <w:pPr>
              <w:spacing w:after="0" w:line="240" w:lineRule="auto"/>
              <w:rPr>
                <w:color w:val="000000"/>
                <w:sz w:val="18"/>
                <w:szCs w:val="18"/>
              </w:rPr>
            </w:pPr>
            <w:r>
              <w:rPr>
                <w:color w:val="000000"/>
                <w:sz w:val="18"/>
                <w:szCs w:val="18"/>
              </w:rPr>
              <w:t>Missouri</w:t>
            </w:r>
          </w:p>
        </w:tc>
        <w:tc>
          <w:tcPr>
            <w:tcW w:w="1755" w:type="dxa"/>
            <w:tcBorders>
              <w:top w:val="nil"/>
              <w:left w:val="nil"/>
              <w:bottom w:val="single" w:sz="8" w:space="0" w:color="000000"/>
              <w:right w:val="single" w:sz="8" w:space="0" w:color="000000"/>
            </w:tcBorders>
            <w:shd w:val="clear" w:color="auto" w:fill="auto"/>
            <w:vAlign w:val="center"/>
          </w:tcPr>
          <w:p w14:paraId="000005A9" w14:textId="77777777" w:rsidR="002045CD" w:rsidRDefault="005C60F8">
            <w:pPr>
              <w:spacing w:after="0" w:line="240" w:lineRule="auto"/>
              <w:jc w:val="center"/>
              <w:rPr>
                <w:color w:val="000000"/>
                <w:sz w:val="18"/>
                <w:szCs w:val="18"/>
              </w:rPr>
            </w:pPr>
            <w:r>
              <w:rPr>
                <w:color w:val="000000"/>
                <w:sz w:val="18"/>
                <w:szCs w:val="18"/>
              </w:rPr>
              <w:t>262</w:t>
            </w:r>
          </w:p>
        </w:tc>
        <w:tc>
          <w:tcPr>
            <w:tcW w:w="1718" w:type="dxa"/>
            <w:tcBorders>
              <w:top w:val="nil"/>
              <w:left w:val="nil"/>
              <w:bottom w:val="single" w:sz="8" w:space="0" w:color="000000"/>
              <w:right w:val="single" w:sz="8" w:space="0" w:color="000000"/>
            </w:tcBorders>
            <w:shd w:val="clear" w:color="auto" w:fill="auto"/>
            <w:vAlign w:val="center"/>
          </w:tcPr>
          <w:p w14:paraId="000005AA" w14:textId="77777777" w:rsidR="002045CD" w:rsidRDefault="005C60F8">
            <w:pPr>
              <w:spacing w:after="0" w:line="240" w:lineRule="auto"/>
              <w:jc w:val="center"/>
              <w:rPr>
                <w:color w:val="000000"/>
                <w:sz w:val="18"/>
                <w:szCs w:val="18"/>
              </w:rPr>
            </w:pPr>
            <w:r>
              <w:rPr>
                <w:color w:val="000000"/>
                <w:sz w:val="18"/>
                <w:szCs w:val="18"/>
              </w:rPr>
              <w:t>5,646</w:t>
            </w:r>
          </w:p>
        </w:tc>
        <w:tc>
          <w:tcPr>
            <w:tcW w:w="1686" w:type="dxa"/>
            <w:tcBorders>
              <w:top w:val="nil"/>
              <w:left w:val="nil"/>
              <w:bottom w:val="single" w:sz="8" w:space="0" w:color="000000"/>
              <w:right w:val="single" w:sz="8" w:space="0" w:color="000000"/>
            </w:tcBorders>
            <w:shd w:val="clear" w:color="auto" w:fill="auto"/>
            <w:vAlign w:val="center"/>
          </w:tcPr>
          <w:p w14:paraId="000005AB" w14:textId="77777777" w:rsidR="002045CD" w:rsidRDefault="005C60F8">
            <w:pPr>
              <w:spacing w:after="0" w:line="240" w:lineRule="auto"/>
              <w:jc w:val="center"/>
              <w:rPr>
                <w:color w:val="000000"/>
                <w:sz w:val="18"/>
                <w:szCs w:val="18"/>
              </w:rPr>
            </w:pPr>
            <w:r>
              <w:rPr>
                <w:color w:val="000000"/>
                <w:sz w:val="18"/>
                <w:szCs w:val="18"/>
              </w:rPr>
              <w:t>814</w:t>
            </w:r>
          </w:p>
        </w:tc>
        <w:tc>
          <w:tcPr>
            <w:tcW w:w="1771" w:type="dxa"/>
            <w:tcBorders>
              <w:top w:val="nil"/>
              <w:left w:val="nil"/>
              <w:bottom w:val="single" w:sz="8" w:space="0" w:color="000000"/>
              <w:right w:val="single" w:sz="8" w:space="0" w:color="000000"/>
            </w:tcBorders>
            <w:shd w:val="clear" w:color="auto" w:fill="auto"/>
            <w:vAlign w:val="center"/>
          </w:tcPr>
          <w:p w14:paraId="000005AC" w14:textId="77777777" w:rsidR="002045CD" w:rsidRDefault="005C60F8">
            <w:pPr>
              <w:spacing w:after="0" w:line="240" w:lineRule="auto"/>
              <w:jc w:val="center"/>
              <w:rPr>
                <w:color w:val="000000"/>
                <w:sz w:val="18"/>
                <w:szCs w:val="18"/>
              </w:rPr>
            </w:pPr>
            <w:r>
              <w:rPr>
                <w:color w:val="000000"/>
                <w:sz w:val="18"/>
                <w:szCs w:val="18"/>
              </w:rPr>
              <w:t>20</w:t>
            </w:r>
          </w:p>
        </w:tc>
      </w:tr>
      <w:tr w:rsidR="002045CD" w14:paraId="77F4339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D" w14:textId="77777777" w:rsidR="002045CD" w:rsidRDefault="005C60F8">
            <w:pPr>
              <w:spacing w:after="0" w:line="240" w:lineRule="auto"/>
              <w:rPr>
                <w:color w:val="000000"/>
                <w:sz w:val="18"/>
                <w:szCs w:val="18"/>
              </w:rPr>
            </w:pPr>
            <w:r>
              <w:rPr>
                <w:color w:val="000000"/>
                <w:sz w:val="18"/>
                <w:szCs w:val="18"/>
              </w:rPr>
              <w:t>Montana</w:t>
            </w:r>
          </w:p>
        </w:tc>
        <w:tc>
          <w:tcPr>
            <w:tcW w:w="1755" w:type="dxa"/>
            <w:tcBorders>
              <w:top w:val="nil"/>
              <w:left w:val="nil"/>
              <w:bottom w:val="single" w:sz="8" w:space="0" w:color="000000"/>
              <w:right w:val="single" w:sz="8" w:space="0" w:color="000000"/>
            </w:tcBorders>
            <w:shd w:val="clear" w:color="auto" w:fill="auto"/>
            <w:vAlign w:val="center"/>
          </w:tcPr>
          <w:p w14:paraId="000005AE" w14:textId="77777777" w:rsidR="002045CD" w:rsidRDefault="005C60F8">
            <w:pPr>
              <w:spacing w:after="0" w:line="240" w:lineRule="auto"/>
              <w:jc w:val="center"/>
              <w:rPr>
                <w:color w:val="000000"/>
                <w:sz w:val="18"/>
                <w:szCs w:val="18"/>
              </w:rPr>
            </w:pPr>
            <w:r>
              <w:rPr>
                <w:color w:val="000000"/>
                <w:sz w:val="18"/>
                <w:szCs w:val="18"/>
              </w:rPr>
              <w:t>286</w:t>
            </w:r>
          </w:p>
        </w:tc>
        <w:tc>
          <w:tcPr>
            <w:tcW w:w="1718" w:type="dxa"/>
            <w:tcBorders>
              <w:top w:val="nil"/>
              <w:left w:val="nil"/>
              <w:bottom w:val="single" w:sz="8" w:space="0" w:color="000000"/>
              <w:right w:val="single" w:sz="8" w:space="0" w:color="000000"/>
            </w:tcBorders>
            <w:shd w:val="clear" w:color="auto" w:fill="auto"/>
            <w:vAlign w:val="center"/>
          </w:tcPr>
          <w:p w14:paraId="000005AF" w14:textId="77777777" w:rsidR="002045CD" w:rsidRDefault="005C60F8">
            <w:pPr>
              <w:spacing w:after="0" w:line="240" w:lineRule="auto"/>
              <w:jc w:val="center"/>
              <w:rPr>
                <w:color w:val="000000"/>
                <w:sz w:val="18"/>
                <w:szCs w:val="18"/>
              </w:rPr>
            </w:pPr>
            <w:r>
              <w:rPr>
                <w:color w:val="000000"/>
                <w:sz w:val="18"/>
                <w:szCs w:val="18"/>
              </w:rPr>
              <w:t>8,609</w:t>
            </w:r>
          </w:p>
        </w:tc>
        <w:tc>
          <w:tcPr>
            <w:tcW w:w="1686" w:type="dxa"/>
            <w:tcBorders>
              <w:top w:val="nil"/>
              <w:left w:val="nil"/>
              <w:bottom w:val="single" w:sz="8" w:space="0" w:color="000000"/>
              <w:right w:val="single" w:sz="8" w:space="0" w:color="000000"/>
            </w:tcBorders>
            <w:shd w:val="clear" w:color="auto" w:fill="auto"/>
            <w:vAlign w:val="center"/>
          </w:tcPr>
          <w:p w14:paraId="000005B0" w14:textId="77777777" w:rsidR="002045CD" w:rsidRDefault="005C60F8">
            <w:pPr>
              <w:spacing w:after="0" w:line="240" w:lineRule="auto"/>
              <w:jc w:val="center"/>
              <w:rPr>
                <w:color w:val="000000"/>
                <w:sz w:val="18"/>
                <w:szCs w:val="18"/>
              </w:rPr>
            </w:pPr>
            <w:r>
              <w:rPr>
                <w:color w:val="000000"/>
                <w:sz w:val="18"/>
                <w:szCs w:val="18"/>
              </w:rPr>
              <w:t>909</w:t>
            </w:r>
          </w:p>
        </w:tc>
        <w:tc>
          <w:tcPr>
            <w:tcW w:w="1771" w:type="dxa"/>
            <w:tcBorders>
              <w:top w:val="nil"/>
              <w:left w:val="nil"/>
              <w:bottom w:val="single" w:sz="8" w:space="0" w:color="000000"/>
              <w:right w:val="single" w:sz="8" w:space="0" w:color="000000"/>
            </w:tcBorders>
            <w:shd w:val="clear" w:color="auto" w:fill="auto"/>
            <w:vAlign w:val="center"/>
          </w:tcPr>
          <w:p w14:paraId="000005B1" w14:textId="77777777" w:rsidR="002045CD" w:rsidRDefault="005C60F8">
            <w:pPr>
              <w:spacing w:after="0" w:line="240" w:lineRule="auto"/>
              <w:jc w:val="center"/>
              <w:rPr>
                <w:color w:val="000000"/>
                <w:sz w:val="18"/>
                <w:szCs w:val="18"/>
              </w:rPr>
            </w:pPr>
            <w:r>
              <w:rPr>
                <w:color w:val="000000"/>
                <w:sz w:val="18"/>
                <w:szCs w:val="18"/>
              </w:rPr>
              <w:t>17</w:t>
            </w:r>
          </w:p>
        </w:tc>
      </w:tr>
      <w:tr w:rsidR="002045CD" w14:paraId="6E6C36D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2" w14:textId="77777777" w:rsidR="002045CD" w:rsidRDefault="005C60F8">
            <w:pPr>
              <w:spacing w:after="0" w:line="240" w:lineRule="auto"/>
              <w:rPr>
                <w:color w:val="000000"/>
                <w:sz w:val="18"/>
                <w:szCs w:val="18"/>
              </w:rPr>
            </w:pPr>
            <w:r>
              <w:rPr>
                <w:color w:val="000000"/>
                <w:sz w:val="18"/>
                <w:szCs w:val="18"/>
              </w:rPr>
              <w:t>Nebraska</w:t>
            </w:r>
          </w:p>
        </w:tc>
        <w:tc>
          <w:tcPr>
            <w:tcW w:w="1755" w:type="dxa"/>
            <w:tcBorders>
              <w:top w:val="nil"/>
              <w:left w:val="nil"/>
              <w:bottom w:val="single" w:sz="8" w:space="0" w:color="000000"/>
              <w:right w:val="single" w:sz="8" w:space="0" w:color="000000"/>
            </w:tcBorders>
            <w:shd w:val="clear" w:color="auto" w:fill="auto"/>
            <w:vAlign w:val="center"/>
          </w:tcPr>
          <w:p w14:paraId="000005B3" w14:textId="77777777" w:rsidR="002045CD" w:rsidRDefault="005C60F8">
            <w:pPr>
              <w:spacing w:after="0" w:line="240" w:lineRule="auto"/>
              <w:jc w:val="center"/>
              <w:rPr>
                <w:color w:val="000000"/>
                <w:sz w:val="18"/>
                <w:szCs w:val="18"/>
              </w:rPr>
            </w:pPr>
            <w:r>
              <w:rPr>
                <w:color w:val="000000"/>
                <w:sz w:val="18"/>
                <w:szCs w:val="18"/>
              </w:rPr>
              <w:t>717</w:t>
            </w:r>
          </w:p>
        </w:tc>
        <w:tc>
          <w:tcPr>
            <w:tcW w:w="1718" w:type="dxa"/>
            <w:tcBorders>
              <w:top w:val="nil"/>
              <w:left w:val="nil"/>
              <w:bottom w:val="single" w:sz="8" w:space="0" w:color="000000"/>
              <w:right w:val="single" w:sz="8" w:space="0" w:color="000000"/>
            </w:tcBorders>
            <w:shd w:val="clear" w:color="auto" w:fill="auto"/>
            <w:vAlign w:val="center"/>
          </w:tcPr>
          <w:p w14:paraId="000005B4" w14:textId="77777777" w:rsidR="002045CD" w:rsidRDefault="005C60F8">
            <w:pPr>
              <w:spacing w:after="0" w:line="240" w:lineRule="auto"/>
              <w:jc w:val="center"/>
              <w:rPr>
                <w:color w:val="000000"/>
                <w:sz w:val="18"/>
                <w:szCs w:val="18"/>
              </w:rPr>
            </w:pPr>
            <w:r>
              <w:rPr>
                <w:color w:val="000000"/>
                <w:sz w:val="18"/>
                <w:szCs w:val="18"/>
              </w:rPr>
              <w:t>17,883</w:t>
            </w:r>
          </w:p>
        </w:tc>
        <w:tc>
          <w:tcPr>
            <w:tcW w:w="1686" w:type="dxa"/>
            <w:tcBorders>
              <w:top w:val="nil"/>
              <w:left w:val="nil"/>
              <w:bottom w:val="single" w:sz="8" w:space="0" w:color="000000"/>
              <w:right w:val="single" w:sz="8" w:space="0" w:color="000000"/>
            </w:tcBorders>
            <w:shd w:val="clear" w:color="auto" w:fill="auto"/>
            <w:vAlign w:val="center"/>
          </w:tcPr>
          <w:p w14:paraId="000005B5" w14:textId="77777777" w:rsidR="002045CD" w:rsidRDefault="005C60F8">
            <w:pPr>
              <w:spacing w:after="0" w:line="240" w:lineRule="auto"/>
              <w:jc w:val="center"/>
              <w:rPr>
                <w:color w:val="000000"/>
                <w:sz w:val="18"/>
                <w:szCs w:val="18"/>
              </w:rPr>
            </w:pPr>
            <w:r>
              <w:rPr>
                <w:color w:val="000000"/>
                <w:sz w:val="18"/>
                <w:szCs w:val="18"/>
              </w:rPr>
              <w:t>1,644</w:t>
            </w:r>
          </w:p>
        </w:tc>
        <w:tc>
          <w:tcPr>
            <w:tcW w:w="1771" w:type="dxa"/>
            <w:tcBorders>
              <w:top w:val="nil"/>
              <w:left w:val="nil"/>
              <w:bottom w:val="single" w:sz="8" w:space="0" w:color="000000"/>
              <w:right w:val="single" w:sz="8" w:space="0" w:color="000000"/>
            </w:tcBorders>
            <w:shd w:val="clear" w:color="auto" w:fill="auto"/>
            <w:vAlign w:val="center"/>
          </w:tcPr>
          <w:p w14:paraId="000005B6" w14:textId="77777777" w:rsidR="002045CD" w:rsidRDefault="005C60F8">
            <w:pPr>
              <w:spacing w:after="0" w:line="240" w:lineRule="auto"/>
              <w:jc w:val="center"/>
              <w:rPr>
                <w:color w:val="000000"/>
                <w:sz w:val="18"/>
                <w:szCs w:val="18"/>
              </w:rPr>
            </w:pPr>
            <w:r>
              <w:rPr>
                <w:color w:val="000000"/>
                <w:sz w:val="18"/>
                <w:szCs w:val="18"/>
              </w:rPr>
              <w:t>53</w:t>
            </w:r>
          </w:p>
        </w:tc>
      </w:tr>
      <w:tr w:rsidR="002045CD" w14:paraId="487FDFA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7" w14:textId="77777777" w:rsidR="002045CD" w:rsidRDefault="005C60F8">
            <w:pPr>
              <w:spacing w:after="0" w:line="240" w:lineRule="auto"/>
              <w:rPr>
                <w:color w:val="000000"/>
                <w:sz w:val="18"/>
                <w:szCs w:val="18"/>
              </w:rPr>
            </w:pPr>
            <w:r>
              <w:rPr>
                <w:color w:val="000000"/>
                <w:sz w:val="18"/>
                <w:szCs w:val="18"/>
              </w:rPr>
              <w:t>New Hampshire</w:t>
            </w:r>
          </w:p>
        </w:tc>
        <w:tc>
          <w:tcPr>
            <w:tcW w:w="1755" w:type="dxa"/>
            <w:tcBorders>
              <w:top w:val="nil"/>
              <w:left w:val="nil"/>
              <w:bottom w:val="single" w:sz="8" w:space="0" w:color="000000"/>
              <w:right w:val="single" w:sz="8" w:space="0" w:color="000000"/>
            </w:tcBorders>
            <w:shd w:val="clear" w:color="auto" w:fill="auto"/>
            <w:vAlign w:val="center"/>
          </w:tcPr>
          <w:p w14:paraId="000005B8" w14:textId="77777777" w:rsidR="002045CD" w:rsidRDefault="005C60F8">
            <w:pPr>
              <w:spacing w:after="0" w:line="240" w:lineRule="auto"/>
              <w:jc w:val="center"/>
              <w:rPr>
                <w:color w:val="000000"/>
                <w:sz w:val="18"/>
                <w:szCs w:val="18"/>
              </w:rPr>
            </w:pPr>
            <w:r>
              <w:rPr>
                <w:color w:val="000000"/>
                <w:sz w:val="18"/>
                <w:szCs w:val="18"/>
              </w:rPr>
              <w:t>232</w:t>
            </w:r>
          </w:p>
        </w:tc>
        <w:tc>
          <w:tcPr>
            <w:tcW w:w="1718" w:type="dxa"/>
            <w:tcBorders>
              <w:top w:val="nil"/>
              <w:left w:val="nil"/>
              <w:bottom w:val="single" w:sz="8" w:space="0" w:color="000000"/>
              <w:right w:val="single" w:sz="8" w:space="0" w:color="000000"/>
            </w:tcBorders>
            <w:shd w:val="clear" w:color="auto" w:fill="auto"/>
            <w:vAlign w:val="center"/>
          </w:tcPr>
          <w:p w14:paraId="000005B9" w14:textId="77777777" w:rsidR="002045CD" w:rsidRDefault="005C60F8">
            <w:pPr>
              <w:spacing w:after="0" w:line="240" w:lineRule="auto"/>
              <w:jc w:val="center"/>
              <w:rPr>
                <w:color w:val="000000"/>
                <w:sz w:val="18"/>
                <w:szCs w:val="18"/>
              </w:rPr>
            </w:pPr>
            <w:r>
              <w:rPr>
                <w:color w:val="000000"/>
                <w:sz w:val="18"/>
                <w:szCs w:val="18"/>
              </w:rPr>
              <w:t>5,285</w:t>
            </w:r>
          </w:p>
        </w:tc>
        <w:tc>
          <w:tcPr>
            <w:tcW w:w="1686" w:type="dxa"/>
            <w:tcBorders>
              <w:top w:val="nil"/>
              <w:left w:val="nil"/>
              <w:bottom w:val="single" w:sz="8" w:space="0" w:color="000000"/>
              <w:right w:val="single" w:sz="8" w:space="0" w:color="000000"/>
            </w:tcBorders>
            <w:shd w:val="clear" w:color="auto" w:fill="auto"/>
            <w:vAlign w:val="center"/>
          </w:tcPr>
          <w:p w14:paraId="000005BA" w14:textId="77777777" w:rsidR="002045CD" w:rsidRDefault="005C60F8">
            <w:pPr>
              <w:spacing w:after="0" w:line="240" w:lineRule="auto"/>
              <w:jc w:val="center"/>
              <w:rPr>
                <w:color w:val="000000"/>
                <w:sz w:val="18"/>
                <w:szCs w:val="18"/>
              </w:rPr>
            </w:pPr>
            <w:r>
              <w:rPr>
                <w:color w:val="000000"/>
                <w:sz w:val="18"/>
                <w:szCs w:val="18"/>
              </w:rPr>
              <w:t>664</w:t>
            </w:r>
          </w:p>
        </w:tc>
        <w:tc>
          <w:tcPr>
            <w:tcW w:w="1771" w:type="dxa"/>
            <w:tcBorders>
              <w:top w:val="nil"/>
              <w:left w:val="nil"/>
              <w:bottom w:val="single" w:sz="8" w:space="0" w:color="000000"/>
              <w:right w:val="single" w:sz="8" w:space="0" w:color="000000"/>
            </w:tcBorders>
            <w:shd w:val="clear" w:color="auto" w:fill="auto"/>
            <w:vAlign w:val="center"/>
          </w:tcPr>
          <w:p w14:paraId="000005BB" w14:textId="77777777" w:rsidR="002045CD" w:rsidRDefault="005C60F8">
            <w:pPr>
              <w:spacing w:after="0" w:line="240" w:lineRule="auto"/>
              <w:jc w:val="center"/>
              <w:rPr>
                <w:color w:val="000000"/>
                <w:sz w:val="18"/>
                <w:szCs w:val="18"/>
              </w:rPr>
            </w:pPr>
            <w:r>
              <w:rPr>
                <w:color w:val="000000"/>
                <w:sz w:val="18"/>
                <w:szCs w:val="18"/>
              </w:rPr>
              <w:t>19</w:t>
            </w:r>
          </w:p>
        </w:tc>
      </w:tr>
      <w:tr w:rsidR="002045CD" w14:paraId="6CB3902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C" w14:textId="77777777" w:rsidR="002045CD" w:rsidRDefault="005C60F8">
            <w:pPr>
              <w:spacing w:after="0" w:line="240" w:lineRule="auto"/>
              <w:rPr>
                <w:color w:val="000000"/>
                <w:sz w:val="18"/>
                <w:szCs w:val="18"/>
              </w:rPr>
            </w:pPr>
            <w:r>
              <w:rPr>
                <w:color w:val="000000"/>
                <w:sz w:val="18"/>
                <w:szCs w:val="18"/>
              </w:rPr>
              <w:t>New Jersey</w:t>
            </w:r>
          </w:p>
        </w:tc>
        <w:tc>
          <w:tcPr>
            <w:tcW w:w="1755" w:type="dxa"/>
            <w:tcBorders>
              <w:top w:val="nil"/>
              <w:left w:val="nil"/>
              <w:bottom w:val="single" w:sz="8" w:space="0" w:color="000000"/>
              <w:right w:val="single" w:sz="8" w:space="0" w:color="000000"/>
            </w:tcBorders>
            <w:shd w:val="clear" w:color="auto" w:fill="auto"/>
            <w:vAlign w:val="center"/>
          </w:tcPr>
          <w:p w14:paraId="000005BD" w14:textId="77777777" w:rsidR="002045CD" w:rsidRDefault="005C60F8">
            <w:pPr>
              <w:spacing w:after="0" w:line="240" w:lineRule="auto"/>
              <w:jc w:val="center"/>
              <w:rPr>
                <w:color w:val="000000"/>
                <w:sz w:val="18"/>
                <w:szCs w:val="18"/>
              </w:rPr>
            </w:pPr>
            <w:r>
              <w:rPr>
                <w:color w:val="000000"/>
                <w:sz w:val="18"/>
                <w:szCs w:val="18"/>
              </w:rPr>
              <w:t>458</w:t>
            </w:r>
          </w:p>
        </w:tc>
        <w:tc>
          <w:tcPr>
            <w:tcW w:w="1718" w:type="dxa"/>
            <w:tcBorders>
              <w:top w:val="nil"/>
              <w:left w:val="nil"/>
              <w:bottom w:val="single" w:sz="8" w:space="0" w:color="000000"/>
              <w:right w:val="single" w:sz="8" w:space="0" w:color="000000"/>
            </w:tcBorders>
            <w:shd w:val="clear" w:color="auto" w:fill="auto"/>
            <w:vAlign w:val="center"/>
          </w:tcPr>
          <w:p w14:paraId="000005BE" w14:textId="77777777" w:rsidR="002045CD" w:rsidRDefault="005C60F8">
            <w:pPr>
              <w:spacing w:after="0" w:line="240" w:lineRule="auto"/>
              <w:jc w:val="center"/>
              <w:rPr>
                <w:color w:val="000000"/>
                <w:sz w:val="18"/>
                <w:szCs w:val="18"/>
              </w:rPr>
            </w:pPr>
            <w:r>
              <w:rPr>
                <w:color w:val="000000"/>
                <w:sz w:val="18"/>
                <w:szCs w:val="18"/>
              </w:rPr>
              <w:t>15,410</w:t>
            </w:r>
          </w:p>
        </w:tc>
        <w:tc>
          <w:tcPr>
            <w:tcW w:w="1686" w:type="dxa"/>
            <w:tcBorders>
              <w:top w:val="nil"/>
              <w:left w:val="nil"/>
              <w:bottom w:val="single" w:sz="8" w:space="0" w:color="000000"/>
              <w:right w:val="single" w:sz="8" w:space="0" w:color="000000"/>
            </w:tcBorders>
            <w:shd w:val="clear" w:color="auto" w:fill="auto"/>
            <w:vAlign w:val="center"/>
          </w:tcPr>
          <w:p w14:paraId="000005BF" w14:textId="77777777" w:rsidR="002045CD" w:rsidRDefault="005C60F8">
            <w:pPr>
              <w:spacing w:after="0" w:line="240" w:lineRule="auto"/>
              <w:jc w:val="center"/>
              <w:rPr>
                <w:color w:val="000000"/>
                <w:sz w:val="18"/>
                <w:szCs w:val="18"/>
              </w:rPr>
            </w:pPr>
            <w:r>
              <w:rPr>
                <w:color w:val="000000"/>
                <w:sz w:val="18"/>
                <w:szCs w:val="18"/>
              </w:rPr>
              <w:t>2,230</w:t>
            </w:r>
          </w:p>
        </w:tc>
        <w:tc>
          <w:tcPr>
            <w:tcW w:w="1771" w:type="dxa"/>
            <w:tcBorders>
              <w:top w:val="nil"/>
              <w:left w:val="nil"/>
              <w:bottom w:val="single" w:sz="8" w:space="0" w:color="000000"/>
              <w:right w:val="single" w:sz="8" w:space="0" w:color="000000"/>
            </w:tcBorders>
            <w:shd w:val="clear" w:color="auto" w:fill="auto"/>
            <w:vAlign w:val="center"/>
          </w:tcPr>
          <w:p w14:paraId="000005C0" w14:textId="77777777" w:rsidR="002045CD" w:rsidRDefault="005C60F8">
            <w:pPr>
              <w:spacing w:after="0" w:line="240" w:lineRule="auto"/>
              <w:jc w:val="center"/>
              <w:rPr>
                <w:color w:val="000000"/>
                <w:sz w:val="18"/>
                <w:szCs w:val="18"/>
              </w:rPr>
            </w:pPr>
            <w:r>
              <w:rPr>
                <w:color w:val="000000"/>
                <w:sz w:val="18"/>
                <w:szCs w:val="18"/>
              </w:rPr>
              <w:t>32</w:t>
            </w:r>
          </w:p>
        </w:tc>
      </w:tr>
      <w:tr w:rsidR="002045CD" w14:paraId="3FAF53B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1" w14:textId="77777777" w:rsidR="002045CD" w:rsidRDefault="005C60F8">
            <w:pPr>
              <w:spacing w:after="0" w:line="240" w:lineRule="auto"/>
              <w:rPr>
                <w:color w:val="000000"/>
                <w:sz w:val="18"/>
                <w:szCs w:val="18"/>
              </w:rPr>
            </w:pPr>
            <w:r>
              <w:rPr>
                <w:color w:val="000000"/>
                <w:sz w:val="18"/>
                <w:szCs w:val="18"/>
              </w:rPr>
              <w:t>New Mexico</w:t>
            </w:r>
          </w:p>
        </w:tc>
        <w:tc>
          <w:tcPr>
            <w:tcW w:w="1755" w:type="dxa"/>
            <w:tcBorders>
              <w:top w:val="nil"/>
              <w:left w:val="nil"/>
              <w:bottom w:val="single" w:sz="8" w:space="0" w:color="000000"/>
              <w:right w:val="single" w:sz="8" w:space="0" w:color="000000"/>
            </w:tcBorders>
            <w:shd w:val="clear" w:color="auto" w:fill="auto"/>
            <w:vAlign w:val="center"/>
          </w:tcPr>
          <w:p w14:paraId="000005C2" w14:textId="77777777" w:rsidR="002045CD" w:rsidRDefault="005C60F8">
            <w:pPr>
              <w:spacing w:after="0" w:line="240" w:lineRule="auto"/>
              <w:jc w:val="center"/>
              <w:rPr>
                <w:color w:val="000000"/>
                <w:sz w:val="18"/>
                <w:szCs w:val="18"/>
              </w:rPr>
            </w:pPr>
            <w:r>
              <w:rPr>
                <w:color w:val="000000"/>
                <w:sz w:val="18"/>
                <w:szCs w:val="18"/>
              </w:rPr>
              <w:t>287</w:t>
            </w:r>
          </w:p>
        </w:tc>
        <w:tc>
          <w:tcPr>
            <w:tcW w:w="1718" w:type="dxa"/>
            <w:tcBorders>
              <w:top w:val="nil"/>
              <w:left w:val="nil"/>
              <w:bottom w:val="single" w:sz="8" w:space="0" w:color="000000"/>
              <w:right w:val="single" w:sz="8" w:space="0" w:color="000000"/>
            </w:tcBorders>
            <w:shd w:val="clear" w:color="auto" w:fill="auto"/>
            <w:vAlign w:val="center"/>
          </w:tcPr>
          <w:p w14:paraId="000005C3" w14:textId="77777777" w:rsidR="002045CD" w:rsidRDefault="005C60F8">
            <w:pPr>
              <w:spacing w:after="0" w:line="240" w:lineRule="auto"/>
              <w:jc w:val="center"/>
              <w:rPr>
                <w:color w:val="000000"/>
                <w:sz w:val="18"/>
                <w:szCs w:val="18"/>
              </w:rPr>
            </w:pPr>
            <w:r>
              <w:rPr>
                <w:color w:val="000000"/>
                <w:sz w:val="18"/>
                <w:szCs w:val="18"/>
              </w:rPr>
              <w:t>5,554</w:t>
            </w:r>
          </w:p>
        </w:tc>
        <w:tc>
          <w:tcPr>
            <w:tcW w:w="1686" w:type="dxa"/>
            <w:tcBorders>
              <w:top w:val="nil"/>
              <w:left w:val="nil"/>
              <w:bottom w:val="single" w:sz="8" w:space="0" w:color="000000"/>
              <w:right w:val="single" w:sz="8" w:space="0" w:color="000000"/>
            </w:tcBorders>
            <w:shd w:val="clear" w:color="auto" w:fill="auto"/>
            <w:vAlign w:val="center"/>
          </w:tcPr>
          <w:p w14:paraId="000005C4" w14:textId="77777777" w:rsidR="002045CD" w:rsidRDefault="005C60F8">
            <w:pPr>
              <w:spacing w:after="0" w:line="240" w:lineRule="auto"/>
              <w:jc w:val="center"/>
              <w:rPr>
                <w:color w:val="000000"/>
                <w:sz w:val="18"/>
                <w:szCs w:val="18"/>
              </w:rPr>
            </w:pPr>
            <w:r>
              <w:rPr>
                <w:color w:val="000000"/>
                <w:sz w:val="18"/>
                <w:szCs w:val="18"/>
              </w:rPr>
              <w:t>765</w:t>
            </w:r>
          </w:p>
        </w:tc>
        <w:tc>
          <w:tcPr>
            <w:tcW w:w="1771" w:type="dxa"/>
            <w:tcBorders>
              <w:top w:val="nil"/>
              <w:left w:val="nil"/>
              <w:bottom w:val="single" w:sz="8" w:space="0" w:color="000000"/>
              <w:right w:val="single" w:sz="8" w:space="0" w:color="000000"/>
            </w:tcBorders>
            <w:shd w:val="clear" w:color="auto" w:fill="auto"/>
            <w:vAlign w:val="center"/>
          </w:tcPr>
          <w:p w14:paraId="000005C5" w14:textId="77777777" w:rsidR="002045CD" w:rsidRDefault="005C60F8">
            <w:pPr>
              <w:spacing w:after="0" w:line="240" w:lineRule="auto"/>
              <w:jc w:val="center"/>
              <w:rPr>
                <w:color w:val="000000"/>
                <w:sz w:val="18"/>
                <w:szCs w:val="18"/>
              </w:rPr>
            </w:pPr>
            <w:r>
              <w:rPr>
                <w:color w:val="000000"/>
                <w:sz w:val="18"/>
                <w:szCs w:val="18"/>
              </w:rPr>
              <w:t>17</w:t>
            </w:r>
          </w:p>
        </w:tc>
      </w:tr>
      <w:tr w:rsidR="002045CD" w14:paraId="442B31AD"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6" w14:textId="77777777" w:rsidR="002045CD" w:rsidRDefault="005C60F8">
            <w:pPr>
              <w:spacing w:after="0" w:line="240" w:lineRule="auto"/>
              <w:rPr>
                <w:color w:val="000000"/>
                <w:sz w:val="18"/>
                <w:szCs w:val="18"/>
              </w:rPr>
            </w:pPr>
            <w:r>
              <w:rPr>
                <w:color w:val="000000"/>
                <w:sz w:val="18"/>
                <w:szCs w:val="18"/>
              </w:rPr>
              <w:t>New York</w:t>
            </w:r>
          </w:p>
        </w:tc>
        <w:tc>
          <w:tcPr>
            <w:tcW w:w="1755" w:type="dxa"/>
            <w:tcBorders>
              <w:top w:val="nil"/>
              <w:left w:val="nil"/>
              <w:bottom w:val="single" w:sz="8" w:space="0" w:color="000000"/>
              <w:right w:val="single" w:sz="8" w:space="0" w:color="000000"/>
            </w:tcBorders>
            <w:shd w:val="clear" w:color="auto" w:fill="auto"/>
            <w:vAlign w:val="center"/>
          </w:tcPr>
          <w:p w14:paraId="000005C7" w14:textId="77777777" w:rsidR="002045CD" w:rsidRDefault="005C60F8">
            <w:pPr>
              <w:spacing w:after="0" w:line="240" w:lineRule="auto"/>
              <w:jc w:val="center"/>
              <w:rPr>
                <w:color w:val="000000"/>
                <w:sz w:val="18"/>
                <w:szCs w:val="18"/>
              </w:rPr>
            </w:pPr>
            <w:r>
              <w:rPr>
                <w:color w:val="000000"/>
                <w:sz w:val="18"/>
                <w:szCs w:val="18"/>
              </w:rPr>
              <w:t>404</w:t>
            </w:r>
          </w:p>
        </w:tc>
        <w:tc>
          <w:tcPr>
            <w:tcW w:w="1718" w:type="dxa"/>
            <w:tcBorders>
              <w:top w:val="nil"/>
              <w:left w:val="nil"/>
              <w:bottom w:val="single" w:sz="8" w:space="0" w:color="000000"/>
              <w:right w:val="single" w:sz="8" w:space="0" w:color="000000"/>
            </w:tcBorders>
            <w:shd w:val="clear" w:color="auto" w:fill="auto"/>
            <w:vAlign w:val="center"/>
          </w:tcPr>
          <w:p w14:paraId="000005C8" w14:textId="77777777" w:rsidR="002045CD" w:rsidRDefault="005C60F8">
            <w:pPr>
              <w:spacing w:after="0" w:line="240" w:lineRule="auto"/>
              <w:jc w:val="center"/>
              <w:rPr>
                <w:color w:val="000000"/>
                <w:sz w:val="18"/>
                <w:szCs w:val="18"/>
              </w:rPr>
            </w:pPr>
            <w:r>
              <w:rPr>
                <w:color w:val="000000"/>
                <w:sz w:val="18"/>
                <w:szCs w:val="18"/>
              </w:rPr>
              <w:t>7,083</w:t>
            </w:r>
          </w:p>
        </w:tc>
        <w:tc>
          <w:tcPr>
            <w:tcW w:w="1686" w:type="dxa"/>
            <w:tcBorders>
              <w:top w:val="nil"/>
              <w:left w:val="nil"/>
              <w:bottom w:val="single" w:sz="8" w:space="0" w:color="000000"/>
              <w:right w:val="single" w:sz="8" w:space="0" w:color="000000"/>
            </w:tcBorders>
            <w:shd w:val="clear" w:color="auto" w:fill="auto"/>
            <w:vAlign w:val="center"/>
          </w:tcPr>
          <w:p w14:paraId="000005C9" w14:textId="77777777" w:rsidR="002045CD" w:rsidRDefault="005C60F8">
            <w:pPr>
              <w:spacing w:after="0" w:line="240" w:lineRule="auto"/>
              <w:jc w:val="center"/>
              <w:rPr>
                <w:color w:val="000000"/>
                <w:sz w:val="18"/>
                <w:szCs w:val="18"/>
              </w:rPr>
            </w:pPr>
            <w:r>
              <w:rPr>
                <w:color w:val="000000"/>
                <w:sz w:val="18"/>
                <w:szCs w:val="18"/>
              </w:rPr>
              <w:t>1,079</w:t>
            </w:r>
          </w:p>
        </w:tc>
        <w:tc>
          <w:tcPr>
            <w:tcW w:w="1771" w:type="dxa"/>
            <w:tcBorders>
              <w:top w:val="nil"/>
              <w:left w:val="nil"/>
              <w:bottom w:val="single" w:sz="8" w:space="0" w:color="000000"/>
              <w:right w:val="single" w:sz="8" w:space="0" w:color="000000"/>
            </w:tcBorders>
            <w:shd w:val="clear" w:color="auto" w:fill="auto"/>
            <w:vAlign w:val="center"/>
          </w:tcPr>
          <w:p w14:paraId="000005CA" w14:textId="77777777" w:rsidR="002045CD" w:rsidRDefault="005C60F8">
            <w:pPr>
              <w:spacing w:after="0" w:line="240" w:lineRule="auto"/>
              <w:jc w:val="center"/>
              <w:rPr>
                <w:color w:val="000000"/>
                <w:sz w:val="18"/>
                <w:szCs w:val="18"/>
              </w:rPr>
            </w:pPr>
            <w:r>
              <w:rPr>
                <w:color w:val="000000"/>
                <w:sz w:val="18"/>
                <w:szCs w:val="18"/>
              </w:rPr>
              <w:t>28</w:t>
            </w:r>
          </w:p>
        </w:tc>
      </w:tr>
      <w:tr w:rsidR="002045CD" w14:paraId="481D9B67"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B" w14:textId="77777777" w:rsidR="002045CD" w:rsidRDefault="005C60F8">
            <w:pPr>
              <w:spacing w:after="0" w:line="240" w:lineRule="auto"/>
              <w:rPr>
                <w:color w:val="000000"/>
                <w:sz w:val="18"/>
                <w:szCs w:val="18"/>
              </w:rPr>
            </w:pPr>
            <w:r>
              <w:rPr>
                <w:color w:val="000000"/>
                <w:sz w:val="18"/>
                <w:szCs w:val="18"/>
              </w:rPr>
              <w:t>Ohio</w:t>
            </w:r>
          </w:p>
        </w:tc>
        <w:tc>
          <w:tcPr>
            <w:tcW w:w="1755" w:type="dxa"/>
            <w:tcBorders>
              <w:top w:val="nil"/>
              <w:left w:val="nil"/>
              <w:bottom w:val="single" w:sz="8" w:space="0" w:color="000000"/>
              <w:right w:val="single" w:sz="8" w:space="0" w:color="000000"/>
            </w:tcBorders>
            <w:shd w:val="clear" w:color="auto" w:fill="auto"/>
            <w:vAlign w:val="center"/>
          </w:tcPr>
          <w:p w14:paraId="000005CC" w14:textId="77777777" w:rsidR="002045CD" w:rsidRDefault="005C60F8">
            <w:pPr>
              <w:spacing w:after="0" w:line="240" w:lineRule="auto"/>
              <w:jc w:val="center"/>
              <w:rPr>
                <w:color w:val="000000"/>
                <w:sz w:val="18"/>
                <w:szCs w:val="18"/>
              </w:rPr>
            </w:pPr>
            <w:r>
              <w:rPr>
                <w:color w:val="000000"/>
                <w:sz w:val="18"/>
                <w:szCs w:val="18"/>
              </w:rPr>
              <w:t>351</w:t>
            </w:r>
          </w:p>
        </w:tc>
        <w:tc>
          <w:tcPr>
            <w:tcW w:w="1718" w:type="dxa"/>
            <w:tcBorders>
              <w:top w:val="nil"/>
              <w:left w:val="nil"/>
              <w:bottom w:val="single" w:sz="8" w:space="0" w:color="000000"/>
              <w:right w:val="single" w:sz="8" w:space="0" w:color="000000"/>
            </w:tcBorders>
            <w:shd w:val="clear" w:color="auto" w:fill="auto"/>
            <w:vAlign w:val="center"/>
          </w:tcPr>
          <w:p w14:paraId="000005CD" w14:textId="77777777" w:rsidR="002045CD" w:rsidRDefault="005C60F8">
            <w:pPr>
              <w:spacing w:after="0" w:line="240" w:lineRule="auto"/>
              <w:jc w:val="center"/>
              <w:rPr>
                <w:color w:val="000000"/>
                <w:sz w:val="18"/>
                <w:szCs w:val="18"/>
              </w:rPr>
            </w:pPr>
            <w:r>
              <w:rPr>
                <w:color w:val="000000"/>
                <w:sz w:val="18"/>
                <w:szCs w:val="18"/>
              </w:rPr>
              <w:t>7,989</w:t>
            </w:r>
          </w:p>
        </w:tc>
        <w:tc>
          <w:tcPr>
            <w:tcW w:w="1686" w:type="dxa"/>
            <w:tcBorders>
              <w:top w:val="nil"/>
              <w:left w:val="nil"/>
              <w:bottom w:val="single" w:sz="8" w:space="0" w:color="000000"/>
              <w:right w:val="single" w:sz="8" w:space="0" w:color="000000"/>
            </w:tcBorders>
            <w:shd w:val="clear" w:color="auto" w:fill="auto"/>
            <w:vAlign w:val="center"/>
          </w:tcPr>
          <w:p w14:paraId="000005CE" w14:textId="77777777" w:rsidR="002045CD" w:rsidRDefault="005C60F8">
            <w:pPr>
              <w:spacing w:after="0" w:line="240" w:lineRule="auto"/>
              <w:jc w:val="center"/>
              <w:rPr>
                <w:color w:val="000000"/>
                <w:sz w:val="18"/>
                <w:szCs w:val="18"/>
              </w:rPr>
            </w:pPr>
            <w:r>
              <w:rPr>
                <w:color w:val="000000"/>
                <w:sz w:val="18"/>
                <w:szCs w:val="18"/>
              </w:rPr>
              <w:t>1,138</w:t>
            </w:r>
          </w:p>
        </w:tc>
        <w:tc>
          <w:tcPr>
            <w:tcW w:w="1771" w:type="dxa"/>
            <w:tcBorders>
              <w:top w:val="nil"/>
              <w:left w:val="nil"/>
              <w:bottom w:val="single" w:sz="8" w:space="0" w:color="000000"/>
              <w:right w:val="single" w:sz="8" w:space="0" w:color="000000"/>
            </w:tcBorders>
            <w:shd w:val="clear" w:color="auto" w:fill="auto"/>
            <w:vAlign w:val="center"/>
          </w:tcPr>
          <w:p w14:paraId="000005CF" w14:textId="77777777" w:rsidR="002045CD" w:rsidRDefault="005C60F8">
            <w:pPr>
              <w:spacing w:after="0" w:line="240" w:lineRule="auto"/>
              <w:jc w:val="center"/>
              <w:rPr>
                <w:color w:val="000000"/>
                <w:sz w:val="18"/>
                <w:szCs w:val="18"/>
              </w:rPr>
            </w:pPr>
            <w:r>
              <w:rPr>
                <w:color w:val="000000"/>
                <w:sz w:val="18"/>
                <w:szCs w:val="18"/>
              </w:rPr>
              <w:t>32</w:t>
            </w:r>
          </w:p>
        </w:tc>
      </w:tr>
      <w:tr w:rsidR="002045CD" w14:paraId="32DFAB4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0" w14:textId="77777777" w:rsidR="002045CD" w:rsidRDefault="005C60F8">
            <w:pPr>
              <w:spacing w:after="0" w:line="240" w:lineRule="auto"/>
              <w:rPr>
                <w:color w:val="000000"/>
                <w:sz w:val="18"/>
                <w:szCs w:val="18"/>
              </w:rPr>
            </w:pPr>
            <w:r>
              <w:rPr>
                <w:color w:val="000000"/>
                <w:sz w:val="18"/>
                <w:szCs w:val="18"/>
              </w:rPr>
              <w:t>Oklahoma</w:t>
            </w:r>
          </w:p>
        </w:tc>
        <w:tc>
          <w:tcPr>
            <w:tcW w:w="1755" w:type="dxa"/>
            <w:tcBorders>
              <w:top w:val="nil"/>
              <w:left w:val="nil"/>
              <w:bottom w:val="single" w:sz="8" w:space="0" w:color="000000"/>
              <w:right w:val="single" w:sz="8" w:space="0" w:color="000000"/>
            </w:tcBorders>
            <w:shd w:val="clear" w:color="auto" w:fill="auto"/>
            <w:vAlign w:val="center"/>
          </w:tcPr>
          <w:p w14:paraId="000005D1" w14:textId="77777777" w:rsidR="002045CD" w:rsidRDefault="005C60F8">
            <w:pPr>
              <w:spacing w:after="0" w:line="240" w:lineRule="auto"/>
              <w:jc w:val="center"/>
              <w:rPr>
                <w:color w:val="000000"/>
                <w:sz w:val="18"/>
                <w:szCs w:val="18"/>
              </w:rPr>
            </w:pPr>
            <w:r>
              <w:rPr>
                <w:color w:val="000000"/>
                <w:sz w:val="18"/>
                <w:szCs w:val="18"/>
              </w:rPr>
              <w:t>299</w:t>
            </w:r>
          </w:p>
        </w:tc>
        <w:tc>
          <w:tcPr>
            <w:tcW w:w="1718" w:type="dxa"/>
            <w:tcBorders>
              <w:top w:val="nil"/>
              <w:left w:val="nil"/>
              <w:bottom w:val="single" w:sz="8" w:space="0" w:color="000000"/>
              <w:right w:val="single" w:sz="8" w:space="0" w:color="000000"/>
            </w:tcBorders>
            <w:shd w:val="clear" w:color="auto" w:fill="auto"/>
            <w:vAlign w:val="center"/>
          </w:tcPr>
          <w:p w14:paraId="000005D2" w14:textId="77777777" w:rsidR="002045CD" w:rsidRDefault="005C60F8">
            <w:pPr>
              <w:spacing w:after="0" w:line="240" w:lineRule="auto"/>
              <w:jc w:val="center"/>
              <w:rPr>
                <w:color w:val="000000"/>
                <w:sz w:val="18"/>
                <w:szCs w:val="18"/>
              </w:rPr>
            </w:pPr>
            <w:r>
              <w:rPr>
                <w:color w:val="000000"/>
                <w:sz w:val="18"/>
                <w:szCs w:val="18"/>
              </w:rPr>
              <w:t>8,611</w:t>
            </w:r>
          </w:p>
        </w:tc>
        <w:tc>
          <w:tcPr>
            <w:tcW w:w="1686" w:type="dxa"/>
            <w:tcBorders>
              <w:top w:val="nil"/>
              <w:left w:val="nil"/>
              <w:bottom w:val="single" w:sz="8" w:space="0" w:color="000000"/>
              <w:right w:val="single" w:sz="8" w:space="0" w:color="000000"/>
            </w:tcBorders>
            <w:shd w:val="clear" w:color="auto" w:fill="auto"/>
            <w:vAlign w:val="center"/>
          </w:tcPr>
          <w:p w14:paraId="000005D3" w14:textId="77777777" w:rsidR="002045CD" w:rsidRDefault="005C60F8">
            <w:pPr>
              <w:spacing w:after="0" w:line="240" w:lineRule="auto"/>
              <w:jc w:val="center"/>
              <w:rPr>
                <w:color w:val="000000"/>
                <w:sz w:val="18"/>
                <w:szCs w:val="18"/>
              </w:rPr>
            </w:pPr>
            <w:r>
              <w:rPr>
                <w:color w:val="000000"/>
                <w:sz w:val="18"/>
                <w:szCs w:val="18"/>
              </w:rPr>
              <w:t>1,291</w:t>
            </w:r>
          </w:p>
        </w:tc>
        <w:tc>
          <w:tcPr>
            <w:tcW w:w="1771" w:type="dxa"/>
            <w:tcBorders>
              <w:top w:val="nil"/>
              <w:left w:val="nil"/>
              <w:bottom w:val="single" w:sz="8" w:space="0" w:color="000000"/>
              <w:right w:val="single" w:sz="8" w:space="0" w:color="000000"/>
            </w:tcBorders>
            <w:shd w:val="clear" w:color="auto" w:fill="auto"/>
            <w:vAlign w:val="center"/>
          </w:tcPr>
          <w:p w14:paraId="000005D4" w14:textId="77777777" w:rsidR="002045CD" w:rsidRDefault="005C60F8">
            <w:pPr>
              <w:spacing w:after="0" w:line="240" w:lineRule="auto"/>
              <w:jc w:val="center"/>
              <w:rPr>
                <w:color w:val="000000"/>
                <w:sz w:val="18"/>
                <w:szCs w:val="18"/>
              </w:rPr>
            </w:pPr>
            <w:r>
              <w:rPr>
                <w:color w:val="000000"/>
                <w:sz w:val="18"/>
                <w:szCs w:val="18"/>
              </w:rPr>
              <w:t>21</w:t>
            </w:r>
          </w:p>
        </w:tc>
      </w:tr>
      <w:tr w:rsidR="002045CD" w14:paraId="49BB0CCD"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5" w14:textId="77777777" w:rsidR="002045CD" w:rsidRDefault="005C60F8">
            <w:pPr>
              <w:spacing w:after="0" w:line="240" w:lineRule="auto"/>
              <w:rPr>
                <w:color w:val="000000"/>
                <w:sz w:val="18"/>
                <w:szCs w:val="18"/>
              </w:rPr>
            </w:pPr>
            <w:r>
              <w:rPr>
                <w:color w:val="000000"/>
                <w:sz w:val="18"/>
                <w:szCs w:val="18"/>
              </w:rPr>
              <w:t>Oregon</w:t>
            </w:r>
          </w:p>
        </w:tc>
        <w:tc>
          <w:tcPr>
            <w:tcW w:w="1755" w:type="dxa"/>
            <w:tcBorders>
              <w:top w:val="nil"/>
              <w:left w:val="nil"/>
              <w:bottom w:val="single" w:sz="8" w:space="0" w:color="000000"/>
              <w:right w:val="single" w:sz="8" w:space="0" w:color="000000"/>
            </w:tcBorders>
            <w:shd w:val="clear" w:color="auto" w:fill="auto"/>
            <w:vAlign w:val="center"/>
          </w:tcPr>
          <w:p w14:paraId="000005D6" w14:textId="77777777" w:rsidR="002045CD" w:rsidRDefault="005C60F8">
            <w:pPr>
              <w:spacing w:after="0" w:line="240" w:lineRule="auto"/>
              <w:jc w:val="center"/>
              <w:rPr>
                <w:color w:val="000000"/>
                <w:sz w:val="18"/>
                <w:szCs w:val="18"/>
              </w:rPr>
            </w:pPr>
            <w:r>
              <w:rPr>
                <w:color w:val="000000"/>
                <w:sz w:val="18"/>
                <w:szCs w:val="18"/>
              </w:rPr>
              <w:t>165</w:t>
            </w:r>
          </w:p>
        </w:tc>
        <w:tc>
          <w:tcPr>
            <w:tcW w:w="1718" w:type="dxa"/>
            <w:tcBorders>
              <w:top w:val="nil"/>
              <w:left w:val="nil"/>
              <w:bottom w:val="single" w:sz="8" w:space="0" w:color="000000"/>
              <w:right w:val="single" w:sz="8" w:space="0" w:color="000000"/>
            </w:tcBorders>
            <w:shd w:val="clear" w:color="auto" w:fill="auto"/>
            <w:vAlign w:val="center"/>
          </w:tcPr>
          <w:p w14:paraId="000005D7" w14:textId="77777777" w:rsidR="002045CD" w:rsidRDefault="005C60F8">
            <w:pPr>
              <w:spacing w:after="0" w:line="240" w:lineRule="auto"/>
              <w:jc w:val="center"/>
              <w:rPr>
                <w:color w:val="000000"/>
                <w:sz w:val="18"/>
                <w:szCs w:val="18"/>
              </w:rPr>
            </w:pPr>
            <w:r>
              <w:rPr>
                <w:color w:val="000000"/>
                <w:sz w:val="18"/>
                <w:szCs w:val="18"/>
              </w:rPr>
              <w:t>4,793</w:t>
            </w:r>
          </w:p>
        </w:tc>
        <w:tc>
          <w:tcPr>
            <w:tcW w:w="1686" w:type="dxa"/>
            <w:tcBorders>
              <w:top w:val="nil"/>
              <w:left w:val="nil"/>
              <w:bottom w:val="single" w:sz="8" w:space="0" w:color="000000"/>
              <w:right w:val="single" w:sz="8" w:space="0" w:color="000000"/>
            </w:tcBorders>
            <w:shd w:val="clear" w:color="auto" w:fill="auto"/>
            <w:vAlign w:val="center"/>
          </w:tcPr>
          <w:p w14:paraId="000005D8" w14:textId="77777777" w:rsidR="002045CD" w:rsidRDefault="005C60F8">
            <w:pPr>
              <w:spacing w:after="0" w:line="240" w:lineRule="auto"/>
              <w:jc w:val="center"/>
              <w:rPr>
                <w:color w:val="000000"/>
                <w:sz w:val="18"/>
                <w:szCs w:val="18"/>
              </w:rPr>
            </w:pPr>
            <w:r>
              <w:rPr>
                <w:color w:val="000000"/>
                <w:sz w:val="18"/>
                <w:szCs w:val="18"/>
              </w:rPr>
              <w:t>579</w:t>
            </w:r>
          </w:p>
        </w:tc>
        <w:tc>
          <w:tcPr>
            <w:tcW w:w="1771" w:type="dxa"/>
            <w:tcBorders>
              <w:top w:val="nil"/>
              <w:left w:val="nil"/>
              <w:bottom w:val="single" w:sz="8" w:space="0" w:color="000000"/>
              <w:right w:val="single" w:sz="8" w:space="0" w:color="000000"/>
            </w:tcBorders>
            <w:shd w:val="clear" w:color="auto" w:fill="auto"/>
            <w:vAlign w:val="center"/>
          </w:tcPr>
          <w:p w14:paraId="000005D9" w14:textId="77777777" w:rsidR="002045CD" w:rsidRDefault="005C60F8">
            <w:pPr>
              <w:spacing w:after="0" w:line="240" w:lineRule="auto"/>
              <w:jc w:val="center"/>
              <w:rPr>
                <w:color w:val="000000"/>
                <w:sz w:val="18"/>
                <w:szCs w:val="18"/>
              </w:rPr>
            </w:pPr>
            <w:r>
              <w:rPr>
                <w:color w:val="000000"/>
                <w:sz w:val="18"/>
                <w:szCs w:val="18"/>
              </w:rPr>
              <w:t>13</w:t>
            </w:r>
          </w:p>
        </w:tc>
      </w:tr>
      <w:tr w:rsidR="002045CD" w14:paraId="27E6E2ED"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A" w14:textId="77777777" w:rsidR="002045CD" w:rsidRDefault="005C60F8">
            <w:pPr>
              <w:spacing w:after="0" w:line="240" w:lineRule="auto"/>
              <w:rPr>
                <w:color w:val="000000"/>
                <w:sz w:val="18"/>
                <w:szCs w:val="18"/>
              </w:rPr>
            </w:pPr>
            <w:r>
              <w:rPr>
                <w:color w:val="000000"/>
                <w:sz w:val="18"/>
                <w:szCs w:val="18"/>
              </w:rPr>
              <w:t>Pennsylvania</w:t>
            </w:r>
          </w:p>
        </w:tc>
        <w:tc>
          <w:tcPr>
            <w:tcW w:w="1755" w:type="dxa"/>
            <w:tcBorders>
              <w:top w:val="nil"/>
              <w:left w:val="nil"/>
              <w:bottom w:val="single" w:sz="8" w:space="0" w:color="000000"/>
              <w:right w:val="single" w:sz="8" w:space="0" w:color="000000"/>
            </w:tcBorders>
            <w:shd w:val="clear" w:color="auto" w:fill="auto"/>
            <w:vAlign w:val="center"/>
          </w:tcPr>
          <w:p w14:paraId="000005DB" w14:textId="77777777" w:rsidR="002045CD" w:rsidRDefault="005C60F8">
            <w:pPr>
              <w:spacing w:after="0" w:line="240" w:lineRule="auto"/>
              <w:jc w:val="center"/>
              <w:rPr>
                <w:color w:val="000000"/>
                <w:sz w:val="18"/>
                <w:szCs w:val="18"/>
              </w:rPr>
            </w:pPr>
            <w:r>
              <w:rPr>
                <w:color w:val="000000"/>
                <w:sz w:val="18"/>
                <w:szCs w:val="18"/>
              </w:rPr>
              <w:t>209</w:t>
            </w:r>
          </w:p>
        </w:tc>
        <w:tc>
          <w:tcPr>
            <w:tcW w:w="1718" w:type="dxa"/>
            <w:tcBorders>
              <w:top w:val="nil"/>
              <w:left w:val="nil"/>
              <w:bottom w:val="single" w:sz="8" w:space="0" w:color="000000"/>
              <w:right w:val="single" w:sz="8" w:space="0" w:color="000000"/>
            </w:tcBorders>
            <w:shd w:val="clear" w:color="auto" w:fill="auto"/>
            <w:vAlign w:val="center"/>
          </w:tcPr>
          <w:p w14:paraId="000005DC" w14:textId="77777777" w:rsidR="002045CD" w:rsidRDefault="005C60F8">
            <w:pPr>
              <w:spacing w:after="0" w:line="240" w:lineRule="auto"/>
              <w:jc w:val="center"/>
              <w:rPr>
                <w:color w:val="000000"/>
                <w:sz w:val="18"/>
                <w:szCs w:val="18"/>
              </w:rPr>
            </w:pPr>
            <w:r>
              <w:rPr>
                <w:color w:val="000000"/>
                <w:sz w:val="18"/>
                <w:szCs w:val="18"/>
              </w:rPr>
              <w:t>14,760</w:t>
            </w:r>
          </w:p>
        </w:tc>
        <w:tc>
          <w:tcPr>
            <w:tcW w:w="1686" w:type="dxa"/>
            <w:tcBorders>
              <w:top w:val="nil"/>
              <w:left w:val="nil"/>
              <w:bottom w:val="single" w:sz="8" w:space="0" w:color="000000"/>
              <w:right w:val="single" w:sz="8" w:space="0" w:color="000000"/>
            </w:tcBorders>
            <w:shd w:val="clear" w:color="auto" w:fill="auto"/>
            <w:vAlign w:val="center"/>
          </w:tcPr>
          <w:p w14:paraId="000005DD" w14:textId="77777777" w:rsidR="002045CD" w:rsidRDefault="005C60F8">
            <w:pPr>
              <w:spacing w:after="0" w:line="240" w:lineRule="auto"/>
              <w:jc w:val="center"/>
              <w:rPr>
                <w:color w:val="000000"/>
                <w:sz w:val="18"/>
                <w:szCs w:val="18"/>
              </w:rPr>
            </w:pPr>
            <w:r>
              <w:rPr>
                <w:color w:val="000000"/>
                <w:sz w:val="18"/>
                <w:szCs w:val="18"/>
              </w:rPr>
              <w:t>2,090</w:t>
            </w:r>
          </w:p>
        </w:tc>
        <w:tc>
          <w:tcPr>
            <w:tcW w:w="1771" w:type="dxa"/>
            <w:tcBorders>
              <w:top w:val="nil"/>
              <w:left w:val="nil"/>
              <w:bottom w:val="single" w:sz="8" w:space="0" w:color="000000"/>
              <w:right w:val="single" w:sz="8" w:space="0" w:color="000000"/>
            </w:tcBorders>
            <w:shd w:val="clear" w:color="auto" w:fill="auto"/>
            <w:vAlign w:val="center"/>
          </w:tcPr>
          <w:p w14:paraId="000005DE" w14:textId="77777777" w:rsidR="002045CD" w:rsidRDefault="005C60F8">
            <w:pPr>
              <w:spacing w:after="0" w:line="240" w:lineRule="auto"/>
              <w:jc w:val="center"/>
              <w:rPr>
                <w:color w:val="000000"/>
                <w:sz w:val="18"/>
                <w:szCs w:val="18"/>
              </w:rPr>
            </w:pPr>
            <w:r>
              <w:rPr>
                <w:color w:val="000000"/>
                <w:sz w:val="18"/>
                <w:szCs w:val="18"/>
              </w:rPr>
              <w:t>12</w:t>
            </w:r>
          </w:p>
        </w:tc>
      </w:tr>
      <w:tr w:rsidR="002045CD" w14:paraId="5F9C5864"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F" w14:textId="77777777" w:rsidR="002045CD" w:rsidRDefault="005C60F8">
            <w:pPr>
              <w:spacing w:after="0" w:line="240" w:lineRule="auto"/>
              <w:rPr>
                <w:color w:val="000000"/>
                <w:sz w:val="18"/>
                <w:szCs w:val="18"/>
              </w:rPr>
            </w:pPr>
            <w:r>
              <w:rPr>
                <w:color w:val="000000"/>
                <w:sz w:val="18"/>
                <w:szCs w:val="18"/>
              </w:rPr>
              <w:t>Rhode Island</w:t>
            </w:r>
          </w:p>
        </w:tc>
        <w:tc>
          <w:tcPr>
            <w:tcW w:w="1755" w:type="dxa"/>
            <w:tcBorders>
              <w:top w:val="nil"/>
              <w:left w:val="nil"/>
              <w:bottom w:val="single" w:sz="8" w:space="0" w:color="000000"/>
              <w:right w:val="single" w:sz="8" w:space="0" w:color="000000"/>
            </w:tcBorders>
            <w:shd w:val="clear" w:color="auto" w:fill="auto"/>
            <w:vAlign w:val="center"/>
          </w:tcPr>
          <w:p w14:paraId="000005E0" w14:textId="77777777" w:rsidR="002045CD" w:rsidRDefault="005C60F8">
            <w:pPr>
              <w:spacing w:after="0" w:line="240" w:lineRule="auto"/>
              <w:jc w:val="center"/>
              <w:rPr>
                <w:color w:val="000000"/>
                <w:sz w:val="18"/>
                <w:szCs w:val="18"/>
              </w:rPr>
            </w:pPr>
            <w:r>
              <w:rPr>
                <w:color w:val="000000"/>
                <w:sz w:val="18"/>
                <w:szCs w:val="18"/>
              </w:rPr>
              <w:t>169</w:t>
            </w:r>
          </w:p>
        </w:tc>
        <w:tc>
          <w:tcPr>
            <w:tcW w:w="1718" w:type="dxa"/>
            <w:tcBorders>
              <w:top w:val="nil"/>
              <w:left w:val="nil"/>
              <w:bottom w:val="single" w:sz="8" w:space="0" w:color="000000"/>
              <w:right w:val="single" w:sz="8" w:space="0" w:color="000000"/>
            </w:tcBorders>
            <w:shd w:val="clear" w:color="auto" w:fill="auto"/>
            <w:vAlign w:val="center"/>
          </w:tcPr>
          <w:p w14:paraId="000005E1" w14:textId="77777777" w:rsidR="002045CD" w:rsidRDefault="005C60F8">
            <w:pPr>
              <w:spacing w:after="0" w:line="240" w:lineRule="auto"/>
              <w:jc w:val="center"/>
              <w:rPr>
                <w:color w:val="000000"/>
                <w:sz w:val="18"/>
                <w:szCs w:val="18"/>
              </w:rPr>
            </w:pPr>
            <w:r>
              <w:rPr>
                <w:color w:val="000000"/>
                <w:sz w:val="18"/>
                <w:szCs w:val="18"/>
              </w:rPr>
              <w:t>7,127</w:t>
            </w:r>
          </w:p>
        </w:tc>
        <w:tc>
          <w:tcPr>
            <w:tcW w:w="1686" w:type="dxa"/>
            <w:tcBorders>
              <w:top w:val="nil"/>
              <w:left w:val="nil"/>
              <w:bottom w:val="single" w:sz="8" w:space="0" w:color="000000"/>
              <w:right w:val="single" w:sz="8" w:space="0" w:color="000000"/>
            </w:tcBorders>
            <w:shd w:val="clear" w:color="auto" w:fill="auto"/>
            <w:vAlign w:val="center"/>
          </w:tcPr>
          <w:p w14:paraId="000005E2" w14:textId="77777777" w:rsidR="002045CD" w:rsidRDefault="005C60F8">
            <w:pPr>
              <w:spacing w:after="0" w:line="240" w:lineRule="auto"/>
              <w:jc w:val="center"/>
              <w:rPr>
                <w:color w:val="000000"/>
                <w:sz w:val="18"/>
                <w:szCs w:val="18"/>
              </w:rPr>
            </w:pPr>
            <w:r>
              <w:rPr>
                <w:color w:val="000000"/>
                <w:sz w:val="18"/>
                <w:szCs w:val="18"/>
              </w:rPr>
              <w:t>1,209</w:t>
            </w:r>
          </w:p>
        </w:tc>
        <w:tc>
          <w:tcPr>
            <w:tcW w:w="1771" w:type="dxa"/>
            <w:tcBorders>
              <w:top w:val="nil"/>
              <w:left w:val="nil"/>
              <w:bottom w:val="single" w:sz="8" w:space="0" w:color="000000"/>
              <w:right w:val="single" w:sz="8" w:space="0" w:color="000000"/>
            </w:tcBorders>
            <w:shd w:val="clear" w:color="auto" w:fill="auto"/>
            <w:vAlign w:val="center"/>
          </w:tcPr>
          <w:p w14:paraId="000005E3" w14:textId="77777777" w:rsidR="002045CD" w:rsidRDefault="005C60F8">
            <w:pPr>
              <w:spacing w:after="0" w:line="240" w:lineRule="auto"/>
              <w:jc w:val="center"/>
              <w:rPr>
                <w:color w:val="000000"/>
                <w:sz w:val="18"/>
                <w:szCs w:val="18"/>
              </w:rPr>
            </w:pPr>
            <w:r>
              <w:rPr>
                <w:color w:val="000000"/>
                <w:sz w:val="18"/>
                <w:szCs w:val="18"/>
              </w:rPr>
              <w:t>11</w:t>
            </w:r>
          </w:p>
        </w:tc>
      </w:tr>
      <w:tr w:rsidR="002045CD" w14:paraId="0BF7DA4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4" w14:textId="77777777" w:rsidR="002045CD" w:rsidRDefault="005C60F8">
            <w:pPr>
              <w:spacing w:after="0" w:line="240" w:lineRule="auto"/>
              <w:rPr>
                <w:color w:val="000000"/>
                <w:sz w:val="18"/>
                <w:szCs w:val="18"/>
              </w:rPr>
            </w:pPr>
            <w:r>
              <w:rPr>
                <w:color w:val="000000"/>
                <w:sz w:val="18"/>
                <w:szCs w:val="18"/>
              </w:rPr>
              <w:t>Texas</w:t>
            </w:r>
          </w:p>
        </w:tc>
        <w:tc>
          <w:tcPr>
            <w:tcW w:w="1755" w:type="dxa"/>
            <w:tcBorders>
              <w:top w:val="nil"/>
              <w:left w:val="nil"/>
              <w:bottom w:val="single" w:sz="8" w:space="0" w:color="000000"/>
              <w:right w:val="single" w:sz="8" w:space="0" w:color="000000"/>
            </w:tcBorders>
            <w:shd w:val="clear" w:color="auto" w:fill="auto"/>
            <w:vAlign w:val="center"/>
          </w:tcPr>
          <w:p w14:paraId="000005E5" w14:textId="77777777" w:rsidR="002045CD" w:rsidRDefault="005C60F8">
            <w:pPr>
              <w:spacing w:after="0" w:line="240" w:lineRule="auto"/>
              <w:jc w:val="center"/>
              <w:rPr>
                <w:color w:val="000000"/>
                <w:sz w:val="18"/>
                <w:szCs w:val="18"/>
              </w:rPr>
            </w:pPr>
            <w:r>
              <w:rPr>
                <w:color w:val="000000"/>
                <w:sz w:val="18"/>
                <w:szCs w:val="18"/>
              </w:rPr>
              <w:t>780</w:t>
            </w:r>
          </w:p>
        </w:tc>
        <w:tc>
          <w:tcPr>
            <w:tcW w:w="1718" w:type="dxa"/>
            <w:tcBorders>
              <w:top w:val="nil"/>
              <w:left w:val="nil"/>
              <w:bottom w:val="single" w:sz="8" w:space="0" w:color="000000"/>
              <w:right w:val="single" w:sz="8" w:space="0" w:color="000000"/>
            </w:tcBorders>
            <w:shd w:val="clear" w:color="auto" w:fill="auto"/>
            <w:vAlign w:val="center"/>
          </w:tcPr>
          <w:p w14:paraId="000005E6" w14:textId="77777777" w:rsidR="002045CD" w:rsidRDefault="005C60F8">
            <w:pPr>
              <w:spacing w:after="0" w:line="240" w:lineRule="auto"/>
              <w:jc w:val="center"/>
              <w:rPr>
                <w:color w:val="000000"/>
                <w:sz w:val="18"/>
                <w:szCs w:val="18"/>
              </w:rPr>
            </w:pPr>
            <w:r>
              <w:rPr>
                <w:color w:val="000000"/>
                <w:sz w:val="18"/>
                <w:szCs w:val="18"/>
              </w:rPr>
              <w:t>16,749</w:t>
            </w:r>
          </w:p>
        </w:tc>
        <w:tc>
          <w:tcPr>
            <w:tcW w:w="1686" w:type="dxa"/>
            <w:tcBorders>
              <w:top w:val="nil"/>
              <w:left w:val="nil"/>
              <w:bottom w:val="single" w:sz="8" w:space="0" w:color="000000"/>
              <w:right w:val="single" w:sz="8" w:space="0" w:color="000000"/>
            </w:tcBorders>
            <w:shd w:val="clear" w:color="auto" w:fill="auto"/>
            <w:vAlign w:val="center"/>
          </w:tcPr>
          <w:p w14:paraId="000005E7" w14:textId="77777777" w:rsidR="002045CD" w:rsidRDefault="005C60F8">
            <w:pPr>
              <w:spacing w:after="0" w:line="240" w:lineRule="auto"/>
              <w:jc w:val="center"/>
              <w:rPr>
                <w:color w:val="000000"/>
                <w:sz w:val="18"/>
                <w:szCs w:val="18"/>
              </w:rPr>
            </w:pPr>
            <w:r>
              <w:rPr>
                <w:color w:val="000000"/>
                <w:sz w:val="18"/>
                <w:szCs w:val="18"/>
              </w:rPr>
              <w:t>2,293</w:t>
            </w:r>
          </w:p>
        </w:tc>
        <w:tc>
          <w:tcPr>
            <w:tcW w:w="1771" w:type="dxa"/>
            <w:tcBorders>
              <w:top w:val="nil"/>
              <w:left w:val="nil"/>
              <w:bottom w:val="single" w:sz="8" w:space="0" w:color="000000"/>
              <w:right w:val="single" w:sz="8" w:space="0" w:color="000000"/>
            </w:tcBorders>
            <w:shd w:val="clear" w:color="auto" w:fill="auto"/>
            <w:vAlign w:val="center"/>
          </w:tcPr>
          <w:p w14:paraId="000005E8" w14:textId="77777777" w:rsidR="002045CD" w:rsidRDefault="005C60F8">
            <w:pPr>
              <w:spacing w:after="0" w:line="240" w:lineRule="auto"/>
              <w:jc w:val="center"/>
              <w:rPr>
                <w:color w:val="000000"/>
                <w:sz w:val="18"/>
                <w:szCs w:val="18"/>
              </w:rPr>
            </w:pPr>
            <w:r>
              <w:rPr>
                <w:color w:val="000000"/>
                <w:sz w:val="18"/>
                <w:szCs w:val="18"/>
              </w:rPr>
              <w:t>55</w:t>
            </w:r>
          </w:p>
        </w:tc>
      </w:tr>
      <w:tr w:rsidR="002045CD" w14:paraId="3E7EC45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9" w14:textId="77777777" w:rsidR="002045CD" w:rsidRDefault="005C60F8">
            <w:pPr>
              <w:spacing w:after="0" w:line="240" w:lineRule="auto"/>
              <w:rPr>
                <w:color w:val="000000"/>
                <w:sz w:val="18"/>
                <w:szCs w:val="18"/>
              </w:rPr>
            </w:pPr>
            <w:r>
              <w:rPr>
                <w:color w:val="000000"/>
                <w:sz w:val="18"/>
                <w:szCs w:val="18"/>
              </w:rPr>
              <w:t>Utah</w:t>
            </w:r>
          </w:p>
        </w:tc>
        <w:tc>
          <w:tcPr>
            <w:tcW w:w="1755" w:type="dxa"/>
            <w:tcBorders>
              <w:top w:val="nil"/>
              <w:left w:val="nil"/>
              <w:bottom w:val="single" w:sz="8" w:space="0" w:color="000000"/>
              <w:right w:val="single" w:sz="8" w:space="0" w:color="000000"/>
            </w:tcBorders>
            <w:shd w:val="clear" w:color="auto" w:fill="auto"/>
            <w:vAlign w:val="center"/>
          </w:tcPr>
          <w:p w14:paraId="000005EA" w14:textId="77777777" w:rsidR="002045CD" w:rsidRDefault="005C60F8">
            <w:pPr>
              <w:spacing w:after="0" w:line="240" w:lineRule="auto"/>
              <w:jc w:val="center"/>
              <w:rPr>
                <w:color w:val="000000"/>
                <w:sz w:val="18"/>
                <w:szCs w:val="18"/>
              </w:rPr>
            </w:pPr>
            <w:r>
              <w:rPr>
                <w:color w:val="000000"/>
                <w:sz w:val="18"/>
                <w:szCs w:val="18"/>
              </w:rPr>
              <w:t>573</w:t>
            </w:r>
          </w:p>
        </w:tc>
        <w:tc>
          <w:tcPr>
            <w:tcW w:w="1718" w:type="dxa"/>
            <w:tcBorders>
              <w:top w:val="nil"/>
              <w:left w:val="nil"/>
              <w:bottom w:val="single" w:sz="8" w:space="0" w:color="000000"/>
              <w:right w:val="single" w:sz="8" w:space="0" w:color="000000"/>
            </w:tcBorders>
            <w:shd w:val="clear" w:color="auto" w:fill="auto"/>
            <w:vAlign w:val="center"/>
          </w:tcPr>
          <w:p w14:paraId="000005EB" w14:textId="77777777" w:rsidR="002045CD" w:rsidRDefault="005C60F8">
            <w:pPr>
              <w:spacing w:after="0" w:line="240" w:lineRule="auto"/>
              <w:jc w:val="center"/>
              <w:rPr>
                <w:color w:val="000000"/>
                <w:sz w:val="18"/>
                <w:szCs w:val="18"/>
              </w:rPr>
            </w:pPr>
            <w:r>
              <w:rPr>
                <w:color w:val="000000"/>
                <w:sz w:val="18"/>
                <w:szCs w:val="18"/>
              </w:rPr>
              <w:t>14,417</w:t>
            </w:r>
          </w:p>
        </w:tc>
        <w:tc>
          <w:tcPr>
            <w:tcW w:w="1686" w:type="dxa"/>
            <w:tcBorders>
              <w:top w:val="nil"/>
              <w:left w:val="nil"/>
              <w:bottom w:val="single" w:sz="8" w:space="0" w:color="000000"/>
              <w:right w:val="single" w:sz="8" w:space="0" w:color="000000"/>
            </w:tcBorders>
            <w:shd w:val="clear" w:color="auto" w:fill="auto"/>
            <w:vAlign w:val="center"/>
          </w:tcPr>
          <w:p w14:paraId="000005EC" w14:textId="77777777" w:rsidR="002045CD" w:rsidRDefault="005C60F8">
            <w:pPr>
              <w:spacing w:after="0" w:line="240" w:lineRule="auto"/>
              <w:jc w:val="center"/>
              <w:rPr>
                <w:color w:val="000000"/>
                <w:sz w:val="18"/>
                <w:szCs w:val="18"/>
              </w:rPr>
            </w:pPr>
            <w:r>
              <w:rPr>
                <w:color w:val="000000"/>
                <w:sz w:val="18"/>
                <w:szCs w:val="18"/>
              </w:rPr>
              <w:t>1,617</w:t>
            </w:r>
          </w:p>
        </w:tc>
        <w:tc>
          <w:tcPr>
            <w:tcW w:w="1771" w:type="dxa"/>
            <w:tcBorders>
              <w:top w:val="nil"/>
              <w:left w:val="nil"/>
              <w:bottom w:val="single" w:sz="8" w:space="0" w:color="000000"/>
              <w:right w:val="single" w:sz="8" w:space="0" w:color="000000"/>
            </w:tcBorders>
            <w:shd w:val="clear" w:color="auto" w:fill="auto"/>
            <w:vAlign w:val="center"/>
          </w:tcPr>
          <w:p w14:paraId="000005ED" w14:textId="77777777" w:rsidR="002045CD" w:rsidRDefault="005C60F8">
            <w:pPr>
              <w:spacing w:after="0" w:line="240" w:lineRule="auto"/>
              <w:jc w:val="center"/>
              <w:rPr>
                <w:color w:val="000000"/>
                <w:sz w:val="18"/>
                <w:szCs w:val="18"/>
              </w:rPr>
            </w:pPr>
            <w:r>
              <w:rPr>
                <w:color w:val="000000"/>
                <w:sz w:val="18"/>
                <w:szCs w:val="18"/>
              </w:rPr>
              <w:t>45</w:t>
            </w:r>
          </w:p>
        </w:tc>
      </w:tr>
      <w:tr w:rsidR="002045CD" w14:paraId="203F2DED"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E" w14:textId="77777777" w:rsidR="002045CD" w:rsidRDefault="005C60F8">
            <w:pPr>
              <w:spacing w:after="0" w:line="240" w:lineRule="auto"/>
              <w:rPr>
                <w:color w:val="000000"/>
                <w:sz w:val="18"/>
                <w:szCs w:val="18"/>
              </w:rPr>
            </w:pPr>
            <w:r>
              <w:rPr>
                <w:color w:val="000000"/>
                <w:sz w:val="18"/>
                <w:szCs w:val="18"/>
              </w:rPr>
              <w:t>Vermont</w:t>
            </w:r>
          </w:p>
        </w:tc>
        <w:tc>
          <w:tcPr>
            <w:tcW w:w="1755" w:type="dxa"/>
            <w:tcBorders>
              <w:top w:val="nil"/>
              <w:left w:val="nil"/>
              <w:bottom w:val="single" w:sz="8" w:space="0" w:color="000000"/>
              <w:right w:val="single" w:sz="8" w:space="0" w:color="000000"/>
            </w:tcBorders>
            <w:shd w:val="clear" w:color="auto" w:fill="auto"/>
            <w:vAlign w:val="center"/>
          </w:tcPr>
          <w:p w14:paraId="000005EF" w14:textId="77777777" w:rsidR="002045CD" w:rsidRDefault="005C60F8">
            <w:pPr>
              <w:spacing w:after="0" w:line="240" w:lineRule="auto"/>
              <w:jc w:val="center"/>
              <w:rPr>
                <w:color w:val="000000"/>
                <w:sz w:val="18"/>
                <w:szCs w:val="18"/>
              </w:rPr>
            </w:pPr>
            <w:r>
              <w:rPr>
                <w:color w:val="000000"/>
                <w:sz w:val="18"/>
                <w:szCs w:val="18"/>
              </w:rPr>
              <w:t>597</w:t>
            </w:r>
          </w:p>
        </w:tc>
        <w:tc>
          <w:tcPr>
            <w:tcW w:w="1718" w:type="dxa"/>
            <w:tcBorders>
              <w:top w:val="nil"/>
              <w:left w:val="nil"/>
              <w:bottom w:val="single" w:sz="8" w:space="0" w:color="000000"/>
              <w:right w:val="single" w:sz="8" w:space="0" w:color="000000"/>
            </w:tcBorders>
            <w:shd w:val="clear" w:color="auto" w:fill="auto"/>
            <w:vAlign w:val="center"/>
          </w:tcPr>
          <w:p w14:paraId="000005F0" w14:textId="77777777" w:rsidR="002045CD" w:rsidRDefault="005C60F8">
            <w:pPr>
              <w:spacing w:after="0" w:line="240" w:lineRule="auto"/>
              <w:jc w:val="center"/>
              <w:rPr>
                <w:color w:val="000000"/>
                <w:sz w:val="18"/>
                <w:szCs w:val="18"/>
              </w:rPr>
            </w:pPr>
            <w:r>
              <w:rPr>
                <w:color w:val="000000"/>
                <w:sz w:val="18"/>
                <w:szCs w:val="18"/>
              </w:rPr>
              <w:t>8,784</w:t>
            </w:r>
          </w:p>
        </w:tc>
        <w:tc>
          <w:tcPr>
            <w:tcW w:w="1686" w:type="dxa"/>
            <w:tcBorders>
              <w:top w:val="nil"/>
              <w:left w:val="nil"/>
              <w:bottom w:val="single" w:sz="8" w:space="0" w:color="000000"/>
              <w:right w:val="single" w:sz="8" w:space="0" w:color="000000"/>
            </w:tcBorders>
            <w:shd w:val="clear" w:color="auto" w:fill="auto"/>
            <w:vAlign w:val="center"/>
          </w:tcPr>
          <w:p w14:paraId="000005F1" w14:textId="77777777" w:rsidR="002045CD" w:rsidRDefault="005C60F8">
            <w:pPr>
              <w:spacing w:after="0" w:line="240" w:lineRule="auto"/>
              <w:jc w:val="center"/>
              <w:rPr>
                <w:color w:val="000000"/>
                <w:sz w:val="18"/>
                <w:szCs w:val="18"/>
              </w:rPr>
            </w:pPr>
            <w:r>
              <w:rPr>
                <w:color w:val="000000"/>
                <w:sz w:val="18"/>
                <w:szCs w:val="18"/>
              </w:rPr>
              <w:t>1,220</w:t>
            </w:r>
          </w:p>
        </w:tc>
        <w:tc>
          <w:tcPr>
            <w:tcW w:w="1771" w:type="dxa"/>
            <w:tcBorders>
              <w:top w:val="nil"/>
              <w:left w:val="nil"/>
              <w:bottom w:val="single" w:sz="8" w:space="0" w:color="000000"/>
              <w:right w:val="single" w:sz="8" w:space="0" w:color="000000"/>
            </w:tcBorders>
            <w:shd w:val="clear" w:color="auto" w:fill="auto"/>
            <w:vAlign w:val="center"/>
          </w:tcPr>
          <w:p w14:paraId="000005F2" w14:textId="77777777" w:rsidR="002045CD" w:rsidRDefault="005C60F8">
            <w:pPr>
              <w:spacing w:after="0" w:line="240" w:lineRule="auto"/>
              <w:jc w:val="center"/>
              <w:rPr>
                <w:color w:val="000000"/>
                <w:sz w:val="18"/>
                <w:szCs w:val="18"/>
              </w:rPr>
            </w:pPr>
            <w:r>
              <w:rPr>
                <w:color w:val="000000"/>
                <w:sz w:val="18"/>
                <w:szCs w:val="18"/>
              </w:rPr>
              <w:t>40</w:t>
            </w:r>
          </w:p>
        </w:tc>
      </w:tr>
      <w:tr w:rsidR="002045CD" w14:paraId="32D19B4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3" w14:textId="77777777" w:rsidR="002045CD" w:rsidRDefault="005C60F8">
            <w:pPr>
              <w:spacing w:after="0" w:line="240" w:lineRule="auto"/>
              <w:rPr>
                <w:color w:val="000000"/>
                <w:sz w:val="18"/>
                <w:szCs w:val="18"/>
              </w:rPr>
            </w:pPr>
            <w:r>
              <w:rPr>
                <w:color w:val="000000"/>
                <w:sz w:val="18"/>
                <w:szCs w:val="18"/>
              </w:rPr>
              <w:t>Washington</w:t>
            </w:r>
          </w:p>
        </w:tc>
        <w:tc>
          <w:tcPr>
            <w:tcW w:w="1755" w:type="dxa"/>
            <w:tcBorders>
              <w:top w:val="nil"/>
              <w:left w:val="nil"/>
              <w:bottom w:val="single" w:sz="8" w:space="0" w:color="000000"/>
              <w:right w:val="single" w:sz="8" w:space="0" w:color="000000"/>
            </w:tcBorders>
            <w:shd w:val="clear" w:color="auto" w:fill="auto"/>
            <w:vAlign w:val="center"/>
          </w:tcPr>
          <w:p w14:paraId="000005F4" w14:textId="77777777" w:rsidR="002045CD" w:rsidRDefault="005C60F8">
            <w:pPr>
              <w:spacing w:after="0" w:line="240" w:lineRule="auto"/>
              <w:jc w:val="center"/>
              <w:rPr>
                <w:color w:val="000000"/>
                <w:sz w:val="18"/>
                <w:szCs w:val="18"/>
              </w:rPr>
            </w:pPr>
            <w:r>
              <w:rPr>
                <w:color w:val="000000"/>
                <w:sz w:val="18"/>
                <w:szCs w:val="18"/>
              </w:rPr>
              <w:t>594</w:t>
            </w:r>
          </w:p>
        </w:tc>
        <w:tc>
          <w:tcPr>
            <w:tcW w:w="1718" w:type="dxa"/>
            <w:tcBorders>
              <w:top w:val="nil"/>
              <w:left w:val="nil"/>
              <w:bottom w:val="single" w:sz="8" w:space="0" w:color="000000"/>
              <w:right w:val="single" w:sz="8" w:space="0" w:color="000000"/>
            </w:tcBorders>
            <w:shd w:val="clear" w:color="auto" w:fill="auto"/>
            <w:vAlign w:val="center"/>
          </w:tcPr>
          <w:p w14:paraId="000005F5" w14:textId="77777777" w:rsidR="002045CD" w:rsidRDefault="005C60F8">
            <w:pPr>
              <w:spacing w:after="0" w:line="240" w:lineRule="auto"/>
              <w:jc w:val="center"/>
              <w:rPr>
                <w:color w:val="000000"/>
                <w:sz w:val="18"/>
                <w:szCs w:val="18"/>
              </w:rPr>
            </w:pPr>
            <w:r>
              <w:rPr>
                <w:color w:val="000000"/>
                <w:sz w:val="18"/>
                <w:szCs w:val="18"/>
              </w:rPr>
              <w:t>9,706</w:t>
            </w:r>
          </w:p>
        </w:tc>
        <w:tc>
          <w:tcPr>
            <w:tcW w:w="1686" w:type="dxa"/>
            <w:tcBorders>
              <w:top w:val="nil"/>
              <w:left w:val="nil"/>
              <w:bottom w:val="single" w:sz="8" w:space="0" w:color="000000"/>
              <w:right w:val="single" w:sz="8" w:space="0" w:color="000000"/>
            </w:tcBorders>
            <w:shd w:val="clear" w:color="auto" w:fill="auto"/>
            <w:vAlign w:val="center"/>
          </w:tcPr>
          <w:p w14:paraId="000005F6" w14:textId="77777777" w:rsidR="002045CD" w:rsidRDefault="005C60F8">
            <w:pPr>
              <w:spacing w:after="0" w:line="240" w:lineRule="auto"/>
              <w:jc w:val="center"/>
              <w:rPr>
                <w:color w:val="000000"/>
                <w:sz w:val="18"/>
                <w:szCs w:val="18"/>
              </w:rPr>
            </w:pPr>
            <w:r>
              <w:rPr>
                <w:color w:val="000000"/>
                <w:sz w:val="18"/>
                <w:szCs w:val="18"/>
              </w:rPr>
              <w:t>1,165</w:t>
            </w:r>
          </w:p>
        </w:tc>
        <w:tc>
          <w:tcPr>
            <w:tcW w:w="1771" w:type="dxa"/>
            <w:tcBorders>
              <w:top w:val="nil"/>
              <w:left w:val="nil"/>
              <w:bottom w:val="single" w:sz="8" w:space="0" w:color="000000"/>
              <w:right w:val="single" w:sz="8" w:space="0" w:color="000000"/>
            </w:tcBorders>
            <w:shd w:val="clear" w:color="auto" w:fill="auto"/>
            <w:vAlign w:val="center"/>
          </w:tcPr>
          <w:p w14:paraId="000005F7" w14:textId="77777777" w:rsidR="002045CD" w:rsidRDefault="005C60F8">
            <w:pPr>
              <w:spacing w:after="0" w:line="240" w:lineRule="auto"/>
              <w:jc w:val="center"/>
              <w:rPr>
                <w:color w:val="000000"/>
                <w:sz w:val="18"/>
                <w:szCs w:val="18"/>
              </w:rPr>
            </w:pPr>
            <w:r>
              <w:rPr>
                <w:color w:val="000000"/>
                <w:sz w:val="18"/>
                <w:szCs w:val="18"/>
              </w:rPr>
              <w:t>33</w:t>
            </w:r>
          </w:p>
        </w:tc>
      </w:tr>
      <w:tr w:rsidR="002045CD" w14:paraId="2E3F369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8" w14:textId="77777777" w:rsidR="002045CD" w:rsidRDefault="005C60F8">
            <w:pPr>
              <w:spacing w:after="0" w:line="240" w:lineRule="auto"/>
              <w:rPr>
                <w:color w:val="000000"/>
                <w:sz w:val="18"/>
                <w:szCs w:val="18"/>
              </w:rPr>
            </w:pPr>
            <w:r>
              <w:rPr>
                <w:color w:val="000000"/>
                <w:sz w:val="18"/>
                <w:szCs w:val="18"/>
              </w:rPr>
              <w:t>West Virginia</w:t>
            </w:r>
          </w:p>
        </w:tc>
        <w:tc>
          <w:tcPr>
            <w:tcW w:w="1755" w:type="dxa"/>
            <w:tcBorders>
              <w:top w:val="nil"/>
              <w:left w:val="nil"/>
              <w:bottom w:val="single" w:sz="8" w:space="0" w:color="000000"/>
              <w:right w:val="single" w:sz="8" w:space="0" w:color="000000"/>
            </w:tcBorders>
            <w:shd w:val="clear" w:color="auto" w:fill="auto"/>
            <w:vAlign w:val="center"/>
          </w:tcPr>
          <w:p w14:paraId="000005F9" w14:textId="77777777" w:rsidR="002045CD" w:rsidRDefault="005C60F8">
            <w:pPr>
              <w:spacing w:after="0" w:line="240" w:lineRule="auto"/>
              <w:jc w:val="center"/>
              <w:rPr>
                <w:color w:val="000000"/>
                <w:sz w:val="18"/>
                <w:szCs w:val="18"/>
              </w:rPr>
            </w:pPr>
            <w:r>
              <w:rPr>
                <w:color w:val="000000"/>
                <w:sz w:val="18"/>
                <w:szCs w:val="18"/>
              </w:rPr>
              <w:t>85</w:t>
            </w:r>
          </w:p>
        </w:tc>
        <w:tc>
          <w:tcPr>
            <w:tcW w:w="1718" w:type="dxa"/>
            <w:tcBorders>
              <w:top w:val="nil"/>
              <w:left w:val="nil"/>
              <w:bottom w:val="single" w:sz="8" w:space="0" w:color="000000"/>
              <w:right w:val="single" w:sz="8" w:space="0" w:color="000000"/>
            </w:tcBorders>
            <w:shd w:val="clear" w:color="auto" w:fill="auto"/>
            <w:vAlign w:val="center"/>
          </w:tcPr>
          <w:p w14:paraId="000005FA" w14:textId="77777777" w:rsidR="002045CD" w:rsidRDefault="005C60F8">
            <w:pPr>
              <w:spacing w:after="0" w:line="240" w:lineRule="auto"/>
              <w:jc w:val="center"/>
              <w:rPr>
                <w:color w:val="000000"/>
                <w:sz w:val="18"/>
                <w:szCs w:val="18"/>
              </w:rPr>
            </w:pPr>
            <w:r>
              <w:rPr>
                <w:color w:val="000000"/>
                <w:sz w:val="18"/>
                <w:szCs w:val="18"/>
              </w:rPr>
              <w:t>5,089</w:t>
            </w:r>
          </w:p>
        </w:tc>
        <w:tc>
          <w:tcPr>
            <w:tcW w:w="1686" w:type="dxa"/>
            <w:tcBorders>
              <w:top w:val="nil"/>
              <w:left w:val="nil"/>
              <w:bottom w:val="single" w:sz="8" w:space="0" w:color="000000"/>
              <w:right w:val="single" w:sz="8" w:space="0" w:color="000000"/>
            </w:tcBorders>
            <w:shd w:val="clear" w:color="auto" w:fill="auto"/>
            <w:vAlign w:val="center"/>
          </w:tcPr>
          <w:p w14:paraId="000005FB" w14:textId="77777777" w:rsidR="002045CD" w:rsidRDefault="005C60F8">
            <w:pPr>
              <w:spacing w:after="0" w:line="240" w:lineRule="auto"/>
              <w:jc w:val="center"/>
              <w:rPr>
                <w:color w:val="000000"/>
                <w:sz w:val="18"/>
                <w:szCs w:val="18"/>
              </w:rPr>
            </w:pPr>
            <w:r>
              <w:rPr>
                <w:color w:val="000000"/>
                <w:sz w:val="18"/>
                <w:szCs w:val="18"/>
              </w:rPr>
              <w:t>663</w:t>
            </w:r>
          </w:p>
        </w:tc>
        <w:tc>
          <w:tcPr>
            <w:tcW w:w="1771" w:type="dxa"/>
            <w:tcBorders>
              <w:top w:val="nil"/>
              <w:left w:val="nil"/>
              <w:bottom w:val="single" w:sz="8" w:space="0" w:color="000000"/>
              <w:right w:val="single" w:sz="8" w:space="0" w:color="000000"/>
            </w:tcBorders>
            <w:shd w:val="clear" w:color="auto" w:fill="auto"/>
            <w:vAlign w:val="center"/>
          </w:tcPr>
          <w:p w14:paraId="000005FC" w14:textId="77777777" w:rsidR="002045CD" w:rsidRDefault="005C60F8">
            <w:pPr>
              <w:spacing w:after="0" w:line="240" w:lineRule="auto"/>
              <w:jc w:val="center"/>
              <w:rPr>
                <w:color w:val="000000"/>
                <w:sz w:val="18"/>
                <w:szCs w:val="18"/>
              </w:rPr>
            </w:pPr>
            <w:r>
              <w:rPr>
                <w:color w:val="000000"/>
                <w:sz w:val="18"/>
                <w:szCs w:val="18"/>
              </w:rPr>
              <w:t>5</w:t>
            </w:r>
          </w:p>
        </w:tc>
      </w:tr>
      <w:tr w:rsidR="002045CD" w14:paraId="4A1DBDA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D" w14:textId="77777777" w:rsidR="002045CD" w:rsidRDefault="005C60F8">
            <w:pPr>
              <w:spacing w:after="0" w:line="240" w:lineRule="auto"/>
              <w:rPr>
                <w:color w:val="000000"/>
                <w:sz w:val="18"/>
                <w:szCs w:val="18"/>
              </w:rPr>
            </w:pPr>
            <w:r>
              <w:rPr>
                <w:color w:val="000000"/>
                <w:sz w:val="18"/>
                <w:szCs w:val="18"/>
              </w:rPr>
              <w:t>Wisconsin</w:t>
            </w:r>
          </w:p>
        </w:tc>
        <w:tc>
          <w:tcPr>
            <w:tcW w:w="1755" w:type="dxa"/>
            <w:tcBorders>
              <w:top w:val="nil"/>
              <w:left w:val="nil"/>
              <w:bottom w:val="single" w:sz="8" w:space="0" w:color="000000"/>
              <w:right w:val="single" w:sz="8" w:space="0" w:color="000000"/>
            </w:tcBorders>
            <w:shd w:val="clear" w:color="auto" w:fill="auto"/>
            <w:vAlign w:val="center"/>
          </w:tcPr>
          <w:p w14:paraId="000005FE" w14:textId="77777777" w:rsidR="002045CD" w:rsidRDefault="005C60F8">
            <w:pPr>
              <w:spacing w:after="0" w:line="240" w:lineRule="auto"/>
              <w:jc w:val="center"/>
              <w:rPr>
                <w:color w:val="000000"/>
                <w:sz w:val="18"/>
                <w:szCs w:val="18"/>
              </w:rPr>
            </w:pPr>
            <w:r>
              <w:rPr>
                <w:color w:val="000000"/>
                <w:sz w:val="18"/>
                <w:szCs w:val="18"/>
              </w:rPr>
              <w:t>140</w:t>
            </w:r>
          </w:p>
        </w:tc>
        <w:tc>
          <w:tcPr>
            <w:tcW w:w="1718" w:type="dxa"/>
            <w:tcBorders>
              <w:top w:val="nil"/>
              <w:left w:val="nil"/>
              <w:bottom w:val="single" w:sz="8" w:space="0" w:color="000000"/>
              <w:right w:val="single" w:sz="8" w:space="0" w:color="000000"/>
            </w:tcBorders>
            <w:shd w:val="clear" w:color="auto" w:fill="auto"/>
            <w:vAlign w:val="center"/>
          </w:tcPr>
          <w:p w14:paraId="000005FF" w14:textId="77777777" w:rsidR="002045CD" w:rsidRDefault="005C60F8">
            <w:pPr>
              <w:spacing w:after="0" w:line="240" w:lineRule="auto"/>
              <w:jc w:val="center"/>
              <w:rPr>
                <w:color w:val="000000"/>
                <w:sz w:val="18"/>
                <w:szCs w:val="18"/>
              </w:rPr>
            </w:pPr>
            <w:r>
              <w:rPr>
                <w:color w:val="000000"/>
                <w:sz w:val="18"/>
                <w:szCs w:val="18"/>
              </w:rPr>
              <w:t>5,170</w:t>
            </w:r>
          </w:p>
        </w:tc>
        <w:tc>
          <w:tcPr>
            <w:tcW w:w="1686" w:type="dxa"/>
            <w:tcBorders>
              <w:top w:val="nil"/>
              <w:left w:val="nil"/>
              <w:bottom w:val="single" w:sz="8" w:space="0" w:color="000000"/>
              <w:right w:val="single" w:sz="8" w:space="0" w:color="000000"/>
            </w:tcBorders>
            <w:shd w:val="clear" w:color="auto" w:fill="auto"/>
            <w:vAlign w:val="center"/>
          </w:tcPr>
          <w:p w14:paraId="00000600" w14:textId="77777777" w:rsidR="002045CD" w:rsidRDefault="005C60F8">
            <w:pPr>
              <w:spacing w:after="0" w:line="240" w:lineRule="auto"/>
              <w:jc w:val="center"/>
              <w:rPr>
                <w:color w:val="000000"/>
                <w:sz w:val="18"/>
                <w:szCs w:val="18"/>
              </w:rPr>
            </w:pPr>
            <w:r>
              <w:rPr>
                <w:color w:val="000000"/>
                <w:sz w:val="18"/>
                <w:szCs w:val="18"/>
              </w:rPr>
              <w:t>611</w:t>
            </w:r>
          </w:p>
        </w:tc>
        <w:tc>
          <w:tcPr>
            <w:tcW w:w="1771" w:type="dxa"/>
            <w:tcBorders>
              <w:top w:val="nil"/>
              <w:left w:val="nil"/>
              <w:bottom w:val="single" w:sz="8" w:space="0" w:color="000000"/>
              <w:right w:val="single" w:sz="8" w:space="0" w:color="000000"/>
            </w:tcBorders>
            <w:shd w:val="clear" w:color="auto" w:fill="auto"/>
            <w:vAlign w:val="center"/>
          </w:tcPr>
          <w:p w14:paraId="00000601" w14:textId="77777777" w:rsidR="002045CD" w:rsidRDefault="005C60F8">
            <w:pPr>
              <w:spacing w:after="0" w:line="240" w:lineRule="auto"/>
              <w:jc w:val="center"/>
              <w:rPr>
                <w:color w:val="000000"/>
                <w:sz w:val="18"/>
                <w:szCs w:val="18"/>
              </w:rPr>
            </w:pPr>
            <w:r>
              <w:rPr>
                <w:color w:val="000000"/>
                <w:sz w:val="18"/>
                <w:szCs w:val="18"/>
              </w:rPr>
              <w:t>10</w:t>
            </w:r>
          </w:p>
        </w:tc>
      </w:tr>
    </w:tbl>
    <w:p w14:paraId="00000602" w14:textId="77777777" w:rsidR="002045CD" w:rsidRDefault="005C60F8">
      <w:pPr>
        <w:pBdr>
          <w:top w:val="nil"/>
          <w:left w:val="nil"/>
          <w:bottom w:val="nil"/>
          <w:right w:val="nil"/>
          <w:between w:val="nil"/>
        </w:pBdr>
        <w:spacing w:after="0" w:line="360" w:lineRule="auto"/>
        <w:rPr>
          <w:color w:val="000000"/>
          <w:sz w:val="24"/>
          <w:szCs w:val="24"/>
        </w:rPr>
      </w:pPr>
      <w:r>
        <w:rPr>
          <w:color w:val="000000"/>
          <w:sz w:val="24"/>
          <w:szCs w:val="24"/>
        </w:rPr>
        <w:t>*</w:t>
      </w:r>
      <w:r>
        <w:rPr>
          <w:i/>
          <w:color w:val="000000"/>
          <w:sz w:val="24"/>
          <w:szCs w:val="24"/>
        </w:rPr>
        <w:t>Incidence rate</w:t>
      </w:r>
      <w:r>
        <w:rPr>
          <w:color w:val="000000"/>
          <w:sz w:val="24"/>
          <w:szCs w:val="24"/>
        </w:rPr>
        <w:t xml:space="preserve"> per 1,000 at-risk children</w:t>
      </w:r>
    </w:p>
    <w:p w14:paraId="00000603" w14:textId="77777777" w:rsidR="002045CD" w:rsidRDefault="005C60F8">
      <w:pPr>
        <w:pBdr>
          <w:top w:val="nil"/>
          <w:left w:val="nil"/>
          <w:bottom w:val="nil"/>
          <w:right w:val="nil"/>
          <w:between w:val="nil"/>
        </w:pBdr>
        <w:spacing w:after="0" w:line="360" w:lineRule="auto"/>
        <w:rPr>
          <w:i/>
          <w:color w:val="44546A"/>
          <w:sz w:val="24"/>
          <w:szCs w:val="24"/>
        </w:rPr>
      </w:pPr>
      <w:r>
        <w:rPr>
          <w:color w:val="000000"/>
          <w:sz w:val="24"/>
          <w:szCs w:val="24"/>
        </w:rPr>
        <w:t>*</w:t>
      </w:r>
      <w:r>
        <w:rPr>
          <w:i/>
          <w:color w:val="000000"/>
          <w:sz w:val="24"/>
          <w:szCs w:val="24"/>
        </w:rPr>
        <w:t>Prevalence rate per 100 children</w:t>
      </w:r>
    </w:p>
    <w:p w14:paraId="00000604" w14:textId="77777777" w:rsidR="002045CD" w:rsidRDefault="005C60F8">
      <w:pPr>
        <w:spacing w:line="360" w:lineRule="auto"/>
        <w:rPr>
          <w:b/>
          <w:sz w:val="24"/>
          <w:szCs w:val="24"/>
        </w:rPr>
      </w:pPr>
      <w:r>
        <w:br w:type="page"/>
      </w:r>
    </w:p>
    <w:p w14:paraId="00000605" w14:textId="77777777" w:rsidR="002045CD" w:rsidRDefault="005C60F8">
      <w:pPr>
        <w:keepNext/>
        <w:pBdr>
          <w:top w:val="nil"/>
          <w:left w:val="nil"/>
          <w:bottom w:val="nil"/>
          <w:right w:val="nil"/>
          <w:between w:val="nil"/>
        </w:pBdr>
        <w:spacing w:after="200" w:line="360" w:lineRule="auto"/>
        <w:rPr>
          <w:i/>
          <w:color w:val="44546A"/>
          <w:sz w:val="24"/>
          <w:szCs w:val="24"/>
        </w:rPr>
      </w:pPr>
      <w:bookmarkStart w:id="87" w:name="_heading=h.1ksv4uv" w:colFirst="0" w:colLast="0"/>
      <w:bookmarkEnd w:id="87"/>
      <w:r>
        <w:rPr>
          <w:i/>
          <w:color w:val="44546A"/>
          <w:sz w:val="24"/>
          <w:szCs w:val="24"/>
        </w:rPr>
        <w:lastRenderedPageBreak/>
        <w:t>Table S4: Aggregated childhood asthma weighted survey summary (2006-2010)</w:t>
      </w:r>
    </w:p>
    <w:tbl>
      <w:tblPr>
        <w:tblStyle w:val="a6"/>
        <w:tblW w:w="9016" w:type="dxa"/>
        <w:tblLayout w:type="fixed"/>
        <w:tblLook w:val="0400" w:firstRow="0" w:lastRow="0" w:firstColumn="0" w:lastColumn="0" w:noHBand="0" w:noVBand="1"/>
      </w:tblPr>
      <w:tblGrid>
        <w:gridCol w:w="2564"/>
        <w:gridCol w:w="2571"/>
        <w:gridCol w:w="2056"/>
        <w:gridCol w:w="1825"/>
      </w:tblGrid>
      <w:tr w:rsidR="002045CD" w14:paraId="7201B377" w14:textId="77777777">
        <w:trPr>
          <w:trHeight w:val="320"/>
        </w:trPr>
        <w:tc>
          <w:tcPr>
            <w:tcW w:w="25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606" w14:textId="77777777" w:rsidR="002045CD" w:rsidRDefault="005C60F8">
            <w:pPr>
              <w:spacing w:after="0" w:line="240" w:lineRule="auto"/>
              <w:jc w:val="center"/>
              <w:rPr>
                <w:b/>
                <w:color w:val="000000"/>
                <w:sz w:val="18"/>
                <w:szCs w:val="18"/>
              </w:rPr>
            </w:pPr>
            <w:r>
              <w:rPr>
                <w:b/>
                <w:color w:val="000000"/>
                <w:sz w:val="18"/>
                <w:szCs w:val="18"/>
              </w:rPr>
              <w:t>State</w:t>
            </w:r>
          </w:p>
        </w:tc>
        <w:tc>
          <w:tcPr>
            <w:tcW w:w="2571" w:type="dxa"/>
            <w:tcBorders>
              <w:top w:val="single" w:sz="4" w:space="0" w:color="000000"/>
              <w:left w:val="nil"/>
              <w:bottom w:val="single" w:sz="4" w:space="0" w:color="000000"/>
              <w:right w:val="single" w:sz="4" w:space="0" w:color="000000"/>
            </w:tcBorders>
            <w:shd w:val="clear" w:color="auto" w:fill="auto"/>
            <w:vAlign w:val="center"/>
          </w:tcPr>
          <w:p w14:paraId="00000607" w14:textId="77777777" w:rsidR="002045CD" w:rsidRDefault="005C60F8">
            <w:pPr>
              <w:spacing w:after="0" w:line="240" w:lineRule="auto"/>
              <w:jc w:val="center"/>
              <w:rPr>
                <w:b/>
                <w:color w:val="000000"/>
                <w:sz w:val="18"/>
                <w:szCs w:val="18"/>
              </w:rPr>
            </w:pPr>
            <w:r>
              <w:rPr>
                <w:b/>
                <w:color w:val="000000"/>
                <w:sz w:val="18"/>
                <w:szCs w:val="18"/>
              </w:rPr>
              <w:t>Aggregated weighted</w:t>
            </w:r>
          </w:p>
          <w:p w14:paraId="00000608" w14:textId="77777777" w:rsidR="002045CD" w:rsidRDefault="005C60F8">
            <w:pPr>
              <w:spacing w:after="0" w:line="240" w:lineRule="auto"/>
              <w:jc w:val="center"/>
              <w:rPr>
                <w:b/>
                <w:color w:val="000000"/>
                <w:sz w:val="18"/>
                <w:szCs w:val="18"/>
              </w:rPr>
            </w:pPr>
            <w:r>
              <w:rPr>
                <w:b/>
                <w:color w:val="000000"/>
                <w:sz w:val="18"/>
                <w:szCs w:val="18"/>
              </w:rPr>
              <w:t>incident cases</w:t>
            </w:r>
          </w:p>
        </w:tc>
        <w:tc>
          <w:tcPr>
            <w:tcW w:w="2056" w:type="dxa"/>
            <w:tcBorders>
              <w:top w:val="single" w:sz="4" w:space="0" w:color="000000"/>
              <w:left w:val="nil"/>
              <w:bottom w:val="single" w:sz="4" w:space="0" w:color="000000"/>
              <w:right w:val="single" w:sz="4" w:space="0" w:color="000000"/>
            </w:tcBorders>
            <w:shd w:val="clear" w:color="auto" w:fill="auto"/>
            <w:vAlign w:val="center"/>
          </w:tcPr>
          <w:p w14:paraId="00000609" w14:textId="77777777" w:rsidR="002045CD" w:rsidRDefault="005C60F8">
            <w:pPr>
              <w:spacing w:after="0" w:line="240" w:lineRule="auto"/>
              <w:jc w:val="center"/>
              <w:rPr>
                <w:b/>
                <w:color w:val="000000"/>
                <w:sz w:val="18"/>
                <w:szCs w:val="18"/>
              </w:rPr>
            </w:pPr>
            <w:r>
              <w:rPr>
                <w:b/>
                <w:color w:val="000000"/>
                <w:sz w:val="18"/>
                <w:szCs w:val="18"/>
              </w:rPr>
              <w:t>Aggregated at-risk</w:t>
            </w:r>
          </w:p>
          <w:p w14:paraId="0000060A" w14:textId="77777777" w:rsidR="002045CD" w:rsidRDefault="005C60F8">
            <w:pPr>
              <w:spacing w:after="0" w:line="240" w:lineRule="auto"/>
              <w:jc w:val="center"/>
              <w:rPr>
                <w:b/>
                <w:color w:val="000000"/>
                <w:sz w:val="18"/>
                <w:szCs w:val="18"/>
              </w:rPr>
            </w:pPr>
            <w:r>
              <w:rPr>
                <w:b/>
                <w:color w:val="000000"/>
                <w:sz w:val="18"/>
                <w:szCs w:val="18"/>
              </w:rPr>
              <w:t>children</w:t>
            </w:r>
          </w:p>
        </w:tc>
        <w:tc>
          <w:tcPr>
            <w:tcW w:w="1825" w:type="dxa"/>
            <w:tcBorders>
              <w:top w:val="single" w:sz="4" w:space="0" w:color="000000"/>
              <w:left w:val="nil"/>
              <w:bottom w:val="single" w:sz="4" w:space="0" w:color="000000"/>
              <w:right w:val="single" w:sz="4" w:space="0" w:color="000000"/>
            </w:tcBorders>
            <w:shd w:val="clear" w:color="auto" w:fill="auto"/>
            <w:vAlign w:val="center"/>
          </w:tcPr>
          <w:p w14:paraId="0000060B" w14:textId="77777777" w:rsidR="002045CD" w:rsidRDefault="005C60F8">
            <w:pPr>
              <w:spacing w:after="0" w:line="240" w:lineRule="auto"/>
              <w:jc w:val="center"/>
              <w:rPr>
                <w:b/>
                <w:color w:val="000000"/>
                <w:sz w:val="18"/>
                <w:szCs w:val="18"/>
              </w:rPr>
            </w:pPr>
            <w:r>
              <w:rPr>
                <w:b/>
                <w:color w:val="000000"/>
                <w:sz w:val="18"/>
                <w:szCs w:val="18"/>
              </w:rPr>
              <w:t>Years of available</w:t>
            </w:r>
          </w:p>
          <w:p w14:paraId="0000060C" w14:textId="77777777" w:rsidR="002045CD" w:rsidRDefault="005C60F8">
            <w:pPr>
              <w:spacing w:after="0" w:line="240" w:lineRule="auto"/>
              <w:jc w:val="center"/>
              <w:rPr>
                <w:b/>
                <w:color w:val="000000"/>
                <w:sz w:val="18"/>
                <w:szCs w:val="18"/>
              </w:rPr>
            </w:pPr>
            <w:r>
              <w:rPr>
                <w:b/>
                <w:color w:val="000000"/>
                <w:sz w:val="18"/>
                <w:szCs w:val="18"/>
              </w:rPr>
              <w:t>data</w:t>
            </w:r>
          </w:p>
        </w:tc>
      </w:tr>
      <w:tr w:rsidR="002045CD" w14:paraId="464EC97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0D" w14:textId="77777777" w:rsidR="002045CD" w:rsidRDefault="005C60F8">
            <w:pPr>
              <w:spacing w:after="0" w:line="240" w:lineRule="auto"/>
              <w:rPr>
                <w:color w:val="000000"/>
                <w:sz w:val="18"/>
                <w:szCs w:val="18"/>
              </w:rPr>
            </w:pPr>
            <w:r>
              <w:rPr>
                <w:color w:val="000000"/>
                <w:sz w:val="18"/>
                <w:szCs w:val="18"/>
              </w:rPr>
              <w:t>Arizona</w:t>
            </w:r>
          </w:p>
        </w:tc>
        <w:tc>
          <w:tcPr>
            <w:tcW w:w="2571" w:type="dxa"/>
            <w:tcBorders>
              <w:top w:val="nil"/>
              <w:left w:val="nil"/>
              <w:bottom w:val="single" w:sz="4" w:space="0" w:color="000000"/>
              <w:right w:val="single" w:sz="4" w:space="0" w:color="000000"/>
            </w:tcBorders>
            <w:shd w:val="clear" w:color="auto" w:fill="auto"/>
            <w:vAlign w:val="bottom"/>
          </w:tcPr>
          <w:p w14:paraId="0000060E" w14:textId="77777777" w:rsidR="002045CD" w:rsidRDefault="005C60F8">
            <w:pPr>
              <w:spacing w:after="0" w:line="240" w:lineRule="auto"/>
              <w:jc w:val="center"/>
              <w:rPr>
                <w:color w:val="000000"/>
                <w:sz w:val="18"/>
                <w:szCs w:val="18"/>
              </w:rPr>
            </w:pPr>
            <w:r>
              <w:rPr>
                <w:color w:val="000000"/>
                <w:sz w:val="18"/>
                <w:szCs w:val="18"/>
              </w:rPr>
              <w:t>42,622</w:t>
            </w:r>
          </w:p>
        </w:tc>
        <w:tc>
          <w:tcPr>
            <w:tcW w:w="2056" w:type="dxa"/>
            <w:tcBorders>
              <w:top w:val="nil"/>
              <w:left w:val="nil"/>
              <w:bottom w:val="single" w:sz="4" w:space="0" w:color="000000"/>
              <w:right w:val="single" w:sz="4" w:space="0" w:color="000000"/>
            </w:tcBorders>
            <w:shd w:val="clear" w:color="auto" w:fill="auto"/>
            <w:vAlign w:val="bottom"/>
          </w:tcPr>
          <w:p w14:paraId="0000060F" w14:textId="77777777" w:rsidR="002045CD" w:rsidRDefault="005C60F8">
            <w:pPr>
              <w:spacing w:after="0" w:line="240" w:lineRule="auto"/>
              <w:jc w:val="center"/>
              <w:rPr>
                <w:color w:val="000000"/>
                <w:sz w:val="18"/>
                <w:szCs w:val="18"/>
              </w:rPr>
            </w:pPr>
            <w:r>
              <w:rPr>
                <w:color w:val="000000"/>
                <w:sz w:val="18"/>
                <w:szCs w:val="18"/>
              </w:rPr>
              <w:t>2,802,422</w:t>
            </w:r>
          </w:p>
        </w:tc>
        <w:tc>
          <w:tcPr>
            <w:tcW w:w="1825" w:type="dxa"/>
            <w:tcBorders>
              <w:top w:val="nil"/>
              <w:left w:val="nil"/>
              <w:bottom w:val="single" w:sz="4" w:space="0" w:color="000000"/>
              <w:right w:val="single" w:sz="4" w:space="0" w:color="000000"/>
            </w:tcBorders>
            <w:shd w:val="clear" w:color="auto" w:fill="auto"/>
            <w:vAlign w:val="bottom"/>
          </w:tcPr>
          <w:p w14:paraId="00000610" w14:textId="77777777" w:rsidR="002045CD" w:rsidRDefault="005C60F8">
            <w:pPr>
              <w:spacing w:after="0" w:line="240" w:lineRule="auto"/>
              <w:jc w:val="center"/>
              <w:rPr>
                <w:color w:val="000000"/>
                <w:sz w:val="18"/>
                <w:szCs w:val="18"/>
              </w:rPr>
            </w:pPr>
            <w:r>
              <w:rPr>
                <w:color w:val="000000"/>
                <w:sz w:val="18"/>
                <w:szCs w:val="18"/>
              </w:rPr>
              <w:t>2</w:t>
            </w:r>
          </w:p>
        </w:tc>
      </w:tr>
      <w:tr w:rsidR="002045CD" w14:paraId="579420DD"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1" w14:textId="77777777" w:rsidR="002045CD" w:rsidRDefault="005C60F8">
            <w:pPr>
              <w:spacing w:after="0" w:line="240" w:lineRule="auto"/>
              <w:rPr>
                <w:color w:val="000000"/>
                <w:sz w:val="18"/>
                <w:szCs w:val="18"/>
              </w:rPr>
            </w:pPr>
            <w:r>
              <w:rPr>
                <w:color w:val="000000"/>
                <w:sz w:val="18"/>
                <w:szCs w:val="18"/>
              </w:rPr>
              <w:t>California</w:t>
            </w:r>
          </w:p>
        </w:tc>
        <w:tc>
          <w:tcPr>
            <w:tcW w:w="2571" w:type="dxa"/>
            <w:tcBorders>
              <w:top w:val="nil"/>
              <w:left w:val="nil"/>
              <w:bottom w:val="single" w:sz="4" w:space="0" w:color="000000"/>
              <w:right w:val="single" w:sz="4" w:space="0" w:color="000000"/>
            </w:tcBorders>
            <w:shd w:val="clear" w:color="auto" w:fill="auto"/>
            <w:vAlign w:val="bottom"/>
          </w:tcPr>
          <w:p w14:paraId="00000612" w14:textId="77777777" w:rsidR="002045CD" w:rsidRDefault="005C60F8">
            <w:pPr>
              <w:spacing w:after="0" w:line="240" w:lineRule="auto"/>
              <w:jc w:val="center"/>
              <w:rPr>
                <w:color w:val="000000"/>
                <w:sz w:val="18"/>
                <w:szCs w:val="18"/>
              </w:rPr>
            </w:pPr>
            <w:r>
              <w:rPr>
                <w:color w:val="000000"/>
                <w:sz w:val="18"/>
                <w:szCs w:val="18"/>
              </w:rPr>
              <w:t>156,599</w:t>
            </w:r>
          </w:p>
        </w:tc>
        <w:tc>
          <w:tcPr>
            <w:tcW w:w="2056" w:type="dxa"/>
            <w:tcBorders>
              <w:top w:val="nil"/>
              <w:left w:val="nil"/>
              <w:bottom w:val="single" w:sz="4" w:space="0" w:color="000000"/>
              <w:right w:val="single" w:sz="4" w:space="0" w:color="000000"/>
            </w:tcBorders>
            <w:shd w:val="clear" w:color="auto" w:fill="auto"/>
            <w:vAlign w:val="bottom"/>
          </w:tcPr>
          <w:p w14:paraId="00000613" w14:textId="77777777" w:rsidR="002045CD" w:rsidRDefault="005C60F8">
            <w:pPr>
              <w:spacing w:after="0" w:line="240" w:lineRule="auto"/>
              <w:jc w:val="center"/>
              <w:rPr>
                <w:color w:val="000000"/>
                <w:sz w:val="18"/>
                <w:szCs w:val="18"/>
              </w:rPr>
            </w:pPr>
            <w:r>
              <w:rPr>
                <w:color w:val="000000"/>
                <w:sz w:val="18"/>
                <w:szCs w:val="18"/>
              </w:rPr>
              <w:t>16,850,453</w:t>
            </w:r>
          </w:p>
        </w:tc>
        <w:tc>
          <w:tcPr>
            <w:tcW w:w="1825" w:type="dxa"/>
            <w:tcBorders>
              <w:top w:val="nil"/>
              <w:left w:val="nil"/>
              <w:bottom w:val="single" w:sz="4" w:space="0" w:color="000000"/>
              <w:right w:val="single" w:sz="4" w:space="0" w:color="000000"/>
            </w:tcBorders>
            <w:shd w:val="clear" w:color="auto" w:fill="auto"/>
            <w:vAlign w:val="bottom"/>
          </w:tcPr>
          <w:p w14:paraId="00000614" w14:textId="77777777" w:rsidR="002045CD" w:rsidRDefault="005C60F8">
            <w:pPr>
              <w:spacing w:after="0" w:line="240" w:lineRule="auto"/>
              <w:jc w:val="center"/>
              <w:rPr>
                <w:color w:val="000000"/>
                <w:sz w:val="18"/>
                <w:szCs w:val="18"/>
              </w:rPr>
            </w:pPr>
            <w:r>
              <w:rPr>
                <w:color w:val="000000"/>
                <w:sz w:val="18"/>
                <w:szCs w:val="18"/>
              </w:rPr>
              <w:t>2</w:t>
            </w:r>
          </w:p>
        </w:tc>
      </w:tr>
      <w:tr w:rsidR="002045CD" w14:paraId="68BDAC6D"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5" w14:textId="77777777" w:rsidR="002045CD" w:rsidRDefault="005C60F8">
            <w:pPr>
              <w:spacing w:after="0" w:line="240" w:lineRule="auto"/>
              <w:rPr>
                <w:color w:val="000000"/>
                <w:sz w:val="18"/>
                <w:szCs w:val="18"/>
              </w:rPr>
            </w:pPr>
            <w:r>
              <w:rPr>
                <w:color w:val="000000"/>
                <w:sz w:val="18"/>
                <w:szCs w:val="18"/>
              </w:rPr>
              <w:t>Connecticut</w:t>
            </w:r>
          </w:p>
        </w:tc>
        <w:tc>
          <w:tcPr>
            <w:tcW w:w="2571" w:type="dxa"/>
            <w:tcBorders>
              <w:top w:val="nil"/>
              <w:left w:val="nil"/>
              <w:bottom w:val="single" w:sz="4" w:space="0" w:color="000000"/>
              <w:right w:val="single" w:sz="4" w:space="0" w:color="000000"/>
            </w:tcBorders>
            <w:shd w:val="clear" w:color="auto" w:fill="auto"/>
            <w:vAlign w:val="bottom"/>
          </w:tcPr>
          <w:p w14:paraId="00000616" w14:textId="77777777" w:rsidR="002045CD" w:rsidRDefault="005C60F8">
            <w:pPr>
              <w:spacing w:after="0" w:line="240" w:lineRule="auto"/>
              <w:jc w:val="center"/>
              <w:rPr>
                <w:color w:val="000000"/>
                <w:sz w:val="18"/>
                <w:szCs w:val="18"/>
              </w:rPr>
            </w:pPr>
            <w:r>
              <w:rPr>
                <w:color w:val="000000"/>
                <w:sz w:val="18"/>
                <w:szCs w:val="18"/>
              </w:rPr>
              <w:t>32,939</w:t>
            </w:r>
          </w:p>
        </w:tc>
        <w:tc>
          <w:tcPr>
            <w:tcW w:w="2056" w:type="dxa"/>
            <w:tcBorders>
              <w:top w:val="nil"/>
              <w:left w:val="nil"/>
              <w:bottom w:val="single" w:sz="4" w:space="0" w:color="000000"/>
              <w:right w:val="single" w:sz="4" w:space="0" w:color="000000"/>
            </w:tcBorders>
            <w:shd w:val="clear" w:color="auto" w:fill="auto"/>
            <w:vAlign w:val="bottom"/>
          </w:tcPr>
          <w:p w14:paraId="00000617" w14:textId="77777777" w:rsidR="002045CD" w:rsidRDefault="005C60F8">
            <w:pPr>
              <w:spacing w:after="0" w:line="240" w:lineRule="auto"/>
              <w:jc w:val="center"/>
              <w:rPr>
                <w:color w:val="000000"/>
                <w:sz w:val="18"/>
                <w:szCs w:val="18"/>
              </w:rPr>
            </w:pPr>
            <w:r>
              <w:rPr>
                <w:color w:val="000000"/>
                <w:sz w:val="18"/>
                <w:szCs w:val="18"/>
              </w:rPr>
              <w:t>2,734,478</w:t>
            </w:r>
          </w:p>
        </w:tc>
        <w:tc>
          <w:tcPr>
            <w:tcW w:w="1825" w:type="dxa"/>
            <w:tcBorders>
              <w:top w:val="nil"/>
              <w:left w:val="nil"/>
              <w:bottom w:val="single" w:sz="4" w:space="0" w:color="000000"/>
              <w:right w:val="single" w:sz="4" w:space="0" w:color="000000"/>
            </w:tcBorders>
            <w:shd w:val="clear" w:color="auto" w:fill="auto"/>
            <w:vAlign w:val="bottom"/>
          </w:tcPr>
          <w:p w14:paraId="00000618" w14:textId="77777777" w:rsidR="002045CD" w:rsidRDefault="005C60F8">
            <w:pPr>
              <w:spacing w:after="0" w:line="240" w:lineRule="auto"/>
              <w:jc w:val="center"/>
              <w:rPr>
                <w:color w:val="000000"/>
                <w:sz w:val="18"/>
                <w:szCs w:val="18"/>
              </w:rPr>
            </w:pPr>
            <w:r>
              <w:rPr>
                <w:color w:val="000000"/>
                <w:sz w:val="18"/>
                <w:szCs w:val="18"/>
              </w:rPr>
              <w:t>4</w:t>
            </w:r>
          </w:p>
        </w:tc>
      </w:tr>
      <w:tr w:rsidR="002045CD" w14:paraId="4F8CD240"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9" w14:textId="77777777" w:rsidR="002045CD" w:rsidRDefault="005C60F8">
            <w:pPr>
              <w:spacing w:after="0" w:line="240" w:lineRule="auto"/>
              <w:rPr>
                <w:color w:val="000000"/>
                <w:sz w:val="18"/>
                <w:szCs w:val="18"/>
              </w:rPr>
            </w:pPr>
            <w:r>
              <w:rPr>
                <w:color w:val="000000"/>
                <w:sz w:val="18"/>
                <w:szCs w:val="18"/>
              </w:rPr>
              <w:t>D.C.</w:t>
            </w:r>
          </w:p>
        </w:tc>
        <w:tc>
          <w:tcPr>
            <w:tcW w:w="2571" w:type="dxa"/>
            <w:tcBorders>
              <w:top w:val="nil"/>
              <w:left w:val="nil"/>
              <w:bottom w:val="single" w:sz="4" w:space="0" w:color="000000"/>
              <w:right w:val="single" w:sz="4" w:space="0" w:color="000000"/>
            </w:tcBorders>
            <w:shd w:val="clear" w:color="auto" w:fill="auto"/>
            <w:vAlign w:val="bottom"/>
          </w:tcPr>
          <w:p w14:paraId="0000061A" w14:textId="77777777" w:rsidR="002045CD" w:rsidRDefault="005C60F8">
            <w:pPr>
              <w:spacing w:after="0" w:line="240" w:lineRule="auto"/>
              <w:jc w:val="center"/>
              <w:rPr>
                <w:color w:val="000000"/>
                <w:sz w:val="18"/>
                <w:szCs w:val="18"/>
              </w:rPr>
            </w:pPr>
            <w:r>
              <w:rPr>
                <w:color w:val="000000"/>
                <w:sz w:val="18"/>
                <w:szCs w:val="18"/>
              </w:rPr>
              <w:t>3,184</w:t>
            </w:r>
          </w:p>
        </w:tc>
        <w:tc>
          <w:tcPr>
            <w:tcW w:w="2056" w:type="dxa"/>
            <w:tcBorders>
              <w:top w:val="nil"/>
              <w:left w:val="nil"/>
              <w:bottom w:val="single" w:sz="4" w:space="0" w:color="000000"/>
              <w:right w:val="single" w:sz="4" w:space="0" w:color="000000"/>
            </w:tcBorders>
            <w:shd w:val="clear" w:color="auto" w:fill="auto"/>
            <w:vAlign w:val="bottom"/>
          </w:tcPr>
          <w:p w14:paraId="0000061B" w14:textId="77777777" w:rsidR="002045CD" w:rsidRDefault="005C60F8">
            <w:pPr>
              <w:spacing w:after="0" w:line="240" w:lineRule="auto"/>
              <w:jc w:val="center"/>
              <w:rPr>
                <w:color w:val="000000"/>
                <w:sz w:val="18"/>
                <w:szCs w:val="18"/>
              </w:rPr>
            </w:pPr>
            <w:r>
              <w:rPr>
                <w:color w:val="000000"/>
                <w:sz w:val="18"/>
                <w:szCs w:val="18"/>
              </w:rPr>
              <w:t>179,493</w:t>
            </w:r>
          </w:p>
        </w:tc>
        <w:tc>
          <w:tcPr>
            <w:tcW w:w="1825" w:type="dxa"/>
            <w:tcBorders>
              <w:top w:val="nil"/>
              <w:left w:val="nil"/>
              <w:bottom w:val="single" w:sz="4" w:space="0" w:color="000000"/>
              <w:right w:val="single" w:sz="4" w:space="0" w:color="000000"/>
            </w:tcBorders>
            <w:shd w:val="clear" w:color="auto" w:fill="auto"/>
            <w:vAlign w:val="bottom"/>
          </w:tcPr>
          <w:p w14:paraId="0000061C" w14:textId="77777777" w:rsidR="002045CD" w:rsidRDefault="005C60F8">
            <w:pPr>
              <w:spacing w:after="0" w:line="240" w:lineRule="auto"/>
              <w:jc w:val="center"/>
              <w:rPr>
                <w:color w:val="000000"/>
                <w:sz w:val="18"/>
                <w:szCs w:val="18"/>
              </w:rPr>
            </w:pPr>
            <w:r>
              <w:rPr>
                <w:color w:val="000000"/>
                <w:sz w:val="18"/>
                <w:szCs w:val="18"/>
              </w:rPr>
              <w:t>2</w:t>
            </w:r>
          </w:p>
        </w:tc>
      </w:tr>
      <w:tr w:rsidR="002045CD" w14:paraId="686AB65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D" w14:textId="77777777" w:rsidR="002045CD" w:rsidRDefault="005C60F8">
            <w:pPr>
              <w:spacing w:after="0" w:line="240" w:lineRule="auto"/>
              <w:rPr>
                <w:color w:val="000000"/>
                <w:sz w:val="18"/>
                <w:szCs w:val="18"/>
              </w:rPr>
            </w:pPr>
            <w:r>
              <w:rPr>
                <w:color w:val="000000"/>
                <w:sz w:val="18"/>
                <w:szCs w:val="18"/>
              </w:rPr>
              <w:t>Georgia</w:t>
            </w:r>
          </w:p>
        </w:tc>
        <w:tc>
          <w:tcPr>
            <w:tcW w:w="2571" w:type="dxa"/>
            <w:tcBorders>
              <w:top w:val="nil"/>
              <w:left w:val="nil"/>
              <w:bottom w:val="single" w:sz="4" w:space="0" w:color="000000"/>
              <w:right w:val="single" w:sz="4" w:space="0" w:color="000000"/>
            </w:tcBorders>
            <w:shd w:val="clear" w:color="auto" w:fill="auto"/>
            <w:vAlign w:val="bottom"/>
          </w:tcPr>
          <w:p w14:paraId="0000061E" w14:textId="77777777" w:rsidR="002045CD" w:rsidRDefault="005C60F8">
            <w:pPr>
              <w:spacing w:after="0" w:line="240" w:lineRule="auto"/>
              <w:jc w:val="center"/>
              <w:rPr>
                <w:color w:val="000000"/>
                <w:sz w:val="18"/>
                <w:szCs w:val="18"/>
              </w:rPr>
            </w:pPr>
            <w:r>
              <w:rPr>
                <w:color w:val="000000"/>
                <w:sz w:val="18"/>
                <w:szCs w:val="18"/>
              </w:rPr>
              <w:t>94,786</w:t>
            </w:r>
          </w:p>
        </w:tc>
        <w:tc>
          <w:tcPr>
            <w:tcW w:w="2056" w:type="dxa"/>
            <w:tcBorders>
              <w:top w:val="nil"/>
              <w:left w:val="nil"/>
              <w:bottom w:val="single" w:sz="4" w:space="0" w:color="000000"/>
              <w:right w:val="single" w:sz="4" w:space="0" w:color="000000"/>
            </w:tcBorders>
            <w:shd w:val="clear" w:color="auto" w:fill="auto"/>
            <w:vAlign w:val="bottom"/>
          </w:tcPr>
          <w:p w14:paraId="0000061F" w14:textId="77777777" w:rsidR="002045CD" w:rsidRDefault="005C60F8">
            <w:pPr>
              <w:spacing w:after="0" w:line="240" w:lineRule="auto"/>
              <w:jc w:val="center"/>
              <w:rPr>
                <w:color w:val="000000"/>
                <w:sz w:val="18"/>
                <w:szCs w:val="18"/>
              </w:rPr>
            </w:pPr>
            <w:r>
              <w:rPr>
                <w:color w:val="000000"/>
                <w:sz w:val="18"/>
                <w:szCs w:val="18"/>
              </w:rPr>
              <w:t>10,458,074</w:t>
            </w:r>
          </w:p>
        </w:tc>
        <w:tc>
          <w:tcPr>
            <w:tcW w:w="1825" w:type="dxa"/>
            <w:tcBorders>
              <w:top w:val="nil"/>
              <w:left w:val="nil"/>
              <w:bottom w:val="single" w:sz="4" w:space="0" w:color="000000"/>
              <w:right w:val="single" w:sz="4" w:space="0" w:color="000000"/>
            </w:tcBorders>
            <w:shd w:val="clear" w:color="auto" w:fill="auto"/>
            <w:vAlign w:val="bottom"/>
          </w:tcPr>
          <w:p w14:paraId="00000620" w14:textId="77777777" w:rsidR="002045CD" w:rsidRDefault="005C60F8">
            <w:pPr>
              <w:spacing w:after="0" w:line="240" w:lineRule="auto"/>
              <w:jc w:val="center"/>
              <w:rPr>
                <w:color w:val="000000"/>
                <w:sz w:val="18"/>
                <w:szCs w:val="18"/>
              </w:rPr>
            </w:pPr>
            <w:r>
              <w:rPr>
                <w:color w:val="000000"/>
                <w:sz w:val="18"/>
                <w:szCs w:val="18"/>
              </w:rPr>
              <w:t>5</w:t>
            </w:r>
          </w:p>
        </w:tc>
      </w:tr>
      <w:tr w:rsidR="002045CD" w14:paraId="60E31B2C"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1" w14:textId="77777777" w:rsidR="002045CD" w:rsidRDefault="005C60F8">
            <w:pPr>
              <w:spacing w:after="0" w:line="240" w:lineRule="auto"/>
              <w:rPr>
                <w:color w:val="000000"/>
                <w:sz w:val="18"/>
                <w:szCs w:val="18"/>
              </w:rPr>
            </w:pPr>
            <w:r>
              <w:rPr>
                <w:color w:val="000000"/>
                <w:sz w:val="18"/>
                <w:szCs w:val="18"/>
              </w:rPr>
              <w:t>Illinois</w:t>
            </w:r>
          </w:p>
        </w:tc>
        <w:tc>
          <w:tcPr>
            <w:tcW w:w="2571" w:type="dxa"/>
            <w:tcBorders>
              <w:top w:val="nil"/>
              <w:left w:val="nil"/>
              <w:bottom w:val="single" w:sz="4" w:space="0" w:color="000000"/>
              <w:right w:val="single" w:sz="4" w:space="0" w:color="000000"/>
            </w:tcBorders>
            <w:shd w:val="clear" w:color="auto" w:fill="auto"/>
            <w:vAlign w:val="bottom"/>
          </w:tcPr>
          <w:p w14:paraId="00000622" w14:textId="77777777" w:rsidR="002045CD" w:rsidRDefault="005C60F8">
            <w:pPr>
              <w:spacing w:after="0" w:line="240" w:lineRule="auto"/>
              <w:jc w:val="center"/>
              <w:rPr>
                <w:color w:val="000000"/>
                <w:sz w:val="18"/>
                <w:szCs w:val="18"/>
              </w:rPr>
            </w:pPr>
            <w:r>
              <w:rPr>
                <w:color w:val="000000"/>
                <w:sz w:val="18"/>
                <w:szCs w:val="18"/>
              </w:rPr>
              <w:t>37,799</w:t>
            </w:r>
          </w:p>
        </w:tc>
        <w:tc>
          <w:tcPr>
            <w:tcW w:w="2056" w:type="dxa"/>
            <w:tcBorders>
              <w:top w:val="nil"/>
              <w:left w:val="nil"/>
              <w:bottom w:val="single" w:sz="4" w:space="0" w:color="000000"/>
              <w:right w:val="single" w:sz="4" w:space="0" w:color="000000"/>
            </w:tcBorders>
            <w:shd w:val="clear" w:color="auto" w:fill="auto"/>
            <w:vAlign w:val="bottom"/>
          </w:tcPr>
          <w:p w14:paraId="00000623" w14:textId="77777777" w:rsidR="002045CD" w:rsidRDefault="005C60F8">
            <w:pPr>
              <w:spacing w:after="0" w:line="240" w:lineRule="auto"/>
              <w:jc w:val="center"/>
              <w:rPr>
                <w:color w:val="000000"/>
                <w:sz w:val="18"/>
                <w:szCs w:val="18"/>
              </w:rPr>
            </w:pPr>
            <w:r>
              <w:rPr>
                <w:color w:val="000000"/>
                <w:sz w:val="18"/>
                <w:szCs w:val="18"/>
              </w:rPr>
              <w:t>5,673,571</w:t>
            </w:r>
          </w:p>
        </w:tc>
        <w:tc>
          <w:tcPr>
            <w:tcW w:w="1825" w:type="dxa"/>
            <w:tcBorders>
              <w:top w:val="nil"/>
              <w:left w:val="nil"/>
              <w:bottom w:val="single" w:sz="4" w:space="0" w:color="000000"/>
              <w:right w:val="single" w:sz="4" w:space="0" w:color="000000"/>
            </w:tcBorders>
            <w:shd w:val="clear" w:color="auto" w:fill="auto"/>
            <w:vAlign w:val="bottom"/>
          </w:tcPr>
          <w:p w14:paraId="00000624" w14:textId="77777777" w:rsidR="002045CD" w:rsidRDefault="005C60F8">
            <w:pPr>
              <w:spacing w:after="0" w:line="240" w:lineRule="auto"/>
              <w:jc w:val="center"/>
              <w:rPr>
                <w:color w:val="000000"/>
                <w:sz w:val="18"/>
                <w:szCs w:val="18"/>
              </w:rPr>
            </w:pPr>
            <w:r>
              <w:rPr>
                <w:color w:val="000000"/>
                <w:sz w:val="18"/>
                <w:szCs w:val="18"/>
              </w:rPr>
              <w:t>2</w:t>
            </w:r>
          </w:p>
        </w:tc>
      </w:tr>
      <w:tr w:rsidR="002045CD" w14:paraId="03965DD3"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5" w14:textId="77777777" w:rsidR="002045CD" w:rsidRDefault="005C60F8">
            <w:pPr>
              <w:spacing w:after="0" w:line="240" w:lineRule="auto"/>
              <w:rPr>
                <w:color w:val="000000"/>
                <w:sz w:val="18"/>
                <w:szCs w:val="18"/>
              </w:rPr>
            </w:pPr>
            <w:r>
              <w:rPr>
                <w:color w:val="000000"/>
                <w:sz w:val="18"/>
                <w:szCs w:val="18"/>
              </w:rPr>
              <w:t>Indiana</w:t>
            </w:r>
          </w:p>
        </w:tc>
        <w:tc>
          <w:tcPr>
            <w:tcW w:w="2571" w:type="dxa"/>
            <w:tcBorders>
              <w:top w:val="nil"/>
              <w:left w:val="nil"/>
              <w:bottom w:val="single" w:sz="4" w:space="0" w:color="000000"/>
              <w:right w:val="single" w:sz="4" w:space="0" w:color="000000"/>
            </w:tcBorders>
            <w:shd w:val="clear" w:color="auto" w:fill="auto"/>
            <w:vAlign w:val="bottom"/>
          </w:tcPr>
          <w:p w14:paraId="00000626" w14:textId="77777777" w:rsidR="002045CD" w:rsidRDefault="005C60F8">
            <w:pPr>
              <w:spacing w:after="0" w:line="240" w:lineRule="auto"/>
              <w:jc w:val="center"/>
              <w:rPr>
                <w:color w:val="000000"/>
                <w:sz w:val="18"/>
                <w:szCs w:val="18"/>
              </w:rPr>
            </w:pPr>
            <w:r>
              <w:rPr>
                <w:color w:val="000000"/>
                <w:sz w:val="18"/>
                <w:szCs w:val="18"/>
              </w:rPr>
              <w:t>105,219</w:t>
            </w:r>
          </w:p>
        </w:tc>
        <w:tc>
          <w:tcPr>
            <w:tcW w:w="2056" w:type="dxa"/>
            <w:tcBorders>
              <w:top w:val="nil"/>
              <w:left w:val="nil"/>
              <w:bottom w:val="single" w:sz="4" w:space="0" w:color="000000"/>
              <w:right w:val="single" w:sz="4" w:space="0" w:color="000000"/>
            </w:tcBorders>
            <w:shd w:val="clear" w:color="auto" w:fill="auto"/>
            <w:vAlign w:val="bottom"/>
          </w:tcPr>
          <w:p w14:paraId="00000627" w14:textId="77777777" w:rsidR="002045CD" w:rsidRDefault="005C60F8">
            <w:pPr>
              <w:spacing w:after="0" w:line="240" w:lineRule="auto"/>
              <w:jc w:val="center"/>
              <w:rPr>
                <w:color w:val="000000"/>
                <w:sz w:val="18"/>
                <w:szCs w:val="18"/>
              </w:rPr>
            </w:pPr>
            <w:r>
              <w:rPr>
                <w:color w:val="000000"/>
                <w:sz w:val="18"/>
                <w:szCs w:val="18"/>
              </w:rPr>
              <w:t>6,936,762</w:t>
            </w:r>
          </w:p>
        </w:tc>
        <w:tc>
          <w:tcPr>
            <w:tcW w:w="1825" w:type="dxa"/>
            <w:tcBorders>
              <w:top w:val="nil"/>
              <w:left w:val="nil"/>
              <w:bottom w:val="single" w:sz="4" w:space="0" w:color="000000"/>
              <w:right w:val="single" w:sz="4" w:space="0" w:color="000000"/>
            </w:tcBorders>
            <w:shd w:val="clear" w:color="auto" w:fill="auto"/>
            <w:vAlign w:val="bottom"/>
          </w:tcPr>
          <w:p w14:paraId="00000628" w14:textId="77777777" w:rsidR="002045CD" w:rsidRDefault="005C60F8">
            <w:pPr>
              <w:spacing w:after="0" w:line="240" w:lineRule="auto"/>
              <w:jc w:val="center"/>
              <w:rPr>
                <w:color w:val="000000"/>
                <w:sz w:val="18"/>
                <w:szCs w:val="18"/>
              </w:rPr>
            </w:pPr>
            <w:r>
              <w:rPr>
                <w:color w:val="000000"/>
                <w:sz w:val="18"/>
                <w:szCs w:val="18"/>
              </w:rPr>
              <w:t>5</w:t>
            </w:r>
          </w:p>
        </w:tc>
      </w:tr>
      <w:tr w:rsidR="002045CD" w14:paraId="3A9A1E4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9" w14:textId="77777777" w:rsidR="002045CD" w:rsidRDefault="005C60F8">
            <w:pPr>
              <w:spacing w:after="0" w:line="240" w:lineRule="auto"/>
              <w:rPr>
                <w:color w:val="000000"/>
                <w:sz w:val="18"/>
                <w:szCs w:val="18"/>
              </w:rPr>
            </w:pPr>
            <w:r>
              <w:rPr>
                <w:color w:val="000000"/>
                <w:sz w:val="18"/>
                <w:szCs w:val="18"/>
              </w:rPr>
              <w:t>Iowa</w:t>
            </w:r>
          </w:p>
        </w:tc>
        <w:tc>
          <w:tcPr>
            <w:tcW w:w="2571" w:type="dxa"/>
            <w:tcBorders>
              <w:top w:val="nil"/>
              <w:left w:val="nil"/>
              <w:bottom w:val="single" w:sz="4" w:space="0" w:color="000000"/>
              <w:right w:val="single" w:sz="4" w:space="0" w:color="000000"/>
            </w:tcBorders>
            <w:shd w:val="clear" w:color="auto" w:fill="auto"/>
            <w:vAlign w:val="bottom"/>
          </w:tcPr>
          <w:p w14:paraId="0000062A" w14:textId="77777777" w:rsidR="002045CD" w:rsidRDefault="005C60F8">
            <w:pPr>
              <w:spacing w:after="0" w:line="240" w:lineRule="auto"/>
              <w:jc w:val="center"/>
              <w:rPr>
                <w:color w:val="000000"/>
                <w:sz w:val="18"/>
                <w:szCs w:val="18"/>
              </w:rPr>
            </w:pPr>
            <w:r>
              <w:rPr>
                <w:color w:val="000000"/>
                <w:sz w:val="18"/>
                <w:szCs w:val="18"/>
              </w:rPr>
              <w:t>11,510</w:t>
            </w:r>
          </w:p>
        </w:tc>
        <w:tc>
          <w:tcPr>
            <w:tcW w:w="2056" w:type="dxa"/>
            <w:tcBorders>
              <w:top w:val="nil"/>
              <w:left w:val="nil"/>
              <w:bottom w:val="single" w:sz="4" w:space="0" w:color="000000"/>
              <w:right w:val="single" w:sz="4" w:space="0" w:color="000000"/>
            </w:tcBorders>
            <w:shd w:val="clear" w:color="auto" w:fill="auto"/>
            <w:vAlign w:val="bottom"/>
          </w:tcPr>
          <w:p w14:paraId="0000062B" w14:textId="77777777" w:rsidR="002045CD" w:rsidRDefault="005C60F8">
            <w:pPr>
              <w:spacing w:after="0" w:line="240" w:lineRule="auto"/>
              <w:jc w:val="center"/>
              <w:rPr>
                <w:color w:val="000000"/>
                <w:sz w:val="18"/>
                <w:szCs w:val="18"/>
              </w:rPr>
            </w:pPr>
            <w:r>
              <w:rPr>
                <w:color w:val="000000"/>
                <w:sz w:val="18"/>
                <w:szCs w:val="18"/>
              </w:rPr>
              <w:t>1,829,734</w:t>
            </w:r>
          </w:p>
        </w:tc>
        <w:tc>
          <w:tcPr>
            <w:tcW w:w="1825" w:type="dxa"/>
            <w:tcBorders>
              <w:top w:val="nil"/>
              <w:left w:val="nil"/>
              <w:bottom w:val="single" w:sz="4" w:space="0" w:color="000000"/>
              <w:right w:val="single" w:sz="4" w:space="0" w:color="000000"/>
            </w:tcBorders>
            <w:shd w:val="clear" w:color="auto" w:fill="auto"/>
            <w:vAlign w:val="bottom"/>
          </w:tcPr>
          <w:p w14:paraId="0000062C" w14:textId="77777777" w:rsidR="002045CD" w:rsidRDefault="005C60F8">
            <w:pPr>
              <w:spacing w:after="0" w:line="240" w:lineRule="auto"/>
              <w:jc w:val="center"/>
              <w:rPr>
                <w:color w:val="000000"/>
                <w:sz w:val="18"/>
                <w:szCs w:val="18"/>
              </w:rPr>
            </w:pPr>
            <w:r>
              <w:rPr>
                <w:color w:val="000000"/>
                <w:sz w:val="18"/>
                <w:szCs w:val="18"/>
              </w:rPr>
              <w:t>3</w:t>
            </w:r>
          </w:p>
        </w:tc>
      </w:tr>
      <w:tr w:rsidR="002045CD" w14:paraId="45884D3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D" w14:textId="77777777" w:rsidR="002045CD" w:rsidRDefault="005C60F8">
            <w:pPr>
              <w:spacing w:after="0" w:line="240" w:lineRule="auto"/>
              <w:rPr>
                <w:color w:val="000000"/>
                <w:sz w:val="18"/>
                <w:szCs w:val="18"/>
              </w:rPr>
            </w:pPr>
            <w:r>
              <w:rPr>
                <w:color w:val="000000"/>
                <w:sz w:val="18"/>
                <w:szCs w:val="18"/>
              </w:rPr>
              <w:t>Kansas</w:t>
            </w:r>
          </w:p>
        </w:tc>
        <w:tc>
          <w:tcPr>
            <w:tcW w:w="2571" w:type="dxa"/>
            <w:tcBorders>
              <w:top w:val="nil"/>
              <w:left w:val="nil"/>
              <w:bottom w:val="single" w:sz="4" w:space="0" w:color="000000"/>
              <w:right w:val="single" w:sz="4" w:space="0" w:color="000000"/>
            </w:tcBorders>
            <w:shd w:val="clear" w:color="auto" w:fill="auto"/>
            <w:vAlign w:val="bottom"/>
          </w:tcPr>
          <w:p w14:paraId="0000062E" w14:textId="77777777" w:rsidR="002045CD" w:rsidRDefault="005C60F8">
            <w:pPr>
              <w:spacing w:after="0" w:line="240" w:lineRule="auto"/>
              <w:jc w:val="center"/>
              <w:rPr>
                <w:color w:val="000000"/>
                <w:sz w:val="18"/>
                <w:szCs w:val="18"/>
              </w:rPr>
            </w:pPr>
            <w:r>
              <w:rPr>
                <w:color w:val="000000"/>
                <w:sz w:val="18"/>
                <w:szCs w:val="18"/>
              </w:rPr>
              <w:t>27,509</w:t>
            </w:r>
          </w:p>
        </w:tc>
        <w:tc>
          <w:tcPr>
            <w:tcW w:w="2056" w:type="dxa"/>
            <w:tcBorders>
              <w:top w:val="nil"/>
              <w:left w:val="nil"/>
              <w:bottom w:val="single" w:sz="4" w:space="0" w:color="000000"/>
              <w:right w:val="single" w:sz="4" w:space="0" w:color="000000"/>
            </w:tcBorders>
            <w:shd w:val="clear" w:color="auto" w:fill="auto"/>
            <w:vAlign w:val="bottom"/>
          </w:tcPr>
          <w:p w14:paraId="0000062F" w14:textId="77777777" w:rsidR="002045CD" w:rsidRDefault="005C60F8">
            <w:pPr>
              <w:spacing w:after="0" w:line="240" w:lineRule="auto"/>
              <w:jc w:val="center"/>
              <w:rPr>
                <w:color w:val="000000"/>
                <w:sz w:val="18"/>
                <w:szCs w:val="18"/>
              </w:rPr>
            </w:pPr>
            <w:r>
              <w:rPr>
                <w:color w:val="000000"/>
                <w:sz w:val="18"/>
                <w:szCs w:val="18"/>
              </w:rPr>
              <w:t>3,059,760</w:t>
            </w:r>
          </w:p>
        </w:tc>
        <w:tc>
          <w:tcPr>
            <w:tcW w:w="1825" w:type="dxa"/>
            <w:tcBorders>
              <w:top w:val="nil"/>
              <w:left w:val="nil"/>
              <w:bottom w:val="single" w:sz="4" w:space="0" w:color="000000"/>
              <w:right w:val="single" w:sz="4" w:space="0" w:color="000000"/>
            </w:tcBorders>
            <w:shd w:val="clear" w:color="auto" w:fill="auto"/>
            <w:vAlign w:val="bottom"/>
          </w:tcPr>
          <w:p w14:paraId="00000630" w14:textId="77777777" w:rsidR="002045CD" w:rsidRDefault="005C60F8">
            <w:pPr>
              <w:spacing w:after="0" w:line="240" w:lineRule="auto"/>
              <w:jc w:val="center"/>
              <w:rPr>
                <w:color w:val="000000"/>
                <w:sz w:val="18"/>
                <w:szCs w:val="18"/>
              </w:rPr>
            </w:pPr>
            <w:r>
              <w:rPr>
                <w:color w:val="000000"/>
                <w:sz w:val="18"/>
                <w:szCs w:val="18"/>
              </w:rPr>
              <w:t>5</w:t>
            </w:r>
          </w:p>
        </w:tc>
      </w:tr>
      <w:tr w:rsidR="002045CD" w14:paraId="19079632"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1" w14:textId="77777777" w:rsidR="002045CD" w:rsidRDefault="005C60F8">
            <w:pPr>
              <w:spacing w:after="0" w:line="240" w:lineRule="auto"/>
              <w:rPr>
                <w:color w:val="000000"/>
                <w:sz w:val="18"/>
                <w:szCs w:val="18"/>
              </w:rPr>
            </w:pPr>
            <w:r>
              <w:rPr>
                <w:color w:val="000000"/>
                <w:sz w:val="18"/>
                <w:szCs w:val="18"/>
              </w:rPr>
              <w:t>Louisiana</w:t>
            </w:r>
          </w:p>
        </w:tc>
        <w:tc>
          <w:tcPr>
            <w:tcW w:w="2571" w:type="dxa"/>
            <w:tcBorders>
              <w:top w:val="nil"/>
              <w:left w:val="nil"/>
              <w:bottom w:val="single" w:sz="4" w:space="0" w:color="000000"/>
              <w:right w:val="single" w:sz="4" w:space="0" w:color="000000"/>
            </w:tcBorders>
            <w:shd w:val="clear" w:color="auto" w:fill="auto"/>
            <w:vAlign w:val="bottom"/>
          </w:tcPr>
          <w:p w14:paraId="00000632" w14:textId="77777777" w:rsidR="002045CD" w:rsidRDefault="005C60F8">
            <w:pPr>
              <w:spacing w:after="0" w:line="240" w:lineRule="auto"/>
              <w:jc w:val="center"/>
              <w:rPr>
                <w:color w:val="000000"/>
                <w:sz w:val="18"/>
                <w:szCs w:val="18"/>
              </w:rPr>
            </w:pPr>
            <w:r>
              <w:rPr>
                <w:color w:val="000000"/>
                <w:sz w:val="18"/>
                <w:szCs w:val="18"/>
              </w:rPr>
              <w:t>5,379</w:t>
            </w:r>
          </w:p>
        </w:tc>
        <w:tc>
          <w:tcPr>
            <w:tcW w:w="2056" w:type="dxa"/>
            <w:tcBorders>
              <w:top w:val="nil"/>
              <w:left w:val="nil"/>
              <w:bottom w:val="single" w:sz="4" w:space="0" w:color="000000"/>
              <w:right w:val="single" w:sz="4" w:space="0" w:color="000000"/>
            </w:tcBorders>
            <w:shd w:val="clear" w:color="auto" w:fill="auto"/>
            <w:vAlign w:val="bottom"/>
          </w:tcPr>
          <w:p w14:paraId="00000633" w14:textId="77777777" w:rsidR="002045CD" w:rsidRDefault="005C60F8">
            <w:pPr>
              <w:spacing w:after="0" w:line="240" w:lineRule="auto"/>
              <w:jc w:val="center"/>
              <w:rPr>
                <w:color w:val="000000"/>
                <w:sz w:val="18"/>
                <w:szCs w:val="18"/>
              </w:rPr>
            </w:pPr>
            <w:r>
              <w:rPr>
                <w:color w:val="000000"/>
                <w:sz w:val="18"/>
                <w:szCs w:val="18"/>
              </w:rPr>
              <w:t>931,966</w:t>
            </w:r>
          </w:p>
        </w:tc>
        <w:tc>
          <w:tcPr>
            <w:tcW w:w="1825" w:type="dxa"/>
            <w:tcBorders>
              <w:top w:val="nil"/>
              <w:left w:val="nil"/>
              <w:bottom w:val="single" w:sz="4" w:space="0" w:color="000000"/>
              <w:right w:val="single" w:sz="4" w:space="0" w:color="000000"/>
            </w:tcBorders>
            <w:shd w:val="clear" w:color="auto" w:fill="auto"/>
            <w:vAlign w:val="bottom"/>
          </w:tcPr>
          <w:p w14:paraId="00000634" w14:textId="77777777" w:rsidR="002045CD" w:rsidRDefault="005C60F8">
            <w:pPr>
              <w:spacing w:after="0" w:line="240" w:lineRule="auto"/>
              <w:jc w:val="center"/>
              <w:rPr>
                <w:color w:val="000000"/>
                <w:sz w:val="18"/>
                <w:szCs w:val="18"/>
              </w:rPr>
            </w:pPr>
            <w:r>
              <w:rPr>
                <w:color w:val="000000"/>
                <w:sz w:val="18"/>
                <w:szCs w:val="18"/>
              </w:rPr>
              <w:t>1</w:t>
            </w:r>
          </w:p>
        </w:tc>
      </w:tr>
      <w:tr w:rsidR="002045CD" w14:paraId="5319B3C3"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5" w14:textId="77777777" w:rsidR="002045CD" w:rsidRDefault="005C60F8">
            <w:pPr>
              <w:spacing w:after="0" w:line="240" w:lineRule="auto"/>
              <w:rPr>
                <w:color w:val="000000"/>
                <w:sz w:val="18"/>
                <w:szCs w:val="18"/>
              </w:rPr>
            </w:pPr>
            <w:r>
              <w:rPr>
                <w:color w:val="000000"/>
                <w:sz w:val="18"/>
                <w:szCs w:val="18"/>
              </w:rPr>
              <w:t>Maine</w:t>
            </w:r>
          </w:p>
        </w:tc>
        <w:tc>
          <w:tcPr>
            <w:tcW w:w="2571" w:type="dxa"/>
            <w:tcBorders>
              <w:top w:val="nil"/>
              <w:left w:val="nil"/>
              <w:bottom w:val="single" w:sz="4" w:space="0" w:color="000000"/>
              <w:right w:val="single" w:sz="4" w:space="0" w:color="000000"/>
            </w:tcBorders>
            <w:shd w:val="clear" w:color="auto" w:fill="auto"/>
            <w:vAlign w:val="bottom"/>
          </w:tcPr>
          <w:p w14:paraId="00000636" w14:textId="77777777" w:rsidR="002045CD" w:rsidRDefault="005C60F8">
            <w:pPr>
              <w:spacing w:after="0" w:line="240" w:lineRule="auto"/>
              <w:jc w:val="center"/>
              <w:rPr>
                <w:color w:val="000000"/>
                <w:sz w:val="18"/>
                <w:szCs w:val="18"/>
              </w:rPr>
            </w:pPr>
            <w:r>
              <w:rPr>
                <w:color w:val="000000"/>
                <w:sz w:val="18"/>
                <w:szCs w:val="18"/>
              </w:rPr>
              <w:t>6,662</w:t>
            </w:r>
          </w:p>
        </w:tc>
        <w:tc>
          <w:tcPr>
            <w:tcW w:w="2056" w:type="dxa"/>
            <w:tcBorders>
              <w:top w:val="nil"/>
              <w:left w:val="nil"/>
              <w:bottom w:val="single" w:sz="4" w:space="0" w:color="000000"/>
              <w:right w:val="single" w:sz="4" w:space="0" w:color="000000"/>
            </w:tcBorders>
            <w:shd w:val="clear" w:color="auto" w:fill="auto"/>
            <w:vAlign w:val="bottom"/>
          </w:tcPr>
          <w:p w14:paraId="00000637" w14:textId="77777777" w:rsidR="002045CD" w:rsidRDefault="005C60F8">
            <w:pPr>
              <w:spacing w:after="0" w:line="240" w:lineRule="auto"/>
              <w:jc w:val="center"/>
              <w:rPr>
                <w:color w:val="000000"/>
                <w:sz w:val="18"/>
                <w:szCs w:val="18"/>
              </w:rPr>
            </w:pPr>
            <w:r>
              <w:rPr>
                <w:color w:val="000000"/>
                <w:sz w:val="18"/>
                <w:szCs w:val="18"/>
              </w:rPr>
              <w:t>722,763</w:t>
            </w:r>
          </w:p>
        </w:tc>
        <w:tc>
          <w:tcPr>
            <w:tcW w:w="1825" w:type="dxa"/>
            <w:tcBorders>
              <w:top w:val="nil"/>
              <w:left w:val="nil"/>
              <w:bottom w:val="single" w:sz="4" w:space="0" w:color="000000"/>
              <w:right w:val="single" w:sz="4" w:space="0" w:color="000000"/>
            </w:tcBorders>
            <w:shd w:val="clear" w:color="auto" w:fill="auto"/>
            <w:vAlign w:val="bottom"/>
          </w:tcPr>
          <w:p w14:paraId="00000638" w14:textId="77777777" w:rsidR="002045CD" w:rsidRDefault="005C60F8">
            <w:pPr>
              <w:spacing w:after="0" w:line="240" w:lineRule="auto"/>
              <w:jc w:val="center"/>
              <w:rPr>
                <w:color w:val="000000"/>
                <w:sz w:val="18"/>
                <w:szCs w:val="18"/>
              </w:rPr>
            </w:pPr>
            <w:r>
              <w:rPr>
                <w:color w:val="000000"/>
                <w:sz w:val="18"/>
                <w:szCs w:val="18"/>
              </w:rPr>
              <w:t>3</w:t>
            </w:r>
          </w:p>
        </w:tc>
      </w:tr>
      <w:tr w:rsidR="002045CD" w14:paraId="1C121124"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9" w14:textId="77777777" w:rsidR="002045CD" w:rsidRDefault="005C60F8">
            <w:pPr>
              <w:spacing w:after="0" w:line="240" w:lineRule="auto"/>
              <w:rPr>
                <w:color w:val="000000"/>
                <w:sz w:val="18"/>
                <w:szCs w:val="18"/>
              </w:rPr>
            </w:pPr>
            <w:r>
              <w:rPr>
                <w:color w:val="000000"/>
                <w:sz w:val="18"/>
                <w:szCs w:val="18"/>
              </w:rPr>
              <w:t>Maryland</w:t>
            </w:r>
          </w:p>
        </w:tc>
        <w:tc>
          <w:tcPr>
            <w:tcW w:w="2571" w:type="dxa"/>
            <w:tcBorders>
              <w:top w:val="nil"/>
              <w:left w:val="nil"/>
              <w:bottom w:val="single" w:sz="4" w:space="0" w:color="000000"/>
              <w:right w:val="single" w:sz="4" w:space="0" w:color="000000"/>
            </w:tcBorders>
            <w:shd w:val="clear" w:color="auto" w:fill="auto"/>
            <w:vAlign w:val="bottom"/>
          </w:tcPr>
          <w:p w14:paraId="0000063A" w14:textId="77777777" w:rsidR="002045CD" w:rsidRDefault="005C60F8">
            <w:pPr>
              <w:spacing w:after="0" w:line="240" w:lineRule="auto"/>
              <w:jc w:val="center"/>
              <w:rPr>
                <w:color w:val="000000"/>
                <w:sz w:val="18"/>
                <w:szCs w:val="18"/>
              </w:rPr>
            </w:pPr>
            <w:r>
              <w:rPr>
                <w:color w:val="000000"/>
                <w:sz w:val="18"/>
                <w:szCs w:val="18"/>
              </w:rPr>
              <w:t>64,871</w:t>
            </w:r>
          </w:p>
        </w:tc>
        <w:tc>
          <w:tcPr>
            <w:tcW w:w="2056" w:type="dxa"/>
            <w:tcBorders>
              <w:top w:val="nil"/>
              <w:left w:val="nil"/>
              <w:bottom w:val="single" w:sz="4" w:space="0" w:color="000000"/>
              <w:right w:val="single" w:sz="4" w:space="0" w:color="000000"/>
            </w:tcBorders>
            <w:shd w:val="clear" w:color="auto" w:fill="auto"/>
            <w:vAlign w:val="bottom"/>
          </w:tcPr>
          <w:p w14:paraId="0000063B" w14:textId="77777777" w:rsidR="002045CD" w:rsidRDefault="005C60F8">
            <w:pPr>
              <w:spacing w:after="0" w:line="240" w:lineRule="auto"/>
              <w:jc w:val="center"/>
              <w:rPr>
                <w:color w:val="000000"/>
                <w:sz w:val="18"/>
                <w:szCs w:val="18"/>
              </w:rPr>
            </w:pPr>
            <w:r>
              <w:rPr>
                <w:color w:val="000000"/>
                <w:sz w:val="18"/>
                <w:szCs w:val="18"/>
              </w:rPr>
              <w:t>5,816,584</w:t>
            </w:r>
          </w:p>
        </w:tc>
        <w:tc>
          <w:tcPr>
            <w:tcW w:w="1825" w:type="dxa"/>
            <w:tcBorders>
              <w:top w:val="nil"/>
              <w:left w:val="nil"/>
              <w:bottom w:val="single" w:sz="4" w:space="0" w:color="000000"/>
              <w:right w:val="single" w:sz="4" w:space="0" w:color="000000"/>
            </w:tcBorders>
            <w:shd w:val="clear" w:color="auto" w:fill="auto"/>
            <w:vAlign w:val="bottom"/>
          </w:tcPr>
          <w:p w14:paraId="0000063C" w14:textId="77777777" w:rsidR="002045CD" w:rsidRDefault="005C60F8">
            <w:pPr>
              <w:spacing w:after="0" w:line="240" w:lineRule="auto"/>
              <w:jc w:val="center"/>
              <w:rPr>
                <w:color w:val="000000"/>
                <w:sz w:val="18"/>
                <w:szCs w:val="18"/>
              </w:rPr>
            </w:pPr>
            <w:r>
              <w:rPr>
                <w:color w:val="000000"/>
                <w:sz w:val="18"/>
                <w:szCs w:val="18"/>
              </w:rPr>
              <w:t>5</w:t>
            </w:r>
          </w:p>
        </w:tc>
      </w:tr>
      <w:tr w:rsidR="002045CD" w14:paraId="7C28489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D" w14:textId="77777777" w:rsidR="002045CD" w:rsidRDefault="005C60F8">
            <w:pPr>
              <w:spacing w:after="0" w:line="240" w:lineRule="auto"/>
              <w:rPr>
                <w:color w:val="000000"/>
                <w:sz w:val="18"/>
                <w:szCs w:val="18"/>
              </w:rPr>
            </w:pPr>
            <w:r>
              <w:rPr>
                <w:color w:val="000000"/>
                <w:sz w:val="18"/>
                <w:szCs w:val="18"/>
              </w:rPr>
              <w:t>Michigan</w:t>
            </w:r>
          </w:p>
        </w:tc>
        <w:tc>
          <w:tcPr>
            <w:tcW w:w="2571" w:type="dxa"/>
            <w:tcBorders>
              <w:top w:val="nil"/>
              <w:left w:val="nil"/>
              <w:bottom w:val="single" w:sz="4" w:space="0" w:color="000000"/>
              <w:right w:val="single" w:sz="4" w:space="0" w:color="000000"/>
            </w:tcBorders>
            <w:shd w:val="clear" w:color="auto" w:fill="auto"/>
            <w:vAlign w:val="bottom"/>
          </w:tcPr>
          <w:p w14:paraId="0000063E" w14:textId="77777777" w:rsidR="002045CD" w:rsidRDefault="005C60F8">
            <w:pPr>
              <w:spacing w:after="0" w:line="240" w:lineRule="auto"/>
              <w:jc w:val="center"/>
              <w:rPr>
                <w:color w:val="000000"/>
                <w:sz w:val="18"/>
                <w:szCs w:val="18"/>
              </w:rPr>
            </w:pPr>
            <w:r>
              <w:rPr>
                <w:color w:val="000000"/>
                <w:sz w:val="18"/>
                <w:szCs w:val="18"/>
              </w:rPr>
              <w:t>126,102</w:t>
            </w:r>
          </w:p>
        </w:tc>
        <w:tc>
          <w:tcPr>
            <w:tcW w:w="2056" w:type="dxa"/>
            <w:tcBorders>
              <w:top w:val="nil"/>
              <w:left w:val="nil"/>
              <w:bottom w:val="single" w:sz="4" w:space="0" w:color="000000"/>
              <w:right w:val="single" w:sz="4" w:space="0" w:color="000000"/>
            </w:tcBorders>
            <w:shd w:val="clear" w:color="auto" w:fill="auto"/>
            <w:vAlign w:val="bottom"/>
          </w:tcPr>
          <w:p w14:paraId="0000063F" w14:textId="77777777" w:rsidR="002045CD" w:rsidRDefault="005C60F8">
            <w:pPr>
              <w:spacing w:after="0" w:line="240" w:lineRule="auto"/>
              <w:jc w:val="center"/>
              <w:rPr>
                <w:color w:val="000000"/>
                <w:sz w:val="18"/>
                <w:szCs w:val="18"/>
              </w:rPr>
            </w:pPr>
            <w:r>
              <w:rPr>
                <w:color w:val="000000"/>
                <w:sz w:val="18"/>
                <w:szCs w:val="18"/>
              </w:rPr>
              <w:t>10,491,065</w:t>
            </w:r>
          </w:p>
        </w:tc>
        <w:tc>
          <w:tcPr>
            <w:tcW w:w="1825" w:type="dxa"/>
            <w:tcBorders>
              <w:top w:val="nil"/>
              <w:left w:val="nil"/>
              <w:bottom w:val="single" w:sz="4" w:space="0" w:color="000000"/>
              <w:right w:val="single" w:sz="4" w:space="0" w:color="000000"/>
            </w:tcBorders>
            <w:shd w:val="clear" w:color="auto" w:fill="auto"/>
            <w:vAlign w:val="bottom"/>
          </w:tcPr>
          <w:p w14:paraId="00000640" w14:textId="77777777" w:rsidR="002045CD" w:rsidRDefault="005C60F8">
            <w:pPr>
              <w:spacing w:after="0" w:line="240" w:lineRule="auto"/>
              <w:jc w:val="center"/>
              <w:rPr>
                <w:color w:val="000000"/>
                <w:sz w:val="18"/>
                <w:szCs w:val="18"/>
              </w:rPr>
            </w:pPr>
            <w:r>
              <w:rPr>
                <w:color w:val="000000"/>
                <w:sz w:val="18"/>
                <w:szCs w:val="18"/>
              </w:rPr>
              <w:t>5</w:t>
            </w:r>
          </w:p>
        </w:tc>
      </w:tr>
      <w:tr w:rsidR="002045CD" w14:paraId="307704F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1" w14:textId="77777777" w:rsidR="002045CD" w:rsidRDefault="005C60F8">
            <w:pPr>
              <w:spacing w:after="0" w:line="240" w:lineRule="auto"/>
              <w:rPr>
                <w:color w:val="000000"/>
                <w:sz w:val="18"/>
                <w:szCs w:val="18"/>
              </w:rPr>
            </w:pPr>
            <w:r>
              <w:rPr>
                <w:color w:val="000000"/>
                <w:sz w:val="18"/>
                <w:szCs w:val="18"/>
              </w:rPr>
              <w:t>Mississippi</w:t>
            </w:r>
          </w:p>
        </w:tc>
        <w:tc>
          <w:tcPr>
            <w:tcW w:w="2571" w:type="dxa"/>
            <w:tcBorders>
              <w:top w:val="nil"/>
              <w:left w:val="nil"/>
              <w:bottom w:val="single" w:sz="4" w:space="0" w:color="000000"/>
              <w:right w:val="single" w:sz="4" w:space="0" w:color="000000"/>
            </w:tcBorders>
            <w:shd w:val="clear" w:color="auto" w:fill="auto"/>
            <w:vAlign w:val="bottom"/>
          </w:tcPr>
          <w:p w14:paraId="00000642" w14:textId="77777777" w:rsidR="002045CD" w:rsidRDefault="005C60F8">
            <w:pPr>
              <w:spacing w:after="0" w:line="240" w:lineRule="auto"/>
              <w:jc w:val="center"/>
              <w:rPr>
                <w:color w:val="000000"/>
                <w:sz w:val="18"/>
                <w:szCs w:val="18"/>
              </w:rPr>
            </w:pPr>
            <w:r>
              <w:rPr>
                <w:color w:val="000000"/>
                <w:sz w:val="18"/>
                <w:szCs w:val="18"/>
              </w:rPr>
              <w:t>18,264</w:t>
            </w:r>
          </w:p>
        </w:tc>
        <w:tc>
          <w:tcPr>
            <w:tcW w:w="2056" w:type="dxa"/>
            <w:tcBorders>
              <w:top w:val="nil"/>
              <w:left w:val="nil"/>
              <w:bottom w:val="single" w:sz="4" w:space="0" w:color="000000"/>
              <w:right w:val="single" w:sz="4" w:space="0" w:color="000000"/>
            </w:tcBorders>
            <w:shd w:val="clear" w:color="auto" w:fill="auto"/>
            <w:vAlign w:val="bottom"/>
          </w:tcPr>
          <w:p w14:paraId="00000643" w14:textId="77777777" w:rsidR="002045CD" w:rsidRDefault="005C60F8">
            <w:pPr>
              <w:spacing w:after="0" w:line="240" w:lineRule="auto"/>
              <w:jc w:val="center"/>
              <w:rPr>
                <w:color w:val="000000"/>
                <w:sz w:val="18"/>
                <w:szCs w:val="18"/>
              </w:rPr>
            </w:pPr>
            <w:r>
              <w:rPr>
                <w:color w:val="000000"/>
                <w:sz w:val="18"/>
                <w:szCs w:val="18"/>
              </w:rPr>
              <w:t>1,300,917</w:t>
            </w:r>
          </w:p>
        </w:tc>
        <w:tc>
          <w:tcPr>
            <w:tcW w:w="1825" w:type="dxa"/>
            <w:tcBorders>
              <w:top w:val="nil"/>
              <w:left w:val="nil"/>
              <w:bottom w:val="single" w:sz="4" w:space="0" w:color="000000"/>
              <w:right w:val="single" w:sz="4" w:space="0" w:color="000000"/>
            </w:tcBorders>
            <w:shd w:val="clear" w:color="auto" w:fill="auto"/>
            <w:vAlign w:val="bottom"/>
          </w:tcPr>
          <w:p w14:paraId="00000644" w14:textId="77777777" w:rsidR="002045CD" w:rsidRDefault="005C60F8">
            <w:pPr>
              <w:spacing w:after="0" w:line="240" w:lineRule="auto"/>
              <w:jc w:val="center"/>
              <w:rPr>
                <w:color w:val="000000"/>
                <w:sz w:val="18"/>
                <w:szCs w:val="18"/>
              </w:rPr>
            </w:pPr>
            <w:r>
              <w:rPr>
                <w:color w:val="000000"/>
                <w:sz w:val="18"/>
                <w:szCs w:val="18"/>
              </w:rPr>
              <w:t>2</w:t>
            </w:r>
          </w:p>
        </w:tc>
      </w:tr>
      <w:tr w:rsidR="002045CD" w14:paraId="6105F4F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5" w14:textId="77777777" w:rsidR="002045CD" w:rsidRDefault="005C60F8">
            <w:pPr>
              <w:spacing w:after="0" w:line="240" w:lineRule="auto"/>
              <w:rPr>
                <w:color w:val="000000"/>
                <w:sz w:val="18"/>
                <w:szCs w:val="18"/>
              </w:rPr>
            </w:pPr>
            <w:r>
              <w:rPr>
                <w:color w:val="000000"/>
                <w:sz w:val="18"/>
                <w:szCs w:val="18"/>
              </w:rPr>
              <w:t>Missouri</w:t>
            </w:r>
          </w:p>
        </w:tc>
        <w:tc>
          <w:tcPr>
            <w:tcW w:w="2571" w:type="dxa"/>
            <w:tcBorders>
              <w:top w:val="nil"/>
              <w:left w:val="nil"/>
              <w:bottom w:val="single" w:sz="4" w:space="0" w:color="000000"/>
              <w:right w:val="single" w:sz="4" w:space="0" w:color="000000"/>
            </w:tcBorders>
            <w:shd w:val="clear" w:color="auto" w:fill="auto"/>
            <w:vAlign w:val="bottom"/>
          </w:tcPr>
          <w:p w14:paraId="00000646" w14:textId="77777777" w:rsidR="002045CD" w:rsidRDefault="005C60F8">
            <w:pPr>
              <w:spacing w:after="0" w:line="240" w:lineRule="auto"/>
              <w:jc w:val="center"/>
              <w:rPr>
                <w:color w:val="000000"/>
                <w:sz w:val="18"/>
                <w:szCs w:val="18"/>
              </w:rPr>
            </w:pPr>
            <w:r>
              <w:rPr>
                <w:color w:val="000000"/>
                <w:sz w:val="18"/>
                <w:szCs w:val="18"/>
              </w:rPr>
              <w:t>46,410</w:t>
            </w:r>
          </w:p>
        </w:tc>
        <w:tc>
          <w:tcPr>
            <w:tcW w:w="2056" w:type="dxa"/>
            <w:tcBorders>
              <w:top w:val="nil"/>
              <w:left w:val="nil"/>
              <w:bottom w:val="single" w:sz="4" w:space="0" w:color="000000"/>
              <w:right w:val="single" w:sz="4" w:space="0" w:color="000000"/>
            </w:tcBorders>
            <w:shd w:val="clear" w:color="auto" w:fill="auto"/>
            <w:vAlign w:val="bottom"/>
          </w:tcPr>
          <w:p w14:paraId="00000647" w14:textId="77777777" w:rsidR="002045CD" w:rsidRDefault="005C60F8">
            <w:pPr>
              <w:spacing w:after="0" w:line="240" w:lineRule="auto"/>
              <w:jc w:val="center"/>
              <w:rPr>
                <w:color w:val="000000"/>
                <w:sz w:val="18"/>
                <w:szCs w:val="18"/>
              </w:rPr>
            </w:pPr>
            <w:r>
              <w:rPr>
                <w:color w:val="000000"/>
                <w:sz w:val="18"/>
                <w:szCs w:val="18"/>
              </w:rPr>
              <w:t>3,600,272</w:t>
            </w:r>
          </w:p>
        </w:tc>
        <w:tc>
          <w:tcPr>
            <w:tcW w:w="1825" w:type="dxa"/>
            <w:tcBorders>
              <w:top w:val="nil"/>
              <w:left w:val="nil"/>
              <w:bottom w:val="single" w:sz="4" w:space="0" w:color="000000"/>
              <w:right w:val="single" w:sz="4" w:space="0" w:color="000000"/>
            </w:tcBorders>
            <w:shd w:val="clear" w:color="auto" w:fill="auto"/>
            <w:vAlign w:val="bottom"/>
          </w:tcPr>
          <w:p w14:paraId="00000648" w14:textId="77777777" w:rsidR="002045CD" w:rsidRDefault="005C60F8">
            <w:pPr>
              <w:spacing w:after="0" w:line="240" w:lineRule="auto"/>
              <w:jc w:val="center"/>
              <w:rPr>
                <w:color w:val="000000"/>
                <w:sz w:val="18"/>
                <w:szCs w:val="18"/>
              </w:rPr>
            </w:pPr>
            <w:r>
              <w:rPr>
                <w:color w:val="000000"/>
                <w:sz w:val="18"/>
                <w:szCs w:val="18"/>
              </w:rPr>
              <w:t>3</w:t>
            </w:r>
          </w:p>
        </w:tc>
      </w:tr>
      <w:tr w:rsidR="002045CD" w14:paraId="3C933F8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9" w14:textId="77777777" w:rsidR="002045CD" w:rsidRDefault="005C60F8">
            <w:pPr>
              <w:spacing w:after="0" w:line="240" w:lineRule="auto"/>
              <w:rPr>
                <w:color w:val="000000"/>
                <w:sz w:val="18"/>
                <w:szCs w:val="18"/>
              </w:rPr>
            </w:pPr>
            <w:r>
              <w:rPr>
                <w:color w:val="000000"/>
                <w:sz w:val="18"/>
                <w:szCs w:val="18"/>
              </w:rPr>
              <w:t>Montana</w:t>
            </w:r>
          </w:p>
        </w:tc>
        <w:tc>
          <w:tcPr>
            <w:tcW w:w="2571" w:type="dxa"/>
            <w:tcBorders>
              <w:top w:val="nil"/>
              <w:left w:val="nil"/>
              <w:bottom w:val="single" w:sz="4" w:space="0" w:color="000000"/>
              <w:right w:val="single" w:sz="4" w:space="0" w:color="000000"/>
            </w:tcBorders>
            <w:shd w:val="clear" w:color="auto" w:fill="auto"/>
            <w:vAlign w:val="bottom"/>
          </w:tcPr>
          <w:p w14:paraId="0000064A" w14:textId="77777777" w:rsidR="002045CD" w:rsidRDefault="005C60F8">
            <w:pPr>
              <w:spacing w:after="0" w:line="240" w:lineRule="auto"/>
              <w:jc w:val="center"/>
              <w:rPr>
                <w:color w:val="000000"/>
                <w:sz w:val="18"/>
                <w:szCs w:val="18"/>
              </w:rPr>
            </w:pPr>
            <w:r>
              <w:rPr>
                <w:color w:val="000000"/>
                <w:sz w:val="18"/>
                <w:szCs w:val="18"/>
              </w:rPr>
              <w:t>3,296</w:t>
            </w:r>
          </w:p>
        </w:tc>
        <w:tc>
          <w:tcPr>
            <w:tcW w:w="2056" w:type="dxa"/>
            <w:tcBorders>
              <w:top w:val="nil"/>
              <w:left w:val="nil"/>
              <w:bottom w:val="single" w:sz="4" w:space="0" w:color="000000"/>
              <w:right w:val="single" w:sz="4" w:space="0" w:color="000000"/>
            </w:tcBorders>
            <w:shd w:val="clear" w:color="auto" w:fill="auto"/>
            <w:vAlign w:val="bottom"/>
          </w:tcPr>
          <w:p w14:paraId="0000064B" w14:textId="77777777" w:rsidR="002045CD" w:rsidRDefault="005C60F8">
            <w:pPr>
              <w:spacing w:after="0" w:line="240" w:lineRule="auto"/>
              <w:jc w:val="center"/>
              <w:rPr>
                <w:color w:val="000000"/>
                <w:sz w:val="18"/>
                <w:szCs w:val="18"/>
              </w:rPr>
            </w:pPr>
            <w:r>
              <w:rPr>
                <w:color w:val="000000"/>
                <w:sz w:val="18"/>
                <w:szCs w:val="18"/>
              </w:rPr>
              <w:t>768,012</w:t>
            </w:r>
          </w:p>
        </w:tc>
        <w:tc>
          <w:tcPr>
            <w:tcW w:w="1825" w:type="dxa"/>
            <w:tcBorders>
              <w:top w:val="nil"/>
              <w:left w:val="nil"/>
              <w:bottom w:val="single" w:sz="4" w:space="0" w:color="000000"/>
              <w:right w:val="single" w:sz="4" w:space="0" w:color="000000"/>
            </w:tcBorders>
            <w:shd w:val="clear" w:color="auto" w:fill="auto"/>
            <w:vAlign w:val="bottom"/>
          </w:tcPr>
          <w:p w14:paraId="0000064C" w14:textId="77777777" w:rsidR="002045CD" w:rsidRDefault="005C60F8">
            <w:pPr>
              <w:spacing w:after="0" w:line="240" w:lineRule="auto"/>
              <w:jc w:val="center"/>
              <w:rPr>
                <w:color w:val="000000"/>
                <w:sz w:val="18"/>
                <w:szCs w:val="18"/>
              </w:rPr>
            </w:pPr>
            <w:r>
              <w:rPr>
                <w:color w:val="000000"/>
                <w:sz w:val="18"/>
                <w:szCs w:val="18"/>
              </w:rPr>
              <w:t>4</w:t>
            </w:r>
          </w:p>
        </w:tc>
      </w:tr>
      <w:tr w:rsidR="002045CD" w14:paraId="77FA21A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D" w14:textId="77777777" w:rsidR="002045CD" w:rsidRDefault="005C60F8">
            <w:pPr>
              <w:spacing w:after="0" w:line="240" w:lineRule="auto"/>
              <w:rPr>
                <w:color w:val="000000"/>
                <w:sz w:val="18"/>
                <w:szCs w:val="18"/>
              </w:rPr>
            </w:pPr>
            <w:r>
              <w:rPr>
                <w:color w:val="000000"/>
                <w:sz w:val="18"/>
                <w:szCs w:val="18"/>
              </w:rPr>
              <w:t>Nebraska</w:t>
            </w:r>
          </w:p>
        </w:tc>
        <w:tc>
          <w:tcPr>
            <w:tcW w:w="2571" w:type="dxa"/>
            <w:tcBorders>
              <w:top w:val="nil"/>
              <w:left w:val="nil"/>
              <w:bottom w:val="single" w:sz="4" w:space="0" w:color="000000"/>
              <w:right w:val="single" w:sz="4" w:space="0" w:color="000000"/>
            </w:tcBorders>
            <w:shd w:val="clear" w:color="auto" w:fill="auto"/>
            <w:vAlign w:val="bottom"/>
          </w:tcPr>
          <w:p w14:paraId="0000064E" w14:textId="77777777" w:rsidR="002045CD" w:rsidRDefault="005C60F8">
            <w:pPr>
              <w:spacing w:after="0" w:line="240" w:lineRule="auto"/>
              <w:jc w:val="center"/>
              <w:rPr>
                <w:color w:val="000000"/>
                <w:sz w:val="18"/>
                <w:szCs w:val="18"/>
              </w:rPr>
            </w:pPr>
            <w:r>
              <w:rPr>
                <w:color w:val="000000"/>
                <w:sz w:val="18"/>
                <w:szCs w:val="18"/>
              </w:rPr>
              <w:t>18,262</w:t>
            </w:r>
          </w:p>
        </w:tc>
        <w:tc>
          <w:tcPr>
            <w:tcW w:w="2056" w:type="dxa"/>
            <w:tcBorders>
              <w:top w:val="nil"/>
              <w:left w:val="nil"/>
              <w:bottom w:val="single" w:sz="4" w:space="0" w:color="000000"/>
              <w:right w:val="single" w:sz="4" w:space="0" w:color="000000"/>
            </w:tcBorders>
            <w:shd w:val="clear" w:color="auto" w:fill="auto"/>
            <w:vAlign w:val="bottom"/>
          </w:tcPr>
          <w:p w14:paraId="0000064F" w14:textId="77777777" w:rsidR="002045CD" w:rsidRDefault="005C60F8">
            <w:pPr>
              <w:spacing w:after="0" w:line="240" w:lineRule="auto"/>
              <w:jc w:val="center"/>
              <w:rPr>
                <w:color w:val="000000"/>
                <w:sz w:val="18"/>
                <w:szCs w:val="18"/>
              </w:rPr>
            </w:pPr>
            <w:r>
              <w:rPr>
                <w:color w:val="000000"/>
                <w:sz w:val="18"/>
                <w:szCs w:val="18"/>
              </w:rPr>
              <w:t>2,014,605</w:t>
            </w:r>
          </w:p>
        </w:tc>
        <w:tc>
          <w:tcPr>
            <w:tcW w:w="1825" w:type="dxa"/>
            <w:tcBorders>
              <w:top w:val="nil"/>
              <w:left w:val="nil"/>
              <w:bottom w:val="single" w:sz="4" w:space="0" w:color="000000"/>
              <w:right w:val="single" w:sz="4" w:space="0" w:color="000000"/>
            </w:tcBorders>
            <w:shd w:val="clear" w:color="auto" w:fill="auto"/>
            <w:vAlign w:val="bottom"/>
          </w:tcPr>
          <w:p w14:paraId="00000650" w14:textId="77777777" w:rsidR="002045CD" w:rsidRDefault="005C60F8">
            <w:pPr>
              <w:spacing w:after="0" w:line="240" w:lineRule="auto"/>
              <w:jc w:val="center"/>
              <w:rPr>
                <w:color w:val="000000"/>
                <w:sz w:val="18"/>
                <w:szCs w:val="18"/>
              </w:rPr>
            </w:pPr>
            <w:r>
              <w:rPr>
                <w:color w:val="000000"/>
                <w:sz w:val="18"/>
                <w:szCs w:val="18"/>
              </w:rPr>
              <w:t>5</w:t>
            </w:r>
          </w:p>
        </w:tc>
      </w:tr>
      <w:tr w:rsidR="002045CD" w14:paraId="51E9A8D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1" w14:textId="77777777" w:rsidR="002045CD" w:rsidRDefault="005C60F8">
            <w:pPr>
              <w:spacing w:after="0" w:line="240" w:lineRule="auto"/>
              <w:rPr>
                <w:color w:val="000000"/>
                <w:sz w:val="18"/>
                <w:szCs w:val="18"/>
              </w:rPr>
            </w:pPr>
            <w:r>
              <w:rPr>
                <w:color w:val="000000"/>
                <w:sz w:val="18"/>
                <w:szCs w:val="18"/>
              </w:rPr>
              <w:t>New Hampshire</w:t>
            </w:r>
          </w:p>
        </w:tc>
        <w:tc>
          <w:tcPr>
            <w:tcW w:w="2571" w:type="dxa"/>
            <w:tcBorders>
              <w:top w:val="nil"/>
              <w:left w:val="nil"/>
              <w:bottom w:val="single" w:sz="4" w:space="0" w:color="000000"/>
              <w:right w:val="single" w:sz="4" w:space="0" w:color="000000"/>
            </w:tcBorders>
            <w:shd w:val="clear" w:color="auto" w:fill="auto"/>
            <w:vAlign w:val="bottom"/>
          </w:tcPr>
          <w:p w14:paraId="00000652" w14:textId="77777777" w:rsidR="002045CD" w:rsidRDefault="005C60F8">
            <w:pPr>
              <w:spacing w:after="0" w:line="240" w:lineRule="auto"/>
              <w:jc w:val="center"/>
              <w:rPr>
                <w:color w:val="000000"/>
                <w:sz w:val="18"/>
                <w:szCs w:val="18"/>
              </w:rPr>
            </w:pPr>
            <w:r>
              <w:rPr>
                <w:color w:val="000000"/>
                <w:sz w:val="18"/>
                <w:szCs w:val="18"/>
              </w:rPr>
              <w:t>9,423</w:t>
            </w:r>
          </w:p>
        </w:tc>
        <w:tc>
          <w:tcPr>
            <w:tcW w:w="2056" w:type="dxa"/>
            <w:tcBorders>
              <w:top w:val="nil"/>
              <w:left w:val="nil"/>
              <w:bottom w:val="single" w:sz="4" w:space="0" w:color="000000"/>
              <w:right w:val="single" w:sz="4" w:space="0" w:color="000000"/>
            </w:tcBorders>
            <w:shd w:val="clear" w:color="auto" w:fill="auto"/>
            <w:vAlign w:val="bottom"/>
          </w:tcPr>
          <w:p w14:paraId="00000653" w14:textId="77777777" w:rsidR="002045CD" w:rsidRDefault="005C60F8">
            <w:pPr>
              <w:spacing w:after="0" w:line="240" w:lineRule="auto"/>
              <w:jc w:val="center"/>
              <w:rPr>
                <w:color w:val="000000"/>
                <w:sz w:val="18"/>
                <w:szCs w:val="18"/>
              </w:rPr>
            </w:pPr>
            <w:r>
              <w:rPr>
                <w:color w:val="000000"/>
                <w:sz w:val="18"/>
                <w:szCs w:val="18"/>
              </w:rPr>
              <w:t>788,302</w:t>
            </w:r>
          </w:p>
        </w:tc>
        <w:tc>
          <w:tcPr>
            <w:tcW w:w="1825" w:type="dxa"/>
            <w:tcBorders>
              <w:top w:val="nil"/>
              <w:left w:val="nil"/>
              <w:bottom w:val="single" w:sz="4" w:space="0" w:color="000000"/>
              <w:right w:val="single" w:sz="4" w:space="0" w:color="000000"/>
            </w:tcBorders>
            <w:shd w:val="clear" w:color="auto" w:fill="auto"/>
            <w:vAlign w:val="bottom"/>
          </w:tcPr>
          <w:p w14:paraId="00000654" w14:textId="77777777" w:rsidR="002045CD" w:rsidRDefault="005C60F8">
            <w:pPr>
              <w:spacing w:after="0" w:line="240" w:lineRule="auto"/>
              <w:jc w:val="center"/>
              <w:rPr>
                <w:color w:val="000000"/>
                <w:sz w:val="18"/>
                <w:szCs w:val="18"/>
              </w:rPr>
            </w:pPr>
            <w:r>
              <w:rPr>
                <w:color w:val="000000"/>
                <w:sz w:val="18"/>
                <w:szCs w:val="18"/>
              </w:rPr>
              <w:t>3</w:t>
            </w:r>
          </w:p>
        </w:tc>
      </w:tr>
      <w:tr w:rsidR="002045CD" w14:paraId="0BFED0D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5" w14:textId="77777777" w:rsidR="002045CD" w:rsidRDefault="005C60F8">
            <w:pPr>
              <w:spacing w:after="0" w:line="240" w:lineRule="auto"/>
              <w:rPr>
                <w:color w:val="000000"/>
                <w:sz w:val="18"/>
                <w:szCs w:val="18"/>
              </w:rPr>
            </w:pPr>
            <w:r>
              <w:rPr>
                <w:color w:val="000000"/>
                <w:sz w:val="18"/>
                <w:szCs w:val="18"/>
              </w:rPr>
              <w:t>New Jersey</w:t>
            </w:r>
          </w:p>
        </w:tc>
        <w:tc>
          <w:tcPr>
            <w:tcW w:w="2571" w:type="dxa"/>
            <w:tcBorders>
              <w:top w:val="nil"/>
              <w:left w:val="nil"/>
              <w:bottom w:val="single" w:sz="4" w:space="0" w:color="000000"/>
              <w:right w:val="single" w:sz="4" w:space="0" w:color="000000"/>
            </w:tcBorders>
            <w:shd w:val="clear" w:color="auto" w:fill="auto"/>
            <w:vAlign w:val="bottom"/>
          </w:tcPr>
          <w:p w14:paraId="00000656" w14:textId="77777777" w:rsidR="002045CD" w:rsidRDefault="005C60F8">
            <w:pPr>
              <w:spacing w:after="0" w:line="240" w:lineRule="auto"/>
              <w:jc w:val="center"/>
              <w:rPr>
                <w:color w:val="000000"/>
                <w:sz w:val="18"/>
                <w:szCs w:val="18"/>
              </w:rPr>
            </w:pPr>
            <w:r>
              <w:rPr>
                <w:color w:val="000000"/>
                <w:sz w:val="18"/>
                <w:szCs w:val="18"/>
              </w:rPr>
              <w:t>51,472</w:t>
            </w:r>
          </w:p>
        </w:tc>
        <w:tc>
          <w:tcPr>
            <w:tcW w:w="2056" w:type="dxa"/>
            <w:tcBorders>
              <w:top w:val="nil"/>
              <w:left w:val="nil"/>
              <w:bottom w:val="single" w:sz="4" w:space="0" w:color="000000"/>
              <w:right w:val="single" w:sz="4" w:space="0" w:color="000000"/>
            </w:tcBorders>
            <w:shd w:val="clear" w:color="auto" w:fill="auto"/>
            <w:vAlign w:val="bottom"/>
          </w:tcPr>
          <w:p w14:paraId="00000657" w14:textId="77777777" w:rsidR="002045CD" w:rsidRDefault="005C60F8">
            <w:pPr>
              <w:spacing w:after="0" w:line="240" w:lineRule="auto"/>
              <w:jc w:val="center"/>
              <w:rPr>
                <w:color w:val="000000"/>
                <w:sz w:val="18"/>
                <w:szCs w:val="18"/>
              </w:rPr>
            </w:pPr>
            <w:r>
              <w:rPr>
                <w:color w:val="000000"/>
                <w:sz w:val="18"/>
                <w:szCs w:val="18"/>
              </w:rPr>
              <w:t>5,274,310</w:t>
            </w:r>
          </w:p>
        </w:tc>
        <w:tc>
          <w:tcPr>
            <w:tcW w:w="1825" w:type="dxa"/>
            <w:tcBorders>
              <w:top w:val="nil"/>
              <w:left w:val="nil"/>
              <w:bottom w:val="single" w:sz="4" w:space="0" w:color="000000"/>
              <w:right w:val="single" w:sz="4" w:space="0" w:color="000000"/>
            </w:tcBorders>
            <w:shd w:val="clear" w:color="auto" w:fill="auto"/>
            <w:vAlign w:val="bottom"/>
          </w:tcPr>
          <w:p w14:paraId="00000658" w14:textId="77777777" w:rsidR="002045CD" w:rsidRDefault="005C60F8">
            <w:pPr>
              <w:spacing w:after="0" w:line="240" w:lineRule="auto"/>
              <w:jc w:val="center"/>
              <w:rPr>
                <w:color w:val="000000"/>
                <w:sz w:val="18"/>
                <w:szCs w:val="18"/>
              </w:rPr>
            </w:pPr>
            <w:r>
              <w:rPr>
                <w:color w:val="000000"/>
                <w:sz w:val="18"/>
                <w:szCs w:val="18"/>
              </w:rPr>
              <w:t>3</w:t>
            </w:r>
          </w:p>
        </w:tc>
      </w:tr>
      <w:tr w:rsidR="002045CD" w14:paraId="499DA8C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9" w14:textId="77777777" w:rsidR="002045CD" w:rsidRDefault="005C60F8">
            <w:pPr>
              <w:spacing w:after="0" w:line="240" w:lineRule="auto"/>
              <w:rPr>
                <w:color w:val="000000"/>
                <w:sz w:val="18"/>
                <w:szCs w:val="18"/>
              </w:rPr>
            </w:pPr>
            <w:r>
              <w:rPr>
                <w:color w:val="000000"/>
                <w:sz w:val="18"/>
                <w:szCs w:val="18"/>
              </w:rPr>
              <w:t>New Mexico</w:t>
            </w:r>
          </w:p>
        </w:tc>
        <w:tc>
          <w:tcPr>
            <w:tcW w:w="2571" w:type="dxa"/>
            <w:tcBorders>
              <w:top w:val="nil"/>
              <w:left w:val="nil"/>
              <w:bottom w:val="single" w:sz="4" w:space="0" w:color="000000"/>
              <w:right w:val="single" w:sz="4" w:space="0" w:color="000000"/>
            </w:tcBorders>
            <w:shd w:val="clear" w:color="auto" w:fill="auto"/>
            <w:vAlign w:val="bottom"/>
          </w:tcPr>
          <w:p w14:paraId="0000065A" w14:textId="77777777" w:rsidR="002045CD" w:rsidRDefault="005C60F8">
            <w:pPr>
              <w:spacing w:after="0" w:line="240" w:lineRule="auto"/>
              <w:jc w:val="center"/>
              <w:rPr>
                <w:color w:val="000000"/>
                <w:sz w:val="18"/>
                <w:szCs w:val="18"/>
              </w:rPr>
            </w:pPr>
            <w:r>
              <w:rPr>
                <w:color w:val="000000"/>
                <w:sz w:val="18"/>
                <w:szCs w:val="18"/>
              </w:rPr>
              <w:t>8,857</w:t>
            </w:r>
          </w:p>
        </w:tc>
        <w:tc>
          <w:tcPr>
            <w:tcW w:w="2056" w:type="dxa"/>
            <w:tcBorders>
              <w:top w:val="nil"/>
              <w:left w:val="nil"/>
              <w:bottom w:val="single" w:sz="4" w:space="0" w:color="000000"/>
              <w:right w:val="single" w:sz="4" w:space="0" w:color="000000"/>
            </w:tcBorders>
            <w:shd w:val="clear" w:color="auto" w:fill="auto"/>
            <w:vAlign w:val="bottom"/>
          </w:tcPr>
          <w:p w14:paraId="0000065B" w14:textId="77777777" w:rsidR="002045CD" w:rsidRDefault="005C60F8">
            <w:pPr>
              <w:spacing w:after="0" w:line="240" w:lineRule="auto"/>
              <w:jc w:val="center"/>
              <w:rPr>
                <w:color w:val="000000"/>
                <w:sz w:val="18"/>
                <w:szCs w:val="18"/>
              </w:rPr>
            </w:pPr>
            <w:r>
              <w:rPr>
                <w:color w:val="000000"/>
                <w:sz w:val="18"/>
                <w:szCs w:val="18"/>
              </w:rPr>
              <w:t>1,327,496</w:t>
            </w:r>
          </w:p>
        </w:tc>
        <w:tc>
          <w:tcPr>
            <w:tcW w:w="1825" w:type="dxa"/>
            <w:tcBorders>
              <w:top w:val="nil"/>
              <w:left w:val="nil"/>
              <w:bottom w:val="single" w:sz="4" w:space="0" w:color="000000"/>
              <w:right w:val="single" w:sz="4" w:space="0" w:color="000000"/>
            </w:tcBorders>
            <w:shd w:val="clear" w:color="auto" w:fill="auto"/>
            <w:vAlign w:val="bottom"/>
          </w:tcPr>
          <w:p w14:paraId="0000065C" w14:textId="77777777" w:rsidR="002045CD" w:rsidRDefault="005C60F8">
            <w:pPr>
              <w:spacing w:after="0" w:line="240" w:lineRule="auto"/>
              <w:jc w:val="center"/>
              <w:rPr>
                <w:color w:val="000000"/>
                <w:sz w:val="18"/>
                <w:szCs w:val="18"/>
              </w:rPr>
            </w:pPr>
            <w:r>
              <w:rPr>
                <w:color w:val="000000"/>
                <w:sz w:val="18"/>
                <w:szCs w:val="18"/>
              </w:rPr>
              <w:t>3</w:t>
            </w:r>
          </w:p>
        </w:tc>
      </w:tr>
      <w:tr w:rsidR="002045CD" w14:paraId="4061E098"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D" w14:textId="77777777" w:rsidR="002045CD" w:rsidRDefault="005C60F8">
            <w:pPr>
              <w:spacing w:after="0" w:line="240" w:lineRule="auto"/>
              <w:rPr>
                <w:color w:val="000000"/>
                <w:sz w:val="18"/>
                <w:szCs w:val="18"/>
              </w:rPr>
            </w:pPr>
            <w:r>
              <w:rPr>
                <w:color w:val="000000"/>
                <w:sz w:val="18"/>
                <w:szCs w:val="18"/>
              </w:rPr>
              <w:t>New York</w:t>
            </w:r>
          </w:p>
        </w:tc>
        <w:tc>
          <w:tcPr>
            <w:tcW w:w="2571" w:type="dxa"/>
            <w:tcBorders>
              <w:top w:val="nil"/>
              <w:left w:val="nil"/>
              <w:bottom w:val="single" w:sz="4" w:space="0" w:color="000000"/>
              <w:right w:val="single" w:sz="4" w:space="0" w:color="000000"/>
            </w:tcBorders>
            <w:shd w:val="clear" w:color="auto" w:fill="auto"/>
            <w:vAlign w:val="bottom"/>
          </w:tcPr>
          <w:p w14:paraId="0000065E" w14:textId="77777777" w:rsidR="002045CD" w:rsidRDefault="005C60F8">
            <w:pPr>
              <w:spacing w:after="0" w:line="240" w:lineRule="auto"/>
              <w:jc w:val="center"/>
              <w:rPr>
                <w:color w:val="000000"/>
                <w:sz w:val="18"/>
                <w:szCs w:val="18"/>
              </w:rPr>
            </w:pPr>
            <w:r>
              <w:rPr>
                <w:color w:val="000000"/>
                <w:sz w:val="18"/>
                <w:szCs w:val="18"/>
              </w:rPr>
              <w:t>221,226</w:t>
            </w:r>
          </w:p>
        </w:tc>
        <w:tc>
          <w:tcPr>
            <w:tcW w:w="2056" w:type="dxa"/>
            <w:tcBorders>
              <w:top w:val="nil"/>
              <w:left w:val="nil"/>
              <w:bottom w:val="single" w:sz="4" w:space="0" w:color="000000"/>
              <w:right w:val="single" w:sz="4" w:space="0" w:color="000000"/>
            </w:tcBorders>
            <w:shd w:val="clear" w:color="auto" w:fill="auto"/>
            <w:vAlign w:val="bottom"/>
          </w:tcPr>
          <w:p w14:paraId="0000065F" w14:textId="77777777" w:rsidR="002045CD" w:rsidRDefault="005C60F8">
            <w:pPr>
              <w:spacing w:after="0" w:line="240" w:lineRule="auto"/>
              <w:jc w:val="center"/>
              <w:rPr>
                <w:color w:val="000000"/>
                <w:sz w:val="18"/>
                <w:szCs w:val="18"/>
              </w:rPr>
            </w:pPr>
            <w:r>
              <w:rPr>
                <w:color w:val="000000"/>
                <w:sz w:val="18"/>
                <w:szCs w:val="18"/>
              </w:rPr>
              <w:t>15,027,481</w:t>
            </w:r>
          </w:p>
        </w:tc>
        <w:tc>
          <w:tcPr>
            <w:tcW w:w="1825" w:type="dxa"/>
            <w:tcBorders>
              <w:top w:val="nil"/>
              <w:left w:val="nil"/>
              <w:bottom w:val="single" w:sz="4" w:space="0" w:color="000000"/>
              <w:right w:val="single" w:sz="4" w:space="0" w:color="000000"/>
            </w:tcBorders>
            <w:shd w:val="clear" w:color="auto" w:fill="auto"/>
            <w:vAlign w:val="bottom"/>
          </w:tcPr>
          <w:p w14:paraId="00000660" w14:textId="77777777" w:rsidR="002045CD" w:rsidRDefault="005C60F8">
            <w:pPr>
              <w:spacing w:after="0" w:line="240" w:lineRule="auto"/>
              <w:jc w:val="center"/>
              <w:rPr>
                <w:color w:val="000000"/>
                <w:sz w:val="18"/>
                <w:szCs w:val="18"/>
              </w:rPr>
            </w:pPr>
            <w:r>
              <w:rPr>
                <w:color w:val="000000"/>
                <w:sz w:val="18"/>
                <w:szCs w:val="18"/>
              </w:rPr>
              <w:t>4</w:t>
            </w:r>
          </w:p>
        </w:tc>
      </w:tr>
      <w:tr w:rsidR="002045CD" w14:paraId="05F2076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1" w14:textId="77777777" w:rsidR="002045CD" w:rsidRDefault="005C60F8">
            <w:pPr>
              <w:spacing w:after="0" w:line="240" w:lineRule="auto"/>
              <w:rPr>
                <w:color w:val="000000"/>
                <w:sz w:val="18"/>
                <w:szCs w:val="18"/>
              </w:rPr>
            </w:pPr>
            <w:r>
              <w:rPr>
                <w:color w:val="000000"/>
                <w:sz w:val="18"/>
                <w:szCs w:val="18"/>
              </w:rPr>
              <w:t>Ohio</w:t>
            </w:r>
          </w:p>
        </w:tc>
        <w:tc>
          <w:tcPr>
            <w:tcW w:w="2571" w:type="dxa"/>
            <w:tcBorders>
              <w:top w:val="nil"/>
              <w:left w:val="nil"/>
              <w:bottom w:val="single" w:sz="4" w:space="0" w:color="000000"/>
              <w:right w:val="single" w:sz="4" w:space="0" w:color="000000"/>
            </w:tcBorders>
            <w:shd w:val="clear" w:color="auto" w:fill="auto"/>
            <w:vAlign w:val="bottom"/>
          </w:tcPr>
          <w:p w14:paraId="00000662" w14:textId="77777777" w:rsidR="002045CD" w:rsidRDefault="005C60F8">
            <w:pPr>
              <w:spacing w:after="0" w:line="240" w:lineRule="auto"/>
              <w:jc w:val="center"/>
              <w:rPr>
                <w:color w:val="000000"/>
                <w:sz w:val="18"/>
                <w:szCs w:val="18"/>
              </w:rPr>
            </w:pPr>
            <w:r>
              <w:rPr>
                <w:color w:val="000000"/>
                <w:sz w:val="18"/>
                <w:szCs w:val="18"/>
              </w:rPr>
              <w:t>71,568</w:t>
            </w:r>
          </w:p>
        </w:tc>
        <w:tc>
          <w:tcPr>
            <w:tcW w:w="2056" w:type="dxa"/>
            <w:tcBorders>
              <w:top w:val="nil"/>
              <w:left w:val="nil"/>
              <w:bottom w:val="single" w:sz="4" w:space="0" w:color="000000"/>
              <w:right w:val="single" w:sz="4" w:space="0" w:color="000000"/>
            </w:tcBorders>
            <w:shd w:val="clear" w:color="auto" w:fill="auto"/>
            <w:vAlign w:val="bottom"/>
          </w:tcPr>
          <w:p w14:paraId="00000663" w14:textId="77777777" w:rsidR="002045CD" w:rsidRDefault="005C60F8">
            <w:pPr>
              <w:spacing w:after="0" w:line="240" w:lineRule="auto"/>
              <w:jc w:val="center"/>
              <w:rPr>
                <w:color w:val="000000"/>
                <w:sz w:val="18"/>
                <w:szCs w:val="18"/>
              </w:rPr>
            </w:pPr>
            <w:r>
              <w:rPr>
                <w:color w:val="000000"/>
                <w:sz w:val="18"/>
                <w:szCs w:val="18"/>
              </w:rPr>
              <w:t>4,755,245</w:t>
            </w:r>
          </w:p>
        </w:tc>
        <w:tc>
          <w:tcPr>
            <w:tcW w:w="1825" w:type="dxa"/>
            <w:tcBorders>
              <w:top w:val="nil"/>
              <w:left w:val="nil"/>
              <w:bottom w:val="single" w:sz="4" w:space="0" w:color="000000"/>
              <w:right w:val="single" w:sz="4" w:space="0" w:color="000000"/>
            </w:tcBorders>
            <w:shd w:val="clear" w:color="auto" w:fill="auto"/>
            <w:vAlign w:val="bottom"/>
          </w:tcPr>
          <w:p w14:paraId="00000664" w14:textId="77777777" w:rsidR="002045CD" w:rsidRDefault="005C60F8">
            <w:pPr>
              <w:spacing w:after="0" w:line="240" w:lineRule="auto"/>
              <w:jc w:val="center"/>
              <w:rPr>
                <w:color w:val="000000"/>
                <w:sz w:val="18"/>
                <w:szCs w:val="18"/>
              </w:rPr>
            </w:pPr>
            <w:r>
              <w:rPr>
                <w:color w:val="000000"/>
                <w:sz w:val="18"/>
                <w:szCs w:val="18"/>
              </w:rPr>
              <w:t>2</w:t>
            </w:r>
          </w:p>
        </w:tc>
      </w:tr>
      <w:tr w:rsidR="002045CD" w14:paraId="3113C32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5" w14:textId="77777777" w:rsidR="002045CD" w:rsidRDefault="005C60F8">
            <w:pPr>
              <w:spacing w:after="0" w:line="240" w:lineRule="auto"/>
              <w:rPr>
                <w:color w:val="000000"/>
                <w:sz w:val="18"/>
                <w:szCs w:val="18"/>
              </w:rPr>
            </w:pPr>
            <w:r>
              <w:rPr>
                <w:color w:val="000000"/>
                <w:sz w:val="18"/>
                <w:szCs w:val="18"/>
              </w:rPr>
              <w:t>Oklahoma</w:t>
            </w:r>
          </w:p>
        </w:tc>
        <w:tc>
          <w:tcPr>
            <w:tcW w:w="2571" w:type="dxa"/>
            <w:tcBorders>
              <w:top w:val="nil"/>
              <w:left w:val="nil"/>
              <w:bottom w:val="single" w:sz="4" w:space="0" w:color="000000"/>
              <w:right w:val="single" w:sz="4" w:space="0" w:color="000000"/>
            </w:tcBorders>
            <w:shd w:val="clear" w:color="auto" w:fill="auto"/>
            <w:vAlign w:val="bottom"/>
          </w:tcPr>
          <w:p w14:paraId="00000666" w14:textId="77777777" w:rsidR="002045CD" w:rsidRDefault="005C60F8">
            <w:pPr>
              <w:spacing w:after="0" w:line="240" w:lineRule="auto"/>
              <w:jc w:val="center"/>
              <w:rPr>
                <w:color w:val="000000"/>
                <w:sz w:val="18"/>
                <w:szCs w:val="18"/>
              </w:rPr>
            </w:pPr>
            <w:r>
              <w:rPr>
                <w:color w:val="000000"/>
                <w:sz w:val="18"/>
                <w:szCs w:val="18"/>
              </w:rPr>
              <w:t>24,628</w:t>
            </w:r>
          </w:p>
        </w:tc>
        <w:tc>
          <w:tcPr>
            <w:tcW w:w="2056" w:type="dxa"/>
            <w:tcBorders>
              <w:top w:val="nil"/>
              <w:left w:val="nil"/>
              <w:bottom w:val="single" w:sz="4" w:space="0" w:color="000000"/>
              <w:right w:val="single" w:sz="4" w:space="0" w:color="000000"/>
            </w:tcBorders>
            <w:shd w:val="clear" w:color="auto" w:fill="auto"/>
            <w:vAlign w:val="bottom"/>
          </w:tcPr>
          <w:p w14:paraId="00000667" w14:textId="77777777" w:rsidR="002045CD" w:rsidRDefault="005C60F8">
            <w:pPr>
              <w:spacing w:after="0" w:line="240" w:lineRule="auto"/>
              <w:jc w:val="center"/>
              <w:rPr>
                <w:color w:val="000000"/>
                <w:sz w:val="18"/>
                <w:szCs w:val="18"/>
              </w:rPr>
            </w:pPr>
            <w:r>
              <w:rPr>
                <w:color w:val="000000"/>
                <w:sz w:val="18"/>
                <w:szCs w:val="18"/>
              </w:rPr>
              <w:t>2,285,659</w:t>
            </w:r>
          </w:p>
        </w:tc>
        <w:tc>
          <w:tcPr>
            <w:tcW w:w="1825" w:type="dxa"/>
            <w:tcBorders>
              <w:top w:val="nil"/>
              <w:left w:val="nil"/>
              <w:bottom w:val="single" w:sz="4" w:space="0" w:color="000000"/>
              <w:right w:val="single" w:sz="4" w:space="0" w:color="000000"/>
            </w:tcBorders>
            <w:shd w:val="clear" w:color="auto" w:fill="auto"/>
            <w:vAlign w:val="bottom"/>
          </w:tcPr>
          <w:p w14:paraId="00000668" w14:textId="77777777" w:rsidR="002045CD" w:rsidRDefault="005C60F8">
            <w:pPr>
              <w:spacing w:after="0" w:line="240" w:lineRule="auto"/>
              <w:jc w:val="center"/>
              <w:rPr>
                <w:color w:val="000000"/>
                <w:sz w:val="18"/>
                <w:szCs w:val="18"/>
              </w:rPr>
            </w:pPr>
            <w:r>
              <w:rPr>
                <w:color w:val="000000"/>
                <w:sz w:val="18"/>
                <w:szCs w:val="18"/>
              </w:rPr>
              <w:t>3</w:t>
            </w:r>
          </w:p>
        </w:tc>
      </w:tr>
      <w:tr w:rsidR="002045CD" w14:paraId="5E319D5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9" w14:textId="77777777" w:rsidR="002045CD" w:rsidRDefault="005C60F8">
            <w:pPr>
              <w:spacing w:after="0" w:line="240" w:lineRule="auto"/>
              <w:rPr>
                <w:color w:val="000000"/>
                <w:sz w:val="18"/>
                <w:szCs w:val="18"/>
              </w:rPr>
            </w:pPr>
            <w:r>
              <w:rPr>
                <w:color w:val="000000"/>
                <w:sz w:val="18"/>
                <w:szCs w:val="18"/>
              </w:rPr>
              <w:t>Oregon</w:t>
            </w:r>
          </w:p>
        </w:tc>
        <w:tc>
          <w:tcPr>
            <w:tcW w:w="2571" w:type="dxa"/>
            <w:tcBorders>
              <w:top w:val="nil"/>
              <w:left w:val="nil"/>
              <w:bottom w:val="single" w:sz="4" w:space="0" w:color="000000"/>
              <w:right w:val="single" w:sz="4" w:space="0" w:color="000000"/>
            </w:tcBorders>
            <w:shd w:val="clear" w:color="auto" w:fill="auto"/>
            <w:vAlign w:val="bottom"/>
          </w:tcPr>
          <w:p w14:paraId="0000066A" w14:textId="77777777" w:rsidR="002045CD" w:rsidRDefault="005C60F8">
            <w:pPr>
              <w:spacing w:after="0" w:line="240" w:lineRule="auto"/>
              <w:jc w:val="center"/>
              <w:rPr>
                <w:color w:val="000000"/>
                <w:sz w:val="18"/>
                <w:szCs w:val="18"/>
              </w:rPr>
            </w:pPr>
            <w:r>
              <w:rPr>
                <w:color w:val="000000"/>
                <w:sz w:val="18"/>
                <w:szCs w:val="18"/>
              </w:rPr>
              <w:t>8,328</w:t>
            </w:r>
          </w:p>
        </w:tc>
        <w:tc>
          <w:tcPr>
            <w:tcW w:w="2056" w:type="dxa"/>
            <w:tcBorders>
              <w:top w:val="nil"/>
              <w:left w:val="nil"/>
              <w:bottom w:val="single" w:sz="4" w:space="0" w:color="000000"/>
              <w:right w:val="single" w:sz="4" w:space="0" w:color="000000"/>
            </w:tcBorders>
            <w:shd w:val="clear" w:color="auto" w:fill="auto"/>
            <w:vAlign w:val="bottom"/>
          </w:tcPr>
          <w:p w14:paraId="0000066B" w14:textId="77777777" w:rsidR="002045CD" w:rsidRDefault="005C60F8">
            <w:pPr>
              <w:spacing w:after="0" w:line="240" w:lineRule="auto"/>
              <w:jc w:val="center"/>
              <w:rPr>
                <w:color w:val="000000"/>
                <w:sz w:val="18"/>
                <w:szCs w:val="18"/>
              </w:rPr>
            </w:pPr>
            <w:r>
              <w:rPr>
                <w:color w:val="000000"/>
                <w:sz w:val="18"/>
                <w:szCs w:val="18"/>
              </w:rPr>
              <w:t>752,768</w:t>
            </w:r>
          </w:p>
        </w:tc>
        <w:tc>
          <w:tcPr>
            <w:tcW w:w="1825" w:type="dxa"/>
            <w:tcBorders>
              <w:top w:val="nil"/>
              <w:left w:val="nil"/>
              <w:bottom w:val="single" w:sz="4" w:space="0" w:color="000000"/>
              <w:right w:val="single" w:sz="4" w:space="0" w:color="000000"/>
            </w:tcBorders>
            <w:shd w:val="clear" w:color="auto" w:fill="auto"/>
            <w:vAlign w:val="bottom"/>
          </w:tcPr>
          <w:p w14:paraId="0000066C" w14:textId="77777777" w:rsidR="002045CD" w:rsidRDefault="005C60F8">
            <w:pPr>
              <w:spacing w:after="0" w:line="240" w:lineRule="auto"/>
              <w:jc w:val="center"/>
              <w:rPr>
                <w:color w:val="000000"/>
                <w:sz w:val="18"/>
                <w:szCs w:val="18"/>
              </w:rPr>
            </w:pPr>
            <w:r>
              <w:rPr>
                <w:color w:val="000000"/>
                <w:sz w:val="18"/>
                <w:szCs w:val="18"/>
              </w:rPr>
              <w:t>1</w:t>
            </w:r>
          </w:p>
        </w:tc>
      </w:tr>
      <w:tr w:rsidR="002045CD" w14:paraId="306E9A2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D" w14:textId="77777777" w:rsidR="002045CD" w:rsidRDefault="005C60F8">
            <w:pPr>
              <w:spacing w:after="0" w:line="240" w:lineRule="auto"/>
              <w:rPr>
                <w:color w:val="000000"/>
                <w:sz w:val="18"/>
                <w:szCs w:val="18"/>
              </w:rPr>
            </w:pPr>
            <w:r>
              <w:rPr>
                <w:color w:val="000000"/>
                <w:sz w:val="18"/>
                <w:szCs w:val="18"/>
              </w:rPr>
              <w:t>Pennsylvania</w:t>
            </w:r>
          </w:p>
        </w:tc>
        <w:tc>
          <w:tcPr>
            <w:tcW w:w="2571" w:type="dxa"/>
            <w:tcBorders>
              <w:top w:val="nil"/>
              <w:left w:val="nil"/>
              <w:bottom w:val="single" w:sz="4" w:space="0" w:color="000000"/>
              <w:right w:val="single" w:sz="4" w:space="0" w:color="000000"/>
            </w:tcBorders>
            <w:shd w:val="clear" w:color="auto" w:fill="auto"/>
            <w:vAlign w:val="bottom"/>
          </w:tcPr>
          <w:p w14:paraId="0000066E" w14:textId="77777777" w:rsidR="002045CD" w:rsidRDefault="005C60F8">
            <w:pPr>
              <w:spacing w:after="0" w:line="240" w:lineRule="auto"/>
              <w:jc w:val="center"/>
              <w:rPr>
                <w:color w:val="000000"/>
                <w:sz w:val="18"/>
                <w:szCs w:val="18"/>
              </w:rPr>
            </w:pPr>
            <w:r>
              <w:rPr>
                <w:color w:val="000000"/>
                <w:sz w:val="18"/>
                <w:szCs w:val="18"/>
              </w:rPr>
              <w:t>62,292</w:t>
            </w:r>
          </w:p>
        </w:tc>
        <w:tc>
          <w:tcPr>
            <w:tcW w:w="2056" w:type="dxa"/>
            <w:tcBorders>
              <w:top w:val="nil"/>
              <w:left w:val="nil"/>
              <w:bottom w:val="single" w:sz="4" w:space="0" w:color="000000"/>
              <w:right w:val="single" w:sz="4" w:space="0" w:color="000000"/>
            </w:tcBorders>
            <w:shd w:val="clear" w:color="auto" w:fill="auto"/>
            <w:vAlign w:val="bottom"/>
          </w:tcPr>
          <w:p w14:paraId="0000066F" w14:textId="77777777" w:rsidR="002045CD" w:rsidRDefault="005C60F8">
            <w:pPr>
              <w:spacing w:after="0" w:line="240" w:lineRule="auto"/>
              <w:jc w:val="center"/>
              <w:rPr>
                <w:color w:val="000000"/>
                <w:sz w:val="18"/>
                <w:szCs w:val="18"/>
              </w:rPr>
            </w:pPr>
            <w:r>
              <w:rPr>
                <w:color w:val="000000"/>
                <w:sz w:val="18"/>
                <w:szCs w:val="18"/>
              </w:rPr>
              <w:t>4,733,925</w:t>
            </w:r>
          </w:p>
        </w:tc>
        <w:tc>
          <w:tcPr>
            <w:tcW w:w="1825" w:type="dxa"/>
            <w:tcBorders>
              <w:top w:val="nil"/>
              <w:left w:val="nil"/>
              <w:bottom w:val="single" w:sz="4" w:space="0" w:color="000000"/>
              <w:right w:val="single" w:sz="4" w:space="0" w:color="000000"/>
            </w:tcBorders>
            <w:shd w:val="clear" w:color="auto" w:fill="auto"/>
            <w:vAlign w:val="bottom"/>
          </w:tcPr>
          <w:p w14:paraId="00000670" w14:textId="77777777" w:rsidR="002045CD" w:rsidRDefault="005C60F8">
            <w:pPr>
              <w:spacing w:after="0" w:line="240" w:lineRule="auto"/>
              <w:jc w:val="center"/>
              <w:rPr>
                <w:color w:val="000000"/>
                <w:sz w:val="18"/>
                <w:szCs w:val="18"/>
              </w:rPr>
            </w:pPr>
            <w:r>
              <w:rPr>
                <w:color w:val="000000"/>
                <w:sz w:val="18"/>
                <w:szCs w:val="18"/>
              </w:rPr>
              <w:t>2</w:t>
            </w:r>
          </w:p>
        </w:tc>
      </w:tr>
      <w:tr w:rsidR="002045CD" w14:paraId="1E1BB750"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1" w14:textId="77777777" w:rsidR="002045CD" w:rsidRDefault="005C60F8">
            <w:pPr>
              <w:spacing w:after="0" w:line="240" w:lineRule="auto"/>
              <w:rPr>
                <w:color w:val="000000"/>
                <w:sz w:val="18"/>
                <w:szCs w:val="18"/>
              </w:rPr>
            </w:pPr>
            <w:r>
              <w:rPr>
                <w:color w:val="000000"/>
                <w:sz w:val="18"/>
                <w:szCs w:val="18"/>
              </w:rPr>
              <w:t>Rhode Island</w:t>
            </w:r>
          </w:p>
        </w:tc>
        <w:tc>
          <w:tcPr>
            <w:tcW w:w="2571" w:type="dxa"/>
            <w:tcBorders>
              <w:top w:val="nil"/>
              <w:left w:val="nil"/>
              <w:bottom w:val="single" w:sz="4" w:space="0" w:color="000000"/>
              <w:right w:val="single" w:sz="4" w:space="0" w:color="000000"/>
            </w:tcBorders>
            <w:shd w:val="clear" w:color="auto" w:fill="auto"/>
            <w:vAlign w:val="bottom"/>
          </w:tcPr>
          <w:p w14:paraId="00000672" w14:textId="77777777" w:rsidR="002045CD" w:rsidRDefault="005C60F8">
            <w:pPr>
              <w:spacing w:after="0" w:line="240" w:lineRule="auto"/>
              <w:jc w:val="center"/>
              <w:rPr>
                <w:color w:val="000000"/>
                <w:sz w:val="18"/>
                <w:szCs w:val="18"/>
              </w:rPr>
            </w:pPr>
            <w:r>
              <w:rPr>
                <w:color w:val="000000"/>
                <w:sz w:val="18"/>
                <w:szCs w:val="18"/>
              </w:rPr>
              <w:t>5,476</w:t>
            </w:r>
          </w:p>
        </w:tc>
        <w:tc>
          <w:tcPr>
            <w:tcW w:w="2056" w:type="dxa"/>
            <w:tcBorders>
              <w:top w:val="nil"/>
              <w:left w:val="nil"/>
              <w:bottom w:val="single" w:sz="4" w:space="0" w:color="000000"/>
              <w:right w:val="single" w:sz="4" w:space="0" w:color="000000"/>
            </w:tcBorders>
            <w:shd w:val="clear" w:color="auto" w:fill="auto"/>
            <w:vAlign w:val="bottom"/>
          </w:tcPr>
          <w:p w14:paraId="00000673" w14:textId="77777777" w:rsidR="002045CD" w:rsidRDefault="005C60F8">
            <w:pPr>
              <w:spacing w:after="0" w:line="240" w:lineRule="auto"/>
              <w:jc w:val="center"/>
              <w:rPr>
                <w:color w:val="000000"/>
                <w:sz w:val="18"/>
                <w:szCs w:val="18"/>
              </w:rPr>
            </w:pPr>
            <w:r>
              <w:rPr>
                <w:color w:val="000000"/>
                <w:sz w:val="18"/>
                <w:szCs w:val="18"/>
              </w:rPr>
              <w:t>384,117</w:t>
            </w:r>
          </w:p>
        </w:tc>
        <w:tc>
          <w:tcPr>
            <w:tcW w:w="1825" w:type="dxa"/>
            <w:tcBorders>
              <w:top w:val="nil"/>
              <w:left w:val="nil"/>
              <w:bottom w:val="single" w:sz="4" w:space="0" w:color="000000"/>
              <w:right w:val="single" w:sz="4" w:space="0" w:color="000000"/>
            </w:tcBorders>
            <w:shd w:val="clear" w:color="auto" w:fill="auto"/>
            <w:vAlign w:val="bottom"/>
          </w:tcPr>
          <w:p w14:paraId="00000674" w14:textId="77777777" w:rsidR="002045CD" w:rsidRDefault="005C60F8">
            <w:pPr>
              <w:spacing w:after="0" w:line="240" w:lineRule="auto"/>
              <w:jc w:val="center"/>
              <w:rPr>
                <w:color w:val="000000"/>
                <w:sz w:val="18"/>
                <w:szCs w:val="18"/>
              </w:rPr>
            </w:pPr>
            <w:r>
              <w:rPr>
                <w:color w:val="000000"/>
                <w:sz w:val="18"/>
                <w:szCs w:val="18"/>
              </w:rPr>
              <w:t>2</w:t>
            </w:r>
          </w:p>
        </w:tc>
      </w:tr>
      <w:tr w:rsidR="002045CD" w14:paraId="28542AF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5" w14:textId="77777777" w:rsidR="002045CD" w:rsidRDefault="005C60F8">
            <w:pPr>
              <w:spacing w:after="0" w:line="240" w:lineRule="auto"/>
              <w:rPr>
                <w:color w:val="000000"/>
                <w:sz w:val="18"/>
                <w:szCs w:val="18"/>
              </w:rPr>
            </w:pPr>
            <w:r>
              <w:rPr>
                <w:color w:val="000000"/>
                <w:sz w:val="18"/>
                <w:szCs w:val="18"/>
              </w:rPr>
              <w:t>Texas</w:t>
            </w:r>
          </w:p>
        </w:tc>
        <w:tc>
          <w:tcPr>
            <w:tcW w:w="2571" w:type="dxa"/>
            <w:tcBorders>
              <w:top w:val="nil"/>
              <w:left w:val="nil"/>
              <w:bottom w:val="single" w:sz="4" w:space="0" w:color="000000"/>
              <w:right w:val="single" w:sz="4" w:space="0" w:color="000000"/>
            </w:tcBorders>
            <w:shd w:val="clear" w:color="auto" w:fill="auto"/>
            <w:vAlign w:val="bottom"/>
          </w:tcPr>
          <w:p w14:paraId="00000676" w14:textId="77777777" w:rsidR="002045CD" w:rsidRDefault="005C60F8">
            <w:pPr>
              <w:spacing w:after="0" w:line="240" w:lineRule="auto"/>
              <w:jc w:val="center"/>
              <w:rPr>
                <w:color w:val="000000"/>
                <w:sz w:val="18"/>
                <w:szCs w:val="18"/>
              </w:rPr>
            </w:pPr>
            <w:r>
              <w:rPr>
                <w:color w:val="000000"/>
                <w:sz w:val="18"/>
                <w:szCs w:val="18"/>
              </w:rPr>
              <w:t>381,999</w:t>
            </w:r>
          </w:p>
        </w:tc>
        <w:tc>
          <w:tcPr>
            <w:tcW w:w="2056" w:type="dxa"/>
            <w:tcBorders>
              <w:top w:val="nil"/>
              <w:left w:val="nil"/>
              <w:bottom w:val="single" w:sz="4" w:space="0" w:color="000000"/>
              <w:right w:val="single" w:sz="4" w:space="0" w:color="000000"/>
            </w:tcBorders>
            <w:shd w:val="clear" w:color="auto" w:fill="auto"/>
            <w:vAlign w:val="bottom"/>
          </w:tcPr>
          <w:p w14:paraId="00000677" w14:textId="77777777" w:rsidR="002045CD" w:rsidRDefault="005C60F8">
            <w:pPr>
              <w:spacing w:after="0" w:line="240" w:lineRule="auto"/>
              <w:jc w:val="center"/>
              <w:rPr>
                <w:color w:val="000000"/>
                <w:sz w:val="18"/>
                <w:szCs w:val="18"/>
              </w:rPr>
            </w:pPr>
            <w:r>
              <w:rPr>
                <w:color w:val="000000"/>
                <w:sz w:val="18"/>
                <w:szCs w:val="18"/>
              </w:rPr>
              <w:t>22,992,023</w:t>
            </w:r>
          </w:p>
        </w:tc>
        <w:tc>
          <w:tcPr>
            <w:tcW w:w="1825" w:type="dxa"/>
            <w:tcBorders>
              <w:top w:val="nil"/>
              <w:left w:val="nil"/>
              <w:bottom w:val="single" w:sz="4" w:space="0" w:color="000000"/>
              <w:right w:val="single" w:sz="4" w:space="0" w:color="000000"/>
            </w:tcBorders>
            <w:shd w:val="clear" w:color="auto" w:fill="auto"/>
            <w:vAlign w:val="bottom"/>
          </w:tcPr>
          <w:p w14:paraId="00000678" w14:textId="77777777" w:rsidR="002045CD" w:rsidRDefault="005C60F8">
            <w:pPr>
              <w:spacing w:after="0" w:line="240" w:lineRule="auto"/>
              <w:jc w:val="center"/>
              <w:rPr>
                <w:color w:val="000000"/>
                <w:sz w:val="18"/>
                <w:szCs w:val="18"/>
              </w:rPr>
            </w:pPr>
            <w:r>
              <w:rPr>
                <w:color w:val="000000"/>
                <w:sz w:val="18"/>
                <w:szCs w:val="18"/>
              </w:rPr>
              <w:t>4</w:t>
            </w:r>
          </w:p>
        </w:tc>
      </w:tr>
      <w:tr w:rsidR="002045CD" w14:paraId="40001FD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9" w14:textId="77777777" w:rsidR="002045CD" w:rsidRDefault="005C60F8">
            <w:pPr>
              <w:spacing w:after="0" w:line="240" w:lineRule="auto"/>
              <w:rPr>
                <w:color w:val="000000"/>
                <w:sz w:val="18"/>
                <w:szCs w:val="18"/>
              </w:rPr>
            </w:pPr>
            <w:r>
              <w:rPr>
                <w:color w:val="000000"/>
                <w:sz w:val="18"/>
                <w:szCs w:val="18"/>
              </w:rPr>
              <w:t>Utah</w:t>
            </w:r>
          </w:p>
        </w:tc>
        <w:tc>
          <w:tcPr>
            <w:tcW w:w="2571" w:type="dxa"/>
            <w:tcBorders>
              <w:top w:val="nil"/>
              <w:left w:val="nil"/>
              <w:bottom w:val="single" w:sz="4" w:space="0" w:color="000000"/>
              <w:right w:val="single" w:sz="4" w:space="0" w:color="000000"/>
            </w:tcBorders>
            <w:shd w:val="clear" w:color="auto" w:fill="auto"/>
            <w:vAlign w:val="bottom"/>
          </w:tcPr>
          <w:p w14:paraId="0000067A" w14:textId="77777777" w:rsidR="002045CD" w:rsidRDefault="005C60F8">
            <w:pPr>
              <w:spacing w:after="0" w:line="240" w:lineRule="auto"/>
              <w:jc w:val="center"/>
              <w:rPr>
                <w:color w:val="000000"/>
                <w:sz w:val="18"/>
                <w:szCs w:val="18"/>
              </w:rPr>
            </w:pPr>
            <w:r>
              <w:rPr>
                <w:color w:val="000000"/>
                <w:sz w:val="18"/>
                <w:szCs w:val="18"/>
              </w:rPr>
              <w:t>30,221</w:t>
            </w:r>
          </w:p>
        </w:tc>
        <w:tc>
          <w:tcPr>
            <w:tcW w:w="2056" w:type="dxa"/>
            <w:tcBorders>
              <w:top w:val="nil"/>
              <w:left w:val="nil"/>
              <w:bottom w:val="single" w:sz="4" w:space="0" w:color="000000"/>
              <w:right w:val="single" w:sz="4" w:space="0" w:color="000000"/>
            </w:tcBorders>
            <w:shd w:val="clear" w:color="auto" w:fill="auto"/>
            <w:vAlign w:val="bottom"/>
          </w:tcPr>
          <w:p w14:paraId="0000067B" w14:textId="77777777" w:rsidR="002045CD" w:rsidRDefault="005C60F8">
            <w:pPr>
              <w:spacing w:after="0" w:line="240" w:lineRule="auto"/>
              <w:jc w:val="center"/>
              <w:rPr>
                <w:color w:val="000000"/>
                <w:sz w:val="18"/>
                <w:szCs w:val="18"/>
              </w:rPr>
            </w:pPr>
            <w:r>
              <w:rPr>
                <w:color w:val="000000"/>
                <w:sz w:val="18"/>
                <w:szCs w:val="18"/>
              </w:rPr>
              <w:t>2,902,955</w:t>
            </w:r>
          </w:p>
        </w:tc>
        <w:tc>
          <w:tcPr>
            <w:tcW w:w="1825" w:type="dxa"/>
            <w:tcBorders>
              <w:top w:val="nil"/>
              <w:left w:val="nil"/>
              <w:bottom w:val="single" w:sz="4" w:space="0" w:color="000000"/>
              <w:right w:val="single" w:sz="4" w:space="0" w:color="000000"/>
            </w:tcBorders>
            <w:shd w:val="clear" w:color="auto" w:fill="auto"/>
            <w:vAlign w:val="bottom"/>
          </w:tcPr>
          <w:p w14:paraId="0000067C" w14:textId="77777777" w:rsidR="002045CD" w:rsidRDefault="005C60F8">
            <w:pPr>
              <w:spacing w:after="0" w:line="240" w:lineRule="auto"/>
              <w:jc w:val="center"/>
              <w:rPr>
                <w:color w:val="000000"/>
                <w:sz w:val="18"/>
                <w:szCs w:val="18"/>
              </w:rPr>
            </w:pPr>
            <w:r>
              <w:rPr>
                <w:color w:val="000000"/>
                <w:sz w:val="18"/>
                <w:szCs w:val="18"/>
              </w:rPr>
              <w:t>4</w:t>
            </w:r>
          </w:p>
        </w:tc>
      </w:tr>
      <w:tr w:rsidR="002045CD" w14:paraId="5FD24F19"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D" w14:textId="77777777" w:rsidR="002045CD" w:rsidRDefault="005C60F8">
            <w:pPr>
              <w:spacing w:after="0" w:line="240" w:lineRule="auto"/>
              <w:rPr>
                <w:color w:val="000000"/>
                <w:sz w:val="18"/>
                <w:szCs w:val="18"/>
              </w:rPr>
            </w:pPr>
            <w:r>
              <w:rPr>
                <w:color w:val="000000"/>
                <w:sz w:val="18"/>
                <w:szCs w:val="18"/>
              </w:rPr>
              <w:t>Vermont</w:t>
            </w:r>
          </w:p>
        </w:tc>
        <w:tc>
          <w:tcPr>
            <w:tcW w:w="2571" w:type="dxa"/>
            <w:tcBorders>
              <w:top w:val="nil"/>
              <w:left w:val="nil"/>
              <w:bottom w:val="single" w:sz="4" w:space="0" w:color="000000"/>
              <w:right w:val="single" w:sz="4" w:space="0" w:color="000000"/>
            </w:tcBorders>
            <w:shd w:val="clear" w:color="auto" w:fill="auto"/>
            <w:vAlign w:val="bottom"/>
          </w:tcPr>
          <w:p w14:paraId="0000067E" w14:textId="77777777" w:rsidR="002045CD" w:rsidRDefault="005C60F8">
            <w:pPr>
              <w:spacing w:after="0" w:line="240" w:lineRule="auto"/>
              <w:jc w:val="center"/>
              <w:rPr>
                <w:color w:val="000000"/>
                <w:sz w:val="18"/>
                <w:szCs w:val="18"/>
              </w:rPr>
            </w:pPr>
            <w:r>
              <w:rPr>
                <w:color w:val="000000"/>
                <w:sz w:val="18"/>
                <w:szCs w:val="18"/>
              </w:rPr>
              <w:t>6,498</w:t>
            </w:r>
          </w:p>
        </w:tc>
        <w:tc>
          <w:tcPr>
            <w:tcW w:w="2056" w:type="dxa"/>
            <w:tcBorders>
              <w:top w:val="nil"/>
              <w:left w:val="nil"/>
              <w:bottom w:val="single" w:sz="4" w:space="0" w:color="000000"/>
              <w:right w:val="single" w:sz="4" w:space="0" w:color="000000"/>
            </w:tcBorders>
            <w:shd w:val="clear" w:color="auto" w:fill="auto"/>
            <w:vAlign w:val="bottom"/>
          </w:tcPr>
          <w:p w14:paraId="0000067F" w14:textId="77777777" w:rsidR="002045CD" w:rsidRDefault="005C60F8">
            <w:pPr>
              <w:spacing w:after="0" w:line="240" w:lineRule="auto"/>
              <w:jc w:val="center"/>
              <w:rPr>
                <w:color w:val="000000"/>
                <w:sz w:val="18"/>
                <w:szCs w:val="18"/>
              </w:rPr>
            </w:pPr>
            <w:r>
              <w:rPr>
                <w:color w:val="000000"/>
                <w:sz w:val="18"/>
                <w:szCs w:val="18"/>
              </w:rPr>
              <w:t>563,280</w:t>
            </w:r>
          </w:p>
        </w:tc>
        <w:tc>
          <w:tcPr>
            <w:tcW w:w="1825" w:type="dxa"/>
            <w:tcBorders>
              <w:top w:val="nil"/>
              <w:left w:val="nil"/>
              <w:bottom w:val="single" w:sz="4" w:space="0" w:color="000000"/>
              <w:right w:val="single" w:sz="4" w:space="0" w:color="000000"/>
            </w:tcBorders>
            <w:shd w:val="clear" w:color="auto" w:fill="auto"/>
            <w:vAlign w:val="bottom"/>
          </w:tcPr>
          <w:p w14:paraId="00000680" w14:textId="77777777" w:rsidR="002045CD" w:rsidRDefault="005C60F8">
            <w:pPr>
              <w:spacing w:after="0" w:line="240" w:lineRule="auto"/>
              <w:jc w:val="center"/>
              <w:rPr>
                <w:color w:val="000000"/>
                <w:sz w:val="18"/>
                <w:szCs w:val="18"/>
              </w:rPr>
            </w:pPr>
            <w:r>
              <w:rPr>
                <w:color w:val="000000"/>
                <w:sz w:val="18"/>
                <w:szCs w:val="18"/>
              </w:rPr>
              <w:t>5</w:t>
            </w:r>
          </w:p>
        </w:tc>
      </w:tr>
      <w:tr w:rsidR="002045CD" w14:paraId="223163AD"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1" w14:textId="77777777" w:rsidR="002045CD" w:rsidRDefault="005C60F8">
            <w:pPr>
              <w:spacing w:after="0" w:line="240" w:lineRule="auto"/>
              <w:rPr>
                <w:color w:val="000000"/>
                <w:sz w:val="18"/>
                <w:szCs w:val="18"/>
              </w:rPr>
            </w:pPr>
            <w:r>
              <w:rPr>
                <w:color w:val="000000"/>
                <w:sz w:val="18"/>
                <w:szCs w:val="18"/>
              </w:rPr>
              <w:t>Washington</w:t>
            </w:r>
          </w:p>
        </w:tc>
        <w:tc>
          <w:tcPr>
            <w:tcW w:w="2571" w:type="dxa"/>
            <w:tcBorders>
              <w:top w:val="nil"/>
              <w:left w:val="nil"/>
              <w:bottom w:val="single" w:sz="4" w:space="0" w:color="000000"/>
              <w:right w:val="single" w:sz="4" w:space="0" w:color="000000"/>
            </w:tcBorders>
            <w:shd w:val="clear" w:color="auto" w:fill="auto"/>
            <w:vAlign w:val="bottom"/>
          </w:tcPr>
          <w:p w14:paraId="00000682" w14:textId="77777777" w:rsidR="002045CD" w:rsidRDefault="005C60F8">
            <w:pPr>
              <w:spacing w:after="0" w:line="240" w:lineRule="auto"/>
              <w:jc w:val="center"/>
              <w:rPr>
                <w:color w:val="000000"/>
                <w:sz w:val="18"/>
                <w:szCs w:val="18"/>
              </w:rPr>
            </w:pPr>
            <w:r>
              <w:rPr>
                <w:color w:val="000000"/>
                <w:sz w:val="18"/>
                <w:szCs w:val="18"/>
              </w:rPr>
              <w:t>18,647</w:t>
            </w:r>
          </w:p>
        </w:tc>
        <w:tc>
          <w:tcPr>
            <w:tcW w:w="2056" w:type="dxa"/>
            <w:tcBorders>
              <w:top w:val="nil"/>
              <w:left w:val="nil"/>
              <w:bottom w:val="single" w:sz="4" w:space="0" w:color="000000"/>
              <w:right w:val="single" w:sz="4" w:space="0" w:color="000000"/>
            </w:tcBorders>
            <w:shd w:val="clear" w:color="auto" w:fill="auto"/>
            <w:vAlign w:val="bottom"/>
          </w:tcPr>
          <w:p w14:paraId="00000683" w14:textId="77777777" w:rsidR="002045CD" w:rsidRDefault="005C60F8">
            <w:pPr>
              <w:spacing w:after="0" w:line="240" w:lineRule="auto"/>
              <w:jc w:val="center"/>
              <w:rPr>
                <w:color w:val="000000"/>
                <w:sz w:val="18"/>
                <w:szCs w:val="18"/>
              </w:rPr>
            </w:pPr>
            <w:r>
              <w:rPr>
                <w:color w:val="000000"/>
                <w:sz w:val="18"/>
                <w:szCs w:val="18"/>
              </w:rPr>
              <w:t>2,752,373</w:t>
            </w:r>
          </w:p>
        </w:tc>
        <w:tc>
          <w:tcPr>
            <w:tcW w:w="1825" w:type="dxa"/>
            <w:tcBorders>
              <w:top w:val="nil"/>
              <w:left w:val="nil"/>
              <w:bottom w:val="single" w:sz="4" w:space="0" w:color="000000"/>
              <w:right w:val="single" w:sz="4" w:space="0" w:color="000000"/>
            </w:tcBorders>
            <w:shd w:val="clear" w:color="auto" w:fill="auto"/>
            <w:vAlign w:val="bottom"/>
          </w:tcPr>
          <w:p w14:paraId="00000684" w14:textId="77777777" w:rsidR="002045CD" w:rsidRDefault="005C60F8">
            <w:pPr>
              <w:spacing w:after="0" w:line="240" w:lineRule="auto"/>
              <w:jc w:val="center"/>
              <w:rPr>
                <w:color w:val="000000"/>
                <w:sz w:val="18"/>
                <w:szCs w:val="18"/>
              </w:rPr>
            </w:pPr>
            <w:r>
              <w:rPr>
                <w:color w:val="000000"/>
                <w:sz w:val="18"/>
                <w:szCs w:val="18"/>
              </w:rPr>
              <w:t>2</w:t>
            </w:r>
          </w:p>
        </w:tc>
      </w:tr>
      <w:tr w:rsidR="002045CD" w14:paraId="5BC9A569"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5" w14:textId="77777777" w:rsidR="002045CD" w:rsidRDefault="005C60F8">
            <w:pPr>
              <w:spacing w:after="0" w:line="240" w:lineRule="auto"/>
              <w:rPr>
                <w:color w:val="000000"/>
                <w:sz w:val="18"/>
                <w:szCs w:val="18"/>
              </w:rPr>
            </w:pPr>
            <w:r>
              <w:rPr>
                <w:color w:val="000000"/>
                <w:sz w:val="18"/>
                <w:szCs w:val="18"/>
              </w:rPr>
              <w:t>West Virginia</w:t>
            </w:r>
          </w:p>
        </w:tc>
        <w:tc>
          <w:tcPr>
            <w:tcW w:w="2571" w:type="dxa"/>
            <w:tcBorders>
              <w:top w:val="nil"/>
              <w:left w:val="nil"/>
              <w:bottom w:val="single" w:sz="4" w:space="0" w:color="000000"/>
              <w:right w:val="single" w:sz="4" w:space="0" w:color="000000"/>
            </w:tcBorders>
            <w:shd w:val="clear" w:color="auto" w:fill="auto"/>
            <w:vAlign w:val="bottom"/>
          </w:tcPr>
          <w:p w14:paraId="00000686" w14:textId="77777777" w:rsidR="002045CD" w:rsidRDefault="005C60F8">
            <w:pPr>
              <w:spacing w:after="0" w:line="240" w:lineRule="auto"/>
              <w:jc w:val="center"/>
              <w:rPr>
                <w:color w:val="000000"/>
                <w:sz w:val="18"/>
                <w:szCs w:val="18"/>
              </w:rPr>
            </w:pPr>
            <w:r>
              <w:rPr>
                <w:color w:val="000000"/>
                <w:sz w:val="18"/>
                <w:szCs w:val="18"/>
              </w:rPr>
              <w:t>3,847</w:t>
            </w:r>
          </w:p>
        </w:tc>
        <w:tc>
          <w:tcPr>
            <w:tcW w:w="2056" w:type="dxa"/>
            <w:tcBorders>
              <w:top w:val="nil"/>
              <w:left w:val="nil"/>
              <w:bottom w:val="single" w:sz="4" w:space="0" w:color="000000"/>
              <w:right w:val="single" w:sz="4" w:space="0" w:color="000000"/>
            </w:tcBorders>
            <w:shd w:val="clear" w:color="auto" w:fill="auto"/>
            <w:vAlign w:val="bottom"/>
          </w:tcPr>
          <w:p w14:paraId="00000687" w14:textId="77777777" w:rsidR="002045CD" w:rsidRDefault="005C60F8">
            <w:pPr>
              <w:spacing w:after="0" w:line="240" w:lineRule="auto"/>
              <w:jc w:val="center"/>
              <w:rPr>
                <w:color w:val="000000"/>
                <w:sz w:val="18"/>
                <w:szCs w:val="18"/>
              </w:rPr>
            </w:pPr>
            <w:r>
              <w:rPr>
                <w:color w:val="000000"/>
                <w:sz w:val="18"/>
                <w:szCs w:val="18"/>
              </w:rPr>
              <w:t>325,031</w:t>
            </w:r>
          </w:p>
        </w:tc>
        <w:tc>
          <w:tcPr>
            <w:tcW w:w="1825" w:type="dxa"/>
            <w:tcBorders>
              <w:top w:val="nil"/>
              <w:left w:val="nil"/>
              <w:bottom w:val="single" w:sz="4" w:space="0" w:color="000000"/>
              <w:right w:val="single" w:sz="4" w:space="0" w:color="000000"/>
            </w:tcBorders>
            <w:shd w:val="clear" w:color="auto" w:fill="auto"/>
            <w:vAlign w:val="bottom"/>
          </w:tcPr>
          <w:p w14:paraId="00000688" w14:textId="77777777" w:rsidR="002045CD" w:rsidRDefault="005C60F8">
            <w:pPr>
              <w:spacing w:after="0" w:line="240" w:lineRule="auto"/>
              <w:jc w:val="center"/>
              <w:rPr>
                <w:color w:val="000000"/>
                <w:sz w:val="18"/>
                <w:szCs w:val="18"/>
              </w:rPr>
            </w:pPr>
            <w:r>
              <w:rPr>
                <w:color w:val="000000"/>
                <w:sz w:val="18"/>
                <w:szCs w:val="18"/>
              </w:rPr>
              <w:t>1</w:t>
            </w:r>
          </w:p>
        </w:tc>
      </w:tr>
      <w:tr w:rsidR="002045CD" w14:paraId="61DB8482"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9" w14:textId="77777777" w:rsidR="002045CD" w:rsidRDefault="005C60F8">
            <w:pPr>
              <w:spacing w:after="0" w:line="240" w:lineRule="auto"/>
              <w:rPr>
                <w:color w:val="000000"/>
                <w:sz w:val="18"/>
                <w:szCs w:val="18"/>
              </w:rPr>
            </w:pPr>
            <w:r>
              <w:rPr>
                <w:color w:val="000000"/>
                <w:sz w:val="18"/>
                <w:szCs w:val="18"/>
              </w:rPr>
              <w:t>Wisconsin</w:t>
            </w:r>
          </w:p>
        </w:tc>
        <w:tc>
          <w:tcPr>
            <w:tcW w:w="2571" w:type="dxa"/>
            <w:tcBorders>
              <w:top w:val="nil"/>
              <w:left w:val="nil"/>
              <w:bottom w:val="single" w:sz="4" w:space="0" w:color="000000"/>
              <w:right w:val="single" w:sz="4" w:space="0" w:color="000000"/>
            </w:tcBorders>
            <w:shd w:val="clear" w:color="auto" w:fill="auto"/>
            <w:vAlign w:val="bottom"/>
          </w:tcPr>
          <w:p w14:paraId="0000068A" w14:textId="77777777" w:rsidR="002045CD" w:rsidRDefault="005C60F8">
            <w:pPr>
              <w:spacing w:after="0" w:line="240" w:lineRule="auto"/>
              <w:jc w:val="center"/>
              <w:rPr>
                <w:color w:val="000000"/>
                <w:sz w:val="18"/>
                <w:szCs w:val="18"/>
              </w:rPr>
            </w:pPr>
            <w:r>
              <w:rPr>
                <w:color w:val="000000"/>
                <w:sz w:val="18"/>
                <w:szCs w:val="18"/>
              </w:rPr>
              <w:t>14,404</w:t>
            </w:r>
          </w:p>
        </w:tc>
        <w:tc>
          <w:tcPr>
            <w:tcW w:w="2056" w:type="dxa"/>
            <w:tcBorders>
              <w:top w:val="nil"/>
              <w:left w:val="nil"/>
              <w:bottom w:val="single" w:sz="4" w:space="0" w:color="000000"/>
              <w:right w:val="single" w:sz="4" w:space="0" w:color="000000"/>
            </w:tcBorders>
            <w:shd w:val="clear" w:color="auto" w:fill="auto"/>
            <w:vAlign w:val="bottom"/>
          </w:tcPr>
          <w:p w14:paraId="0000068B" w14:textId="77777777" w:rsidR="002045CD" w:rsidRDefault="005C60F8">
            <w:pPr>
              <w:spacing w:after="0" w:line="240" w:lineRule="auto"/>
              <w:jc w:val="center"/>
              <w:rPr>
                <w:color w:val="000000"/>
                <w:sz w:val="18"/>
                <w:szCs w:val="18"/>
              </w:rPr>
            </w:pPr>
            <w:r>
              <w:rPr>
                <w:color w:val="000000"/>
                <w:sz w:val="18"/>
                <w:szCs w:val="18"/>
              </w:rPr>
              <w:t>1,174,447</w:t>
            </w:r>
          </w:p>
        </w:tc>
        <w:tc>
          <w:tcPr>
            <w:tcW w:w="1825" w:type="dxa"/>
            <w:tcBorders>
              <w:top w:val="nil"/>
              <w:left w:val="nil"/>
              <w:bottom w:val="single" w:sz="4" w:space="0" w:color="000000"/>
              <w:right w:val="single" w:sz="4" w:space="0" w:color="000000"/>
            </w:tcBorders>
            <w:shd w:val="clear" w:color="auto" w:fill="auto"/>
            <w:vAlign w:val="bottom"/>
          </w:tcPr>
          <w:p w14:paraId="0000068C" w14:textId="77777777" w:rsidR="002045CD" w:rsidRDefault="005C60F8">
            <w:pPr>
              <w:spacing w:after="0" w:line="240" w:lineRule="auto"/>
              <w:jc w:val="center"/>
              <w:rPr>
                <w:color w:val="000000"/>
                <w:sz w:val="18"/>
                <w:szCs w:val="18"/>
              </w:rPr>
            </w:pPr>
            <w:r>
              <w:rPr>
                <w:color w:val="000000"/>
                <w:sz w:val="18"/>
                <w:szCs w:val="18"/>
              </w:rPr>
              <w:t>1</w:t>
            </w:r>
          </w:p>
        </w:tc>
      </w:tr>
    </w:tbl>
    <w:p w14:paraId="0000068D" w14:textId="77777777" w:rsidR="002045CD" w:rsidRDefault="002045CD">
      <w:pPr>
        <w:spacing w:line="240" w:lineRule="auto"/>
        <w:rPr>
          <w:b/>
          <w:sz w:val="18"/>
          <w:szCs w:val="18"/>
        </w:rPr>
        <w:sectPr w:rsidR="002045CD">
          <w:pgSz w:w="11906" w:h="16838"/>
          <w:pgMar w:top="1440" w:right="1440" w:bottom="1440" w:left="1440" w:header="720" w:footer="720" w:gutter="0"/>
          <w:cols w:space="720" w:equalWidth="0">
            <w:col w:w="9360"/>
          </w:cols>
        </w:sectPr>
      </w:pPr>
    </w:p>
    <w:p w14:paraId="0000068E" w14:textId="77777777" w:rsidR="002045CD" w:rsidRDefault="005C60F8">
      <w:pPr>
        <w:pBdr>
          <w:top w:val="nil"/>
          <w:left w:val="nil"/>
          <w:bottom w:val="nil"/>
          <w:right w:val="nil"/>
          <w:between w:val="nil"/>
        </w:pBdr>
        <w:spacing w:after="0" w:line="360" w:lineRule="auto"/>
        <w:rPr>
          <w:b/>
          <w:i/>
          <w:color w:val="44546A"/>
          <w:sz w:val="24"/>
          <w:szCs w:val="24"/>
        </w:rPr>
      </w:pPr>
      <w:bookmarkStart w:id="88" w:name="_heading=h.44sinio" w:colFirst="0" w:colLast="0"/>
      <w:bookmarkEnd w:id="88"/>
      <w:r>
        <w:rPr>
          <w:i/>
          <w:color w:val="44546A"/>
          <w:sz w:val="24"/>
          <w:szCs w:val="24"/>
        </w:rPr>
        <w:lastRenderedPageBreak/>
        <w:t>Table S5: State-specific results and comparison</w:t>
      </w:r>
    </w:p>
    <w:tbl>
      <w:tblPr>
        <w:tblStyle w:val="a7"/>
        <w:tblW w:w="13948" w:type="dxa"/>
        <w:tblLayout w:type="fixed"/>
        <w:tblLook w:val="0400" w:firstRow="0" w:lastRow="0" w:firstColumn="0" w:lastColumn="0" w:noHBand="0" w:noVBand="1"/>
      </w:tblPr>
      <w:tblGrid>
        <w:gridCol w:w="1681"/>
        <w:gridCol w:w="1052"/>
        <w:gridCol w:w="1029"/>
        <w:gridCol w:w="915"/>
        <w:gridCol w:w="1144"/>
        <w:gridCol w:w="1029"/>
        <w:gridCol w:w="845"/>
        <w:gridCol w:w="1052"/>
        <w:gridCol w:w="999"/>
        <w:gridCol w:w="1029"/>
        <w:gridCol w:w="1052"/>
        <w:gridCol w:w="1094"/>
        <w:gridCol w:w="1027"/>
      </w:tblGrid>
      <w:tr w:rsidR="002045CD" w14:paraId="3D77677D" w14:textId="77777777">
        <w:tc>
          <w:tcPr>
            <w:tcW w:w="16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68F" w14:textId="77777777" w:rsidR="002045CD" w:rsidRDefault="005C60F8">
            <w:pPr>
              <w:spacing w:after="0" w:line="240" w:lineRule="auto"/>
              <w:rPr>
                <w:b/>
                <w:color w:val="000000"/>
                <w:sz w:val="18"/>
                <w:szCs w:val="18"/>
              </w:rPr>
            </w:pPr>
            <w:r>
              <w:rPr>
                <w:b/>
                <w:color w:val="000000"/>
                <w:sz w:val="18"/>
                <w:szCs w:val="18"/>
              </w:rPr>
              <w:t> </w:t>
            </w:r>
          </w:p>
        </w:tc>
        <w:tc>
          <w:tcPr>
            <w:tcW w:w="2996" w:type="dxa"/>
            <w:gridSpan w:val="3"/>
            <w:tcBorders>
              <w:top w:val="single" w:sz="4" w:space="0" w:color="000000"/>
              <w:left w:val="nil"/>
              <w:bottom w:val="single" w:sz="4" w:space="0" w:color="000000"/>
              <w:right w:val="single" w:sz="4" w:space="0" w:color="000000"/>
            </w:tcBorders>
            <w:shd w:val="clear" w:color="auto" w:fill="auto"/>
            <w:vAlign w:val="center"/>
          </w:tcPr>
          <w:p w14:paraId="00000690" w14:textId="77777777" w:rsidR="002045CD" w:rsidRDefault="005C60F8">
            <w:pPr>
              <w:spacing w:after="0" w:line="240" w:lineRule="auto"/>
              <w:jc w:val="center"/>
              <w:rPr>
                <w:b/>
                <w:color w:val="000000"/>
                <w:sz w:val="18"/>
                <w:szCs w:val="18"/>
              </w:rPr>
            </w:pPr>
            <w:r>
              <w:rPr>
                <w:b/>
                <w:color w:val="000000"/>
                <w:sz w:val="18"/>
                <w:szCs w:val="18"/>
              </w:rPr>
              <w:t>Results using flat national-level IR</w:t>
            </w:r>
            <w:r>
              <w:rPr>
                <w:color w:val="000000"/>
                <w:sz w:val="18"/>
                <w:szCs w:val="18"/>
              </w:rPr>
              <w:t> </w:t>
            </w:r>
          </w:p>
        </w:tc>
        <w:tc>
          <w:tcPr>
            <w:tcW w:w="3018" w:type="dxa"/>
            <w:gridSpan w:val="3"/>
            <w:tcBorders>
              <w:top w:val="single" w:sz="4" w:space="0" w:color="000000"/>
              <w:left w:val="nil"/>
              <w:bottom w:val="single" w:sz="4" w:space="0" w:color="000000"/>
              <w:right w:val="single" w:sz="4" w:space="0" w:color="000000"/>
            </w:tcBorders>
            <w:shd w:val="clear" w:color="auto" w:fill="auto"/>
            <w:vAlign w:val="center"/>
          </w:tcPr>
          <w:p w14:paraId="00000693" w14:textId="77777777" w:rsidR="002045CD" w:rsidRDefault="005C60F8">
            <w:pPr>
              <w:spacing w:after="0" w:line="240" w:lineRule="auto"/>
              <w:jc w:val="center"/>
              <w:rPr>
                <w:b/>
                <w:color w:val="000000"/>
                <w:sz w:val="18"/>
                <w:szCs w:val="18"/>
              </w:rPr>
            </w:pPr>
            <w:r>
              <w:rPr>
                <w:b/>
                <w:color w:val="000000"/>
                <w:sz w:val="18"/>
                <w:szCs w:val="18"/>
              </w:rPr>
              <w:t>Results using state-specific IR</w:t>
            </w:r>
          </w:p>
        </w:tc>
        <w:tc>
          <w:tcPr>
            <w:tcW w:w="3080" w:type="dxa"/>
            <w:gridSpan w:val="3"/>
            <w:tcBorders>
              <w:top w:val="single" w:sz="4" w:space="0" w:color="000000"/>
              <w:left w:val="nil"/>
              <w:bottom w:val="single" w:sz="4" w:space="0" w:color="000000"/>
              <w:right w:val="single" w:sz="4" w:space="0" w:color="000000"/>
            </w:tcBorders>
            <w:shd w:val="clear" w:color="auto" w:fill="auto"/>
            <w:vAlign w:val="center"/>
          </w:tcPr>
          <w:p w14:paraId="00000696" w14:textId="77777777" w:rsidR="002045CD" w:rsidRDefault="005C60F8">
            <w:pPr>
              <w:spacing w:after="0" w:line="240" w:lineRule="auto"/>
              <w:jc w:val="center"/>
              <w:rPr>
                <w:b/>
                <w:color w:val="000000"/>
                <w:sz w:val="18"/>
                <w:szCs w:val="18"/>
              </w:rPr>
            </w:pPr>
            <w:r>
              <w:rPr>
                <w:b/>
                <w:color w:val="000000"/>
                <w:sz w:val="18"/>
                <w:szCs w:val="18"/>
              </w:rPr>
              <w:t>Difference</w:t>
            </w:r>
          </w:p>
        </w:tc>
        <w:tc>
          <w:tcPr>
            <w:tcW w:w="3173" w:type="dxa"/>
            <w:gridSpan w:val="3"/>
            <w:tcBorders>
              <w:top w:val="single" w:sz="4" w:space="0" w:color="000000"/>
              <w:left w:val="nil"/>
              <w:bottom w:val="single" w:sz="4" w:space="0" w:color="000000"/>
              <w:right w:val="single" w:sz="4" w:space="0" w:color="000000"/>
            </w:tcBorders>
            <w:shd w:val="clear" w:color="auto" w:fill="auto"/>
            <w:vAlign w:val="center"/>
          </w:tcPr>
          <w:p w14:paraId="00000699" w14:textId="77777777" w:rsidR="002045CD" w:rsidRDefault="005C60F8">
            <w:pPr>
              <w:spacing w:after="0" w:line="240" w:lineRule="auto"/>
              <w:jc w:val="center"/>
              <w:rPr>
                <w:b/>
                <w:color w:val="000000"/>
                <w:sz w:val="18"/>
                <w:szCs w:val="18"/>
              </w:rPr>
            </w:pPr>
            <w:r>
              <w:rPr>
                <w:b/>
                <w:color w:val="000000"/>
                <w:sz w:val="18"/>
                <w:szCs w:val="18"/>
              </w:rPr>
              <w:t>Difference (%)</w:t>
            </w:r>
          </w:p>
        </w:tc>
      </w:tr>
      <w:tr w:rsidR="002045CD" w14:paraId="28C9EE58"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9C" w14:textId="77777777" w:rsidR="002045CD" w:rsidRDefault="005C60F8">
            <w:pPr>
              <w:spacing w:after="0" w:line="240" w:lineRule="auto"/>
              <w:rPr>
                <w:b/>
                <w:color w:val="000000"/>
                <w:sz w:val="18"/>
                <w:szCs w:val="18"/>
              </w:rPr>
            </w:pPr>
            <w:r>
              <w:rPr>
                <w:b/>
                <w:color w:val="000000"/>
                <w:sz w:val="18"/>
                <w:szCs w:val="18"/>
              </w:rPr>
              <w:t>State</w:t>
            </w:r>
          </w:p>
        </w:tc>
        <w:tc>
          <w:tcPr>
            <w:tcW w:w="1052" w:type="dxa"/>
            <w:tcBorders>
              <w:top w:val="nil"/>
              <w:left w:val="nil"/>
              <w:bottom w:val="single" w:sz="4" w:space="0" w:color="000000"/>
              <w:right w:val="single" w:sz="4" w:space="0" w:color="000000"/>
            </w:tcBorders>
            <w:shd w:val="clear" w:color="auto" w:fill="auto"/>
            <w:vAlign w:val="center"/>
          </w:tcPr>
          <w:p w14:paraId="0000069D" w14:textId="77777777" w:rsidR="002045CD" w:rsidRDefault="005C60F8">
            <w:pPr>
              <w:spacing w:after="0" w:line="240" w:lineRule="auto"/>
              <w:jc w:val="center"/>
              <w:rPr>
                <w:b/>
                <w:color w:val="000000"/>
                <w:sz w:val="18"/>
                <w:szCs w:val="18"/>
              </w:rPr>
            </w:pPr>
            <w:r>
              <w:rPr>
                <w:b/>
                <w:color w:val="000000"/>
                <w:sz w:val="18"/>
                <w:szCs w:val="18"/>
              </w:rPr>
              <w:t>Incident cases</w:t>
            </w:r>
          </w:p>
        </w:tc>
        <w:tc>
          <w:tcPr>
            <w:tcW w:w="1029" w:type="dxa"/>
            <w:tcBorders>
              <w:top w:val="nil"/>
              <w:left w:val="nil"/>
              <w:bottom w:val="single" w:sz="4" w:space="0" w:color="000000"/>
              <w:right w:val="single" w:sz="4" w:space="0" w:color="000000"/>
            </w:tcBorders>
            <w:shd w:val="clear" w:color="auto" w:fill="auto"/>
            <w:vAlign w:val="center"/>
          </w:tcPr>
          <w:p w14:paraId="0000069E" w14:textId="77777777" w:rsidR="002045CD" w:rsidRDefault="005C60F8">
            <w:pPr>
              <w:spacing w:after="0" w:line="240" w:lineRule="auto"/>
              <w:jc w:val="center"/>
              <w:rPr>
                <w:b/>
                <w:color w:val="000000"/>
                <w:sz w:val="18"/>
                <w:szCs w:val="18"/>
              </w:rPr>
            </w:pPr>
            <w:r>
              <w:rPr>
                <w:b/>
                <w:color w:val="000000"/>
                <w:sz w:val="18"/>
                <w:szCs w:val="18"/>
              </w:rPr>
              <w:t>AC</w:t>
            </w:r>
          </w:p>
        </w:tc>
        <w:tc>
          <w:tcPr>
            <w:tcW w:w="915" w:type="dxa"/>
            <w:tcBorders>
              <w:top w:val="nil"/>
              <w:left w:val="nil"/>
              <w:bottom w:val="single" w:sz="4" w:space="0" w:color="000000"/>
              <w:right w:val="single" w:sz="4" w:space="0" w:color="000000"/>
            </w:tcBorders>
            <w:shd w:val="clear" w:color="auto" w:fill="auto"/>
            <w:vAlign w:val="center"/>
          </w:tcPr>
          <w:p w14:paraId="0000069F" w14:textId="77777777" w:rsidR="002045CD" w:rsidRDefault="005C60F8">
            <w:pPr>
              <w:spacing w:after="0" w:line="240" w:lineRule="auto"/>
              <w:jc w:val="center"/>
              <w:rPr>
                <w:b/>
                <w:color w:val="000000"/>
                <w:sz w:val="18"/>
                <w:szCs w:val="18"/>
              </w:rPr>
            </w:pPr>
            <w:r>
              <w:rPr>
                <w:b/>
                <w:color w:val="000000"/>
                <w:sz w:val="18"/>
                <w:szCs w:val="18"/>
              </w:rPr>
              <w:t>AF</w:t>
            </w:r>
          </w:p>
        </w:tc>
        <w:tc>
          <w:tcPr>
            <w:tcW w:w="1144" w:type="dxa"/>
            <w:tcBorders>
              <w:top w:val="nil"/>
              <w:left w:val="nil"/>
              <w:bottom w:val="single" w:sz="4" w:space="0" w:color="000000"/>
              <w:right w:val="single" w:sz="4" w:space="0" w:color="000000"/>
            </w:tcBorders>
            <w:shd w:val="clear" w:color="auto" w:fill="auto"/>
            <w:vAlign w:val="center"/>
          </w:tcPr>
          <w:p w14:paraId="000006A0" w14:textId="77777777" w:rsidR="002045CD" w:rsidRDefault="005C60F8">
            <w:pPr>
              <w:spacing w:after="0" w:line="240" w:lineRule="auto"/>
              <w:jc w:val="center"/>
              <w:rPr>
                <w:b/>
                <w:color w:val="000000"/>
                <w:sz w:val="18"/>
                <w:szCs w:val="18"/>
              </w:rPr>
            </w:pPr>
            <w:r>
              <w:rPr>
                <w:b/>
                <w:color w:val="000000"/>
                <w:sz w:val="18"/>
                <w:szCs w:val="18"/>
              </w:rPr>
              <w:t>Incident cases</w:t>
            </w:r>
          </w:p>
        </w:tc>
        <w:tc>
          <w:tcPr>
            <w:tcW w:w="1029" w:type="dxa"/>
            <w:tcBorders>
              <w:top w:val="nil"/>
              <w:left w:val="nil"/>
              <w:bottom w:val="single" w:sz="4" w:space="0" w:color="000000"/>
              <w:right w:val="single" w:sz="4" w:space="0" w:color="000000"/>
            </w:tcBorders>
            <w:shd w:val="clear" w:color="auto" w:fill="auto"/>
            <w:vAlign w:val="center"/>
          </w:tcPr>
          <w:p w14:paraId="000006A1" w14:textId="77777777" w:rsidR="002045CD" w:rsidRDefault="005C60F8">
            <w:pPr>
              <w:spacing w:after="0" w:line="240" w:lineRule="auto"/>
              <w:jc w:val="center"/>
              <w:rPr>
                <w:b/>
                <w:color w:val="000000"/>
                <w:sz w:val="18"/>
                <w:szCs w:val="18"/>
              </w:rPr>
            </w:pPr>
            <w:r>
              <w:rPr>
                <w:b/>
                <w:color w:val="000000"/>
                <w:sz w:val="18"/>
                <w:szCs w:val="18"/>
              </w:rPr>
              <w:t>AC</w:t>
            </w:r>
          </w:p>
        </w:tc>
        <w:tc>
          <w:tcPr>
            <w:tcW w:w="845" w:type="dxa"/>
            <w:tcBorders>
              <w:top w:val="nil"/>
              <w:left w:val="nil"/>
              <w:bottom w:val="single" w:sz="4" w:space="0" w:color="000000"/>
              <w:right w:val="single" w:sz="4" w:space="0" w:color="000000"/>
            </w:tcBorders>
            <w:shd w:val="clear" w:color="auto" w:fill="auto"/>
            <w:vAlign w:val="center"/>
          </w:tcPr>
          <w:p w14:paraId="000006A2" w14:textId="77777777" w:rsidR="002045CD" w:rsidRDefault="005C60F8">
            <w:pPr>
              <w:spacing w:after="0" w:line="240" w:lineRule="auto"/>
              <w:jc w:val="center"/>
              <w:rPr>
                <w:b/>
                <w:color w:val="000000"/>
                <w:sz w:val="18"/>
                <w:szCs w:val="18"/>
              </w:rPr>
            </w:pPr>
            <w:r>
              <w:rPr>
                <w:b/>
                <w:color w:val="000000"/>
                <w:sz w:val="18"/>
                <w:szCs w:val="18"/>
              </w:rPr>
              <w:t>AF</w:t>
            </w:r>
          </w:p>
        </w:tc>
        <w:tc>
          <w:tcPr>
            <w:tcW w:w="1052" w:type="dxa"/>
            <w:tcBorders>
              <w:top w:val="nil"/>
              <w:left w:val="nil"/>
              <w:bottom w:val="single" w:sz="4" w:space="0" w:color="000000"/>
              <w:right w:val="single" w:sz="4" w:space="0" w:color="000000"/>
            </w:tcBorders>
            <w:shd w:val="clear" w:color="auto" w:fill="auto"/>
            <w:vAlign w:val="center"/>
          </w:tcPr>
          <w:p w14:paraId="000006A3" w14:textId="77777777" w:rsidR="002045CD" w:rsidRDefault="005C60F8">
            <w:pPr>
              <w:spacing w:after="0" w:line="240" w:lineRule="auto"/>
              <w:jc w:val="center"/>
              <w:rPr>
                <w:b/>
                <w:color w:val="000000"/>
                <w:sz w:val="18"/>
                <w:szCs w:val="18"/>
              </w:rPr>
            </w:pPr>
            <w:r>
              <w:rPr>
                <w:b/>
                <w:color w:val="000000"/>
                <w:sz w:val="18"/>
                <w:szCs w:val="18"/>
              </w:rPr>
              <w:t>Incident cases</w:t>
            </w:r>
          </w:p>
        </w:tc>
        <w:tc>
          <w:tcPr>
            <w:tcW w:w="999" w:type="dxa"/>
            <w:tcBorders>
              <w:top w:val="nil"/>
              <w:left w:val="nil"/>
              <w:bottom w:val="single" w:sz="4" w:space="0" w:color="000000"/>
              <w:right w:val="single" w:sz="4" w:space="0" w:color="000000"/>
            </w:tcBorders>
            <w:shd w:val="clear" w:color="auto" w:fill="auto"/>
            <w:vAlign w:val="center"/>
          </w:tcPr>
          <w:p w14:paraId="000006A4" w14:textId="77777777" w:rsidR="002045CD" w:rsidRDefault="005C60F8">
            <w:pPr>
              <w:spacing w:after="0" w:line="240" w:lineRule="auto"/>
              <w:jc w:val="center"/>
              <w:rPr>
                <w:b/>
                <w:color w:val="000000"/>
                <w:sz w:val="18"/>
                <w:szCs w:val="18"/>
              </w:rPr>
            </w:pPr>
            <w:r>
              <w:rPr>
                <w:b/>
                <w:color w:val="000000"/>
                <w:sz w:val="18"/>
                <w:szCs w:val="18"/>
              </w:rPr>
              <w:t>AC</w:t>
            </w:r>
          </w:p>
        </w:tc>
        <w:tc>
          <w:tcPr>
            <w:tcW w:w="1029" w:type="dxa"/>
            <w:tcBorders>
              <w:top w:val="nil"/>
              <w:left w:val="nil"/>
              <w:bottom w:val="single" w:sz="4" w:space="0" w:color="000000"/>
              <w:right w:val="single" w:sz="4" w:space="0" w:color="000000"/>
            </w:tcBorders>
            <w:shd w:val="clear" w:color="auto" w:fill="auto"/>
            <w:vAlign w:val="center"/>
          </w:tcPr>
          <w:p w14:paraId="000006A5" w14:textId="77777777" w:rsidR="002045CD" w:rsidRDefault="005C60F8">
            <w:pPr>
              <w:spacing w:after="0" w:line="240" w:lineRule="auto"/>
              <w:jc w:val="center"/>
              <w:rPr>
                <w:b/>
                <w:color w:val="000000"/>
                <w:sz w:val="18"/>
                <w:szCs w:val="18"/>
              </w:rPr>
            </w:pPr>
            <w:r>
              <w:rPr>
                <w:b/>
                <w:color w:val="000000"/>
                <w:sz w:val="18"/>
                <w:szCs w:val="18"/>
              </w:rPr>
              <w:t>AF</w:t>
            </w:r>
          </w:p>
        </w:tc>
        <w:tc>
          <w:tcPr>
            <w:tcW w:w="1052" w:type="dxa"/>
            <w:tcBorders>
              <w:top w:val="nil"/>
              <w:left w:val="nil"/>
              <w:bottom w:val="single" w:sz="4" w:space="0" w:color="000000"/>
              <w:right w:val="single" w:sz="4" w:space="0" w:color="000000"/>
            </w:tcBorders>
            <w:shd w:val="clear" w:color="auto" w:fill="auto"/>
            <w:vAlign w:val="center"/>
          </w:tcPr>
          <w:p w14:paraId="000006A6" w14:textId="77777777" w:rsidR="002045CD" w:rsidRDefault="005C60F8">
            <w:pPr>
              <w:spacing w:after="0" w:line="240" w:lineRule="auto"/>
              <w:jc w:val="center"/>
              <w:rPr>
                <w:b/>
                <w:color w:val="000000"/>
                <w:sz w:val="18"/>
                <w:szCs w:val="18"/>
              </w:rPr>
            </w:pPr>
            <w:r>
              <w:rPr>
                <w:b/>
                <w:color w:val="000000"/>
                <w:sz w:val="18"/>
                <w:szCs w:val="18"/>
              </w:rPr>
              <w:t>Incident cases</w:t>
            </w:r>
          </w:p>
        </w:tc>
        <w:tc>
          <w:tcPr>
            <w:tcW w:w="1094" w:type="dxa"/>
            <w:tcBorders>
              <w:top w:val="nil"/>
              <w:left w:val="nil"/>
              <w:bottom w:val="single" w:sz="4" w:space="0" w:color="000000"/>
              <w:right w:val="single" w:sz="4" w:space="0" w:color="000000"/>
            </w:tcBorders>
            <w:shd w:val="clear" w:color="auto" w:fill="auto"/>
            <w:vAlign w:val="center"/>
          </w:tcPr>
          <w:p w14:paraId="000006A7" w14:textId="77777777" w:rsidR="002045CD" w:rsidRDefault="005C60F8">
            <w:pPr>
              <w:spacing w:after="0" w:line="240" w:lineRule="auto"/>
              <w:jc w:val="center"/>
              <w:rPr>
                <w:b/>
                <w:color w:val="000000"/>
                <w:sz w:val="18"/>
                <w:szCs w:val="18"/>
              </w:rPr>
            </w:pPr>
            <w:r>
              <w:rPr>
                <w:b/>
                <w:color w:val="000000"/>
                <w:sz w:val="18"/>
                <w:szCs w:val="18"/>
              </w:rPr>
              <w:t>AC</w:t>
            </w:r>
          </w:p>
        </w:tc>
        <w:tc>
          <w:tcPr>
            <w:tcW w:w="1027" w:type="dxa"/>
            <w:tcBorders>
              <w:top w:val="nil"/>
              <w:left w:val="nil"/>
              <w:bottom w:val="single" w:sz="4" w:space="0" w:color="000000"/>
              <w:right w:val="single" w:sz="4" w:space="0" w:color="000000"/>
            </w:tcBorders>
            <w:shd w:val="clear" w:color="auto" w:fill="auto"/>
            <w:vAlign w:val="center"/>
          </w:tcPr>
          <w:p w14:paraId="000006A8" w14:textId="77777777" w:rsidR="002045CD" w:rsidRDefault="005C60F8">
            <w:pPr>
              <w:spacing w:after="0" w:line="240" w:lineRule="auto"/>
              <w:jc w:val="center"/>
              <w:rPr>
                <w:b/>
                <w:color w:val="000000"/>
                <w:sz w:val="18"/>
                <w:szCs w:val="18"/>
              </w:rPr>
            </w:pPr>
            <w:r>
              <w:rPr>
                <w:b/>
                <w:color w:val="000000"/>
                <w:sz w:val="18"/>
                <w:szCs w:val="18"/>
              </w:rPr>
              <w:t>AF</w:t>
            </w:r>
          </w:p>
        </w:tc>
      </w:tr>
      <w:tr w:rsidR="002045CD" w14:paraId="65C967D4"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A9" w14:textId="77777777" w:rsidR="002045CD" w:rsidRDefault="005C60F8">
            <w:pPr>
              <w:spacing w:after="0" w:line="240" w:lineRule="auto"/>
              <w:rPr>
                <w:b/>
                <w:color w:val="000000"/>
                <w:sz w:val="18"/>
                <w:szCs w:val="18"/>
              </w:rPr>
            </w:pPr>
            <w:r>
              <w:rPr>
                <w:b/>
                <w:color w:val="000000"/>
                <w:sz w:val="18"/>
                <w:szCs w:val="18"/>
              </w:rPr>
              <w:t>Alabama</w:t>
            </w:r>
          </w:p>
        </w:tc>
        <w:tc>
          <w:tcPr>
            <w:tcW w:w="1052" w:type="dxa"/>
            <w:tcBorders>
              <w:top w:val="nil"/>
              <w:left w:val="nil"/>
              <w:bottom w:val="single" w:sz="4" w:space="0" w:color="000000"/>
              <w:right w:val="single" w:sz="4" w:space="0" w:color="000000"/>
            </w:tcBorders>
            <w:shd w:val="clear" w:color="auto" w:fill="auto"/>
            <w:vAlign w:val="bottom"/>
          </w:tcPr>
          <w:p w14:paraId="000006AA" w14:textId="77777777" w:rsidR="002045CD" w:rsidRDefault="005C60F8">
            <w:pPr>
              <w:spacing w:after="0" w:line="240" w:lineRule="auto"/>
              <w:jc w:val="right"/>
              <w:rPr>
                <w:color w:val="000000"/>
                <w:sz w:val="18"/>
                <w:szCs w:val="18"/>
              </w:rPr>
            </w:pPr>
            <w:r>
              <w:rPr>
                <w:color w:val="000000"/>
                <w:sz w:val="18"/>
                <w:szCs w:val="18"/>
              </w:rPr>
              <w:t>12,200</w:t>
            </w:r>
          </w:p>
        </w:tc>
        <w:tc>
          <w:tcPr>
            <w:tcW w:w="1029" w:type="dxa"/>
            <w:tcBorders>
              <w:top w:val="nil"/>
              <w:left w:val="nil"/>
              <w:bottom w:val="single" w:sz="4" w:space="0" w:color="000000"/>
              <w:right w:val="single" w:sz="4" w:space="0" w:color="000000"/>
            </w:tcBorders>
            <w:shd w:val="clear" w:color="auto" w:fill="auto"/>
            <w:vAlign w:val="bottom"/>
          </w:tcPr>
          <w:p w14:paraId="000006AB" w14:textId="77777777" w:rsidR="002045CD" w:rsidRDefault="005C60F8">
            <w:pPr>
              <w:spacing w:after="0" w:line="240" w:lineRule="auto"/>
              <w:jc w:val="right"/>
              <w:rPr>
                <w:color w:val="000000"/>
                <w:sz w:val="18"/>
                <w:szCs w:val="18"/>
              </w:rPr>
            </w:pPr>
            <w:r>
              <w:rPr>
                <w:color w:val="000000"/>
                <w:sz w:val="18"/>
                <w:szCs w:val="18"/>
              </w:rPr>
              <w:t>1,400</w:t>
            </w:r>
          </w:p>
        </w:tc>
        <w:tc>
          <w:tcPr>
            <w:tcW w:w="915" w:type="dxa"/>
            <w:tcBorders>
              <w:top w:val="nil"/>
              <w:left w:val="nil"/>
              <w:bottom w:val="single" w:sz="4" w:space="0" w:color="000000"/>
              <w:right w:val="single" w:sz="4" w:space="0" w:color="000000"/>
            </w:tcBorders>
            <w:shd w:val="clear" w:color="auto" w:fill="auto"/>
            <w:vAlign w:val="bottom"/>
          </w:tcPr>
          <w:p w14:paraId="000006AC" w14:textId="77777777" w:rsidR="002045CD" w:rsidRDefault="005C60F8">
            <w:pPr>
              <w:spacing w:after="0" w:line="240" w:lineRule="auto"/>
              <w:jc w:val="right"/>
              <w:rPr>
                <w:color w:val="000000"/>
                <w:sz w:val="18"/>
                <w:szCs w:val="18"/>
              </w:rPr>
            </w:pPr>
            <w:r>
              <w:rPr>
                <w:color w:val="000000"/>
                <w:sz w:val="18"/>
                <w:szCs w:val="18"/>
              </w:rPr>
              <w:t>11.5%</w:t>
            </w:r>
          </w:p>
        </w:tc>
        <w:tc>
          <w:tcPr>
            <w:tcW w:w="1144" w:type="dxa"/>
            <w:tcBorders>
              <w:top w:val="nil"/>
              <w:left w:val="nil"/>
              <w:bottom w:val="single" w:sz="4" w:space="0" w:color="000000"/>
              <w:right w:val="single" w:sz="4" w:space="0" w:color="000000"/>
            </w:tcBorders>
            <w:shd w:val="clear" w:color="auto" w:fill="auto"/>
            <w:vAlign w:val="bottom"/>
          </w:tcPr>
          <w:p w14:paraId="000006AD" w14:textId="77777777" w:rsidR="002045CD" w:rsidRDefault="005C60F8">
            <w:pPr>
              <w:spacing w:after="0" w:line="240" w:lineRule="auto"/>
              <w:jc w:val="right"/>
              <w:rPr>
                <w:color w:val="000000"/>
                <w:sz w:val="18"/>
                <w:szCs w:val="18"/>
              </w:rPr>
            </w:pPr>
            <w:r>
              <w:rPr>
                <w:color w:val="000000"/>
                <w:sz w:val="18"/>
                <w:szCs w:val="18"/>
              </w:rPr>
              <w:t>11,300</w:t>
            </w:r>
          </w:p>
        </w:tc>
        <w:tc>
          <w:tcPr>
            <w:tcW w:w="1029" w:type="dxa"/>
            <w:tcBorders>
              <w:top w:val="nil"/>
              <w:left w:val="nil"/>
              <w:bottom w:val="single" w:sz="4" w:space="0" w:color="000000"/>
              <w:right w:val="single" w:sz="4" w:space="0" w:color="000000"/>
            </w:tcBorders>
            <w:shd w:val="clear" w:color="auto" w:fill="auto"/>
          </w:tcPr>
          <w:p w14:paraId="000006AE" w14:textId="77777777" w:rsidR="002045CD" w:rsidRDefault="005C60F8">
            <w:pPr>
              <w:spacing w:after="0" w:line="240" w:lineRule="auto"/>
              <w:jc w:val="right"/>
              <w:rPr>
                <w:color w:val="000000"/>
                <w:sz w:val="18"/>
                <w:szCs w:val="18"/>
              </w:rPr>
            </w:pPr>
            <w:r>
              <w:rPr>
                <w:sz w:val="18"/>
                <w:szCs w:val="18"/>
              </w:rPr>
              <w:t>1,300</w:t>
            </w:r>
          </w:p>
        </w:tc>
        <w:tc>
          <w:tcPr>
            <w:tcW w:w="845" w:type="dxa"/>
            <w:tcBorders>
              <w:top w:val="nil"/>
              <w:left w:val="nil"/>
              <w:bottom w:val="single" w:sz="4" w:space="0" w:color="000000"/>
              <w:right w:val="single" w:sz="4" w:space="0" w:color="000000"/>
            </w:tcBorders>
            <w:shd w:val="clear" w:color="auto" w:fill="auto"/>
          </w:tcPr>
          <w:p w14:paraId="000006AF" w14:textId="77777777" w:rsidR="002045CD" w:rsidRDefault="005C60F8">
            <w:pPr>
              <w:spacing w:after="0" w:line="240" w:lineRule="auto"/>
              <w:jc w:val="right"/>
              <w:rPr>
                <w:color w:val="000000"/>
                <w:sz w:val="18"/>
                <w:szCs w:val="18"/>
              </w:rPr>
            </w:pPr>
            <w:r>
              <w:rPr>
                <w:sz w:val="18"/>
                <w:szCs w:val="18"/>
              </w:rPr>
              <w:t>11.5%</w:t>
            </w:r>
          </w:p>
        </w:tc>
        <w:tc>
          <w:tcPr>
            <w:tcW w:w="1052" w:type="dxa"/>
            <w:tcBorders>
              <w:top w:val="nil"/>
              <w:left w:val="nil"/>
              <w:bottom w:val="single" w:sz="4" w:space="0" w:color="000000"/>
              <w:right w:val="single" w:sz="4" w:space="0" w:color="000000"/>
            </w:tcBorders>
            <w:shd w:val="clear" w:color="auto" w:fill="auto"/>
          </w:tcPr>
          <w:p w14:paraId="000006B0" w14:textId="77777777" w:rsidR="002045CD" w:rsidRDefault="005C60F8">
            <w:pPr>
              <w:spacing w:after="0" w:line="240" w:lineRule="auto"/>
              <w:jc w:val="right"/>
              <w:rPr>
                <w:color w:val="000000"/>
                <w:sz w:val="18"/>
                <w:szCs w:val="18"/>
              </w:rPr>
            </w:pPr>
            <w:r>
              <w:rPr>
                <w:sz w:val="18"/>
                <w:szCs w:val="18"/>
              </w:rPr>
              <w:t>-900</w:t>
            </w:r>
          </w:p>
        </w:tc>
        <w:tc>
          <w:tcPr>
            <w:tcW w:w="999" w:type="dxa"/>
            <w:tcBorders>
              <w:top w:val="nil"/>
              <w:left w:val="nil"/>
              <w:bottom w:val="single" w:sz="4" w:space="0" w:color="000000"/>
              <w:right w:val="single" w:sz="4" w:space="0" w:color="000000"/>
            </w:tcBorders>
            <w:shd w:val="clear" w:color="auto" w:fill="auto"/>
          </w:tcPr>
          <w:p w14:paraId="000006B1"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6B2"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6B3" w14:textId="77777777" w:rsidR="002045CD" w:rsidRDefault="005C60F8">
            <w:pPr>
              <w:spacing w:after="0" w:line="240" w:lineRule="auto"/>
              <w:jc w:val="right"/>
              <w:rPr>
                <w:color w:val="000000"/>
                <w:sz w:val="18"/>
                <w:szCs w:val="18"/>
              </w:rPr>
            </w:pPr>
            <w:r>
              <w:rPr>
                <w:sz w:val="18"/>
                <w:szCs w:val="18"/>
              </w:rPr>
              <w:t>-7.4%</w:t>
            </w:r>
          </w:p>
        </w:tc>
        <w:tc>
          <w:tcPr>
            <w:tcW w:w="1094" w:type="dxa"/>
            <w:tcBorders>
              <w:top w:val="nil"/>
              <w:left w:val="nil"/>
              <w:bottom w:val="single" w:sz="4" w:space="0" w:color="000000"/>
              <w:right w:val="single" w:sz="4" w:space="0" w:color="000000"/>
            </w:tcBorders>
            <w:shd w:val="clear" w:color="auto" w:fill="auto"/>
          </w:tcPr>
          <w:p w14:paraId="000006B4" w14:textId="77777777" w:rsidR="002045CD" w:rsidRDefault="005C60F8">
            <w:pPr>
              <w:spacing w:after="0" w:line="240" w:lineRule="auto"/>
              <w:jc w:val="right"/>
              <w:rPr>
                <w:color w:val="000000"/>
                <w:sz w:val="18"/>
                <w:szCs w:val="18"/>
              </w:rPr>
            </w:pPr>
            <w:r>
              <w:rPr>
                <w:sz w:val="18"/>
                <w:szCs w:val="18"/>
              </w:rPr>
              <w:t>-7.1%</w:t>
            </w:r>
          </w:p>
        </w:tc>
        <w:tc>
          <w:tcPr>
            <w:tcW w:w="1027" w:type="dxa"/>
            <w:tcBorders>
              <w:top w:val="nil"/>
              <w:left w:val="nil"/>
              <w:bottom w:val="single" w:sz="4" w:space="0" w:color="000000"/>
              <w:right w:val="single" w:sz="4" w:space="0" w:color="000000"/>
            </w:tcBorders>
            <w:shd w:val="clear" w:color="auto" w:fill="auto"/>
          </w:tcPr>
          <w:p w14:paraId="000006B5" w14:textId="77777777" w:rsidR="002045CD" w:rsidRDefault="005C60F8">
            <w:pPr>
              <w:spacing w:after="0" w:line="240" w:lineRule="auto"/>
              <w:jc w:val="right"/>
              <w:rPr>
                <w:color w:val="000000"/>
                <w:sz w:val="18"/>
                <w:szCs w:val="18"/>
              </w:rPr>
            </w:pPr>
            <w:r>
              <w:rPr>
                <w:sz w:val="18"/>
                <w:szCs w:val="18"/>
              </w:rPr>
              <w:t>0.3%</w:t>
            </w:r>
          </w:p>
        </w:tc>
      </w:tr>
      <w:tr w:rsidR="002045CD" w14:paraId="7AA12341"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B6" w14:textId="77777777" w:rsidR="002045CD" w:rsidRDefault="005C60F8">
            <w:pPr>
              <w:spacing w:after="0" w:line="240" w:lineRule="auto"/>
              <w:rPr>
                <w:b/>
                <w:color w:val="000000"/>
                <w:sz w:val="18"/>
                <w:szCs w:val="18"/>
              </w:rPr>
            </w:pPr>
            <w:r>
              <w:rPr>
                <w:b/>
                <w:color w:val="000000"/>
                <w:sz w:val="18"/>
                <w:szCs w:val="18"/>
              </w:rPr>
              <w:t>Arizona</w:t>
            </w:r>
          </w:p>
        </w:tc>
        <w:tc>
          <w:tcPr>
            <w:tcW w:w="1052" w:type="dxa"/>
            <w:tcBorders>
              <w:top w:val="nil"/>
              <w:left w:val="nil"/>
              <w:bottom w:val="single" w:sz="4" w:space="0" w:color="000000"/>
              <w:right w:val="single" w:sz="4" w:space="0" w:color="000000"/>
            </w:tcBorders>
            <w:shd w:val="clear" w:color="auto" w:fill="auto"/>
            <w:vAlign w:val="bottom"/>
          </w:tcPr>
          <w:p w14:paraId="000006B7" w14:textId="77777777" w:rsidR="002045CD" w:rsidRDefault="005C60F8">
            <w:pPr>
              <w:spacing w:after="0" w:line="240" w:lineRule="auto"/>
              <w:jc w:val="right"/>
              <w:rPr>
                <w:color w:val="000000"/>
                <w:sz w:val="18"/>
                <w:szCs w:val="18"/>
              </w:rPr>
            </w:pPr>
            <w:r>
              <w:rPr>
                <w:color w:val="000000"/>
                <w:sz w:val="18"/>
                <w:szCs w:val="18"/>
              </w:rPr>
              <w:t>17,600</w:t>
            </w:r>
          </w:p>
        </w:tc>
        <w:tc>
          <w:tcPr>
            <w:tcW w:w="1029" w:type="dxa"/>
            <w:tcBorders>
              <w:top w:val="nil"/>
              <w:left w:val="nil"/>
              <w:bottom w:val="single" w:sz="4" w:space="0" w:color="000000"/>
              <w:right w:val="single" w:sz="4" w:space="0" w:color="000000"/>
            </w:tcBorders>
            <w:shd w:val="clear" w:color="auto" w:fill="auto"/>
            <w:vAlign w:val="bottom"/>
          </w:tcPr>
          <w:p w14:paraId="000006B8" w14:textId="77777777" w:rsidR="002045CD" w:rsidRDefault="005C60F8">
            <w:pPr>
              <w:spacing w:after="0" w:line="240" w:lineRule="auto"/>
              <w:jc w:val="right"/>
              <w:rPr>
                <w:color w:val="000000"/>
                <w:sz w:val="18"/>
                <w:szCs w:val="18"/>
              </w:rPr>
            </w:pPr>
            <w:r>
              <w:rPr>
                <w:color w:val="000000"/>
                <w:sz w:val="18"/>
                <w:szCs w:val="18"/>
              </w:rPr>
              <w:t>3,800</w:t>
            </w:r>
          </w:p>
        </w:tc>
        <w:tc>
          <w:tcPr>
            <w:tcW w:w="915" w:type="dxa"/>
            <w:tcBorders>
              <w:top w:val="nil"/>
              <w:left w:val="nil"/>
              <w:bottom w:val="single" w:sz="4" w:space="0" w:color="000000"/>
              <w:right w:val="single" w:sz="4" w:space="0" w:color="000000"/>
            </w:tcBorders>
            <w:shd w:val="clear" w:color="auto" w:fill="auto"/>
            <w:vAlign w:val="bottom"/>
          </w:tcPr>
          <w:p w14:paraId="000006B9" w14:textId="77777777" w:rsidR="002045CD" w:rsidRDefault="005C60F8">
            <w:pPr>
              <w:spacing w:after="0" w:line="240" w:lineRule="auto"/>
              <w:jc w:val="right"/>
              <w:rPr>
                <w:color w:val="000000"/>
                <w:sz w:val="18"/>
                <w:szCs w:val="18"/>
              </w:rPr>
            </w:pPr>
            <w:r>
              <w:rPr>
                <w:color w:val="000000"/>
                <w:sz w:val="18"/>
                <w:szCs w:val="18"/>
              </w:rPr>
              <w:t>21.6%</w:t>
            </w:r>
          </w:p>
        </w:tc>
        <w:tc>
          <w:tcPr>
            <w:tcW w:w="1144" w:type="dxa"/>
            <w:tcBorders>
              <w:top w:val="nil"/>
              <w:left w:val="nil"/>
              <w:bottom w:val="single" w:sz="4" w:space="0" w:color="000000"/>
              <w:right w:val="single" w:sz="4" w:space="0" w:color="000000"/>
            </w:tcBorders>
            <w:shd w:val="clear" w:color="auto" w:fill="auto"/>
            <w:vAlign w:val="bottom"/>
          </w:tcPr>
          <w:p w14:paraId="000006BA" w14:textId="77777777" w:rsidR="002045CD" w:rsidRDefault="005C60F8">
            <w:pPr>
              <w:spacing w:after="0" w:line="240" w:lineRule="auto"/>
              <w:jc w:val="right"/>
              <w:rPr>
                <w:color w:val="000000"/>
                <w:sz w:val="18"/>
                <w:szCs w:val="18"/>
              </w:rPr>
            </w:pPr>
            <w:r>
              <w:rPr>
                <w:color w:val="000000"/>
                <w:sz w:val="18"/>
                <w:szCs w:val="18"/>
              </w:rPr>
              <w:t>21,500</w:t>
            </w:r>
          </w:p>
        </w:tc>
        <w:tc>
          <w:tcPr>
            <w:tcW w:w="1029" w:type="dxa"/>
            <w:tcBorders>
              <w:top w:val="nil"/>
              <w:left w:val="nil"/>
              <w:bottom w:val="single" w:sz="4" w:space="0" w:color="000000"/>
              <w:right w:val="single" w:sz="4" w:space="0" w:color="000000"/>
            </w:tcBorders>
            <w:shd w:val="clear" w:color="auto" w:fill="auto"/>
          </w:tcPr>
          <w:p w14:paraId="000006BB" w14:textId="77777777" w:rsidR="002045CD" w:rsidRDefault="005C60F8">
            <w:pPr>
              <w:spacing w:after="0" w:line="240" w:lineRule="auto"/>
              <w:jc w:val="right"/>
              <w:rPr>
                <w:color w:val="000000"/>
                <w:sz w:val="18"/>
                <w:szCs w:val="18"/>
              </w:rPr>
            </w:pPr>
            <w:r>
              <w:rPr>
                <w:sz w:val="18"/>
                <w:szCs w:val="18"/>
              </w:rPr>
              <w:t>4,600</w:t>
            </w:r>
          </w:p>
        </w:tc>
        <w:tc>
          <w:tcPr>
            <w:tcW w:w="845" w:type="dxa"/>
            <w:tcBorders>
              <w:top w:val="nil"/>
              <w:left w:val="nil"/>
              <w:bottom w:val="single" w:sz="4" w:space="0" w:color="000000"/>
              <w:right w:val="single" w:sz="4" w:space="0" w:color="000000"/>
            </w:tcBorders>
            <w:shd w:val="clear" w:color="auto" w:fill="auto"/>
          </w:tcPr>
          <w:p w14:paraId="000006BC" w14:textId="77777777" w:rsidR="002045CD" w:rsidRDefault="005C60F8">
            <w:pPr>
              <w:spacing w:after="0" w:line="240" w:lineRule="auto"/>
              <w:jc w:val="right"/>
              <w:rPr>
                <w:color w:val="000000"/>
                <w:sz w:val="18"/>
                <w:szCs w:val="18"/>
              </w:rPr>
            </w:pPr>
            <w:r>
              <w:rPr>
                <w:sz w:val="18"/>
                <w:szCs w:val="18"/>
              </w:rPr>
              <w:t>21.4%</w:t>
            </w:r>
          </w:p>
        </w:tc>
        <w:tc>
          <w:tcPr>
            <w:tcW w:w="1052" w:type="dxa"/>
            <w:tcBorders>
              <w:top w:val="nil"/>
              <w:left w:val="nil"/>
              <w:bottom w:val="single" w:sz="4" w:space="0" w:color="000000"/>
              <w:right w:val="single" w:sz="4" w:space="0" w:color="000000"/>
            </w:tcBorders>
            <w:shd w:val="clear" w:color="auto" w:fill="auto"/>
          </w:tcPr>
          <w:p w14:paraId="000006BD" w14:textId="77777777" w:rsidR="002045CD" w:rsidRDefault="005C60F8">
            <w:pPr>
              <w:spacing w:after="0" w:line="240" w:lineRule="auto"/>
              <w:jc w:val="right"/>
              <w:rPr>
                <w:color w:val="000000"/>
                <w:sz w:val="18"/>
                <w:szCs w:val="18"/>
              </w:rPr>
            </w:pPr>
            <w:r>
              <w:rPr>
                <w:sz w:val="18"/>
                <w:szCs w:val="18"/>
              </w:rPr>
              <w:t>3,900</w:t>
            </w:r>
          </w:p>
        </w:tc>
        <w:tc>
          <w:tcPr>
            <w:tcW w:w="999" w:type="dxa"/>
            <w:tcBorders>
              <w:top w:val="nil"/>
              <w:left w:val="nil"/>
              <w:bottom w:val="single" w:sz="4" w:space="0" w:color="000000"/>
              <w:right w:val="single" w:sz="4" w:space="0" w:color="000000"/>
            </w:tcBorders>
            <w:shd w:val="clear" w:color="auto" w:fill="auto"/>
          </w:tcPr>
          <w:p w14:paraId="000006BE" w14:textId="77777777" w:rsidR="002045CD" w:rsidRDefault="005C60F8">
            <w:pPr>
              <w:spacing w:after="0" w:line="240" w:lineRule="auto"/>
              <w:jc w:val="right"/>
              <w:rPr>
                <w:color w:val="000000"/>
                <w:sz w:val="18"/>
                <w:szCs w:val="18"/>
              </w:rPr>
            </w:pPr>
            <w:r>
              <w:rPr>
                <w:sz w:val="18"/>
                <w:szCs w:val="18"/>
              </w:rPr>
              <w:t>800</w:t>
            </w:r>
          </w:p>
        </w:tc>
        <w:tc>
          <w:tcPr>
            <w:tcW w:w="1029" w:type="dxa"/>
            <w:tcBorders>
              <w:top w:val="nil"/>
              <w:left w:val="nil"/>
              <w:bottom w:val="single" w:sz="4" w:space="0" w:color="000000"/>
              <w:right w:val="single" w:sz="4" w:space="0" w:color="000000"/>
            </w:tcBorders>
            <w:shd w:val="clear" w:color="auto" w:fill="auto"/>
          </w:tcPr>
          <w:p w14:paraId="000006BF" w14:textId="77777777" w:rsidR="002045CD" w:rsidRDefault="005C60F8">
            <w:pPr>
              <w:spacing w:after="0" w:line="240" w:lineRule="auto"/>
              <w:jc w:val="right"/>
              <w:rPr>
                <w:color w:val="000000"/>
                <w:sz w:val="18"/>
                <w:szCs w:val="18"/>
              </w:rPr>
            </w:pPr>
            <w:r>
              <w:rPr>
                <w:sz w:val="18"/>
                <w:szCs w:val="18"/>
              </w:rPr>
              <w:t>-0.2%</w:t>
            </w:r>
          </w:p>
        </w:tc>
        <w:tc>
          <w:tcPr>
            <w:tcW w:w="1052" w:type="dxa"/>
            <w:tcBorders>
              <w:top w:val="nil"/>
              <w:left w:val="nil"/>
              <w:bottom w:val="single" w:sz="4" w:space="0" w:color="000000"/>
              <w:right w:val="single" w:sz="4" w:space="0" w:color="000000"/>
            </w:tcBorders>
            <w:shd w:val="clear" w:color="auto" w:fill="auto"/>
          </w:tcPr>
          <w:p w14:paraId="000006C0" w14:textId="77777777" w:rsidR="002045CD" w:rsidRDefault="005C60F8">
            <w:pPr>
              <w:spacing w:after="0" w:line="240" w:lineRule="auto"/>
              <w:jc w:val="right"/>
              <w:rPr>
                <w:color w:val="000000"/>
                <w:sz w:val="18"/>
                <w:szCs w:val="18"/>
              </w:rPr>
            </w:pPr>
            <w:r>
              <w:rPr>
                <w:sz w:val="18"/>
                <w:szCs w:val="18"/>
              </w:rPr>
              <w:t>22.2%</w:t>
            </w:r>
          </w:p>
        </w:tc>
        <w:tc>
          <w:tcPr>
            <w:tcW w:w="1094" w:type="dxa"/>
            <w:tcBorders>
              <w:top w:val="nil"/>
              <w:left w:val="nil"/>
              <w:bottom w:val="single" w:sz="4" w:space="0" w:color="000000"/>
              <w:right w:val="single" w:sz="4" w:space="0" w:color="000000"/>
            </w:tcBorders>
            <w:shd w:val="clear" w:color="auto" w:fill="auto"/>
          </w:tcPr>
          <w:p w14:paraId="000006C1" w14:textId="77777777" w:rsidR="002045CD" w:rsidRDefault="005C60F8">
            <w:pPr>
              <w:spacing w:after="0" w:line="240" w:lineRule="auto"/>
              <w:jc w:val="right"/>
              <w:rPr>
                <w:color w:val="000000"/>
                <w:sz w:val="18"/>
                <w:szCs w:val="18"/>
              </w:rPr>
            </w:pPr>
            <w:r>
              <w:rPr>
                <w:sz w:val="18"/>
                <w:szCs w:val="18"/>
              </w:rPr>
              <w:t>21.1%</w:t>
            </w:r>
          </w:p>
        </w:tc>
        <w:tc>
          <w:tcPr>
            <w:tcW w:w="1027" w:type="dxa"/>
            <w:tcBorders>
              <w:top w:val="nil"/>
              <w:left w:val="nil"/>
              <w:bottom w:val="single" w:sz="4" w:space="0" w:color="000000"/>
              <w:right w:val="single" w:sz="4" w:space="0" w:color="000000"/>
            </w:tcBorders>
            <w:shd w:val="clear" w:color="auto" w:fill="auto"/>
          </w:tcPr>
          <w:p w14:paraId="000006C2" w14:textId="77777777" w:rsidR="002045CD" w:rsidRDefault="005C60F8">
            <w:pPr>
              <w:spacing w:after="0" w:line="240" w:lineRule="auto"/>
              <w:jc w:val="right"/>
              <w:rPr>
                <w:color w:val="000000"/>
                <w:sz w:val="18"/>
                <w:szCs w:val="18"/>
              </w:rPr>
            </w:pPr>
            <w:r>
              <w:rPr>
                <w:sz w:val="18"/>
                <w:szCs w:val="18"/>
              </w:rPr>
              <w:t>-0.9%</w:t>
            </w:r>
          </w:p>
        </w:tc>
      </w:tr>
      <w:tr w:rsidR="002045CD" w14:paraId="12D25C64"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C3" w14:textId="77777777" w:rsidR="002045CD" w:rsidRDefault="005C60F8">
            <w:pPr>
              <w:spacing w:after="0" w:line="240" w:lineRule="auto"/>
              <w:rPr>
                <w:b/>
                <w:color w:val="000000"/>
                <w:sz w:val="18"/>
                <w:szCs w:val="18"/>
              </w:rPr>
            </w:pPr>
            <w:r>
              <w:rPr>
                <w:b/>
                <w:color w:val="000000"/>
                <w:sz w:val="18"/>
                <w:szCs w:val="18"/>
              </w:rPr>
              <w:t>Arkansas</w:t>
            </w:r>
          </w:p>
        </w:tc>
        <w:tc>
          <w:tcPr>
            <w:tcW w:w="1052" w:type="dxa"/>
            <w:tcBorders>
              <w:top w:val="nil"/>
              <w:left w:val="nil"/>
              <w:bottom w:val="single" w:sz="4" w:space="0" w:color="000000"/>
              <w:right w:val="single" w:sz="4" w:space="0" w:color="000000"/>
            </w:tcBorders>
            <w:shd w:val="clear" w:color="auto" w:fill="auto"/>
            <w:vAlign w:val="bottom"/>
          </w:tcPr>
          <w:p w14:paraId="000006C4" w14:textId="77777777" w:rsidR="002045CD" w:rsidRDefault="005C60F8">
            <w:pPr>
              <w:spacing w:after="0" w:line="240" w:lineRule="auto"/>
              <w:jc w:val="right"/>
              <w:rPr>
                <w:color w:val="000000"/>
                <w:sz w:val="18"/>
                <w:szCs w:val="18"/>
              </w:rPr>
            </w:pPr>
            <w:r>
              <w:rPr>
                <w:color w:val="000000"/>
                <w:sz w:val="18"/>
                <w:szCs w:val="18"/>
              </w:rPr>
              <w:t>7,700</w:t>
            </w:r>
          </w:p>
        </w:tc>
        <w:tc>
          <w:tcPr>
            <w:tcW w:w="1029" w:type="dxa"/>
            <w:tcBorders>
              <w:top w:val="nil"/>
              <w:left w:val="nil"/>
              <w:bottom w:val="single" w:sz="4" w:space="0" w:color="000000"/>
              <w:right w:val="single" w:sz="4" w:space="0" w:color="000000"/>
            </w:tcBorders>
            <w:shd w:val="clear" w:color="auto" w:fill="auto"/>
            <w:vAlign w:val="bottom"/>
          </w:tcPr>
          <w:p w14:paraId="000006C5" w14:textId="77777777" w:rsidR="002045CD" w:rsidRDefault="005C60F8">
            <w:pPr>
              <w:spacing w:after="0" w:line="240" w:lineRule="auto"/>
              <w:jc w:val="right"/>
              <w:rPr>
                <w:color w:val="000000"/>
                <w:sz w:val="18"/>
                <w:szCs w:val="18"/>
              </w:rPr>
            </w:pPr>
            <w:r>
              <w:rPr>
                <w:color w:val="000000"/>
                <w:sz w:val="18"/>
                <w:szCs w:val="18"/>
              </w:rPr>
              <w:t>900</w:t>
            </w:r>
          </w:p>
        </w:tc>
        <w:tc>
          <w:tcPr>
            <w:tcW w:w="915" w:type="dxa"/>
            <w:tcBorders>
              <w:top w:val="nil"/>
              <w:left w:val="nil"/>
              <w:bottom w:val="single" w:sz="4" w:space="0" w:color="000000"/>
              <w:right w:val="single" w:sz="4" w:space="0" w:color="000000"/>
            </w:tcBorders>
            <w:shd w:val="clear" w:color="auto" w:fill="auto"/>
            <w:vAlign w:val="bottom"/>
          </w:tcPr>
          <w:p w14:paraId="000006C6" w14:textId="77777777" w:rsidR="002045CD" w:rsidRDefault="005C60F8">
            <w:pPr>
              <w:spacing w:after="0" w:line="240" w:lineRule="auto"/>
              <w:jc w:val="right"/>
              <w:rPr>
                <w:color w:val="000000"/>
                <w:sz w:val="18"/>
                <w:szCs w:val="18"/>
              </w:rPr>
            </w:pPr>
            <w:r>
              <w:rPr>
                <w:color w:val="000000"/>
                <w:sz w:val="18"/>
                <w:szCs w:val="18"/>
              </w:rPr>
              <w:t>11.7%</w:t>
            </w:r>
          </w:p>
        </w:tc>
        <w:tc>
          <w:tcPr>
            <w:tcW w:w="1144" w:type="dxa"/>
            <w:tcBorders>
              <w:top w:val="nil"/>
              <w:left w:val="nil"/>
              <w:bottom w:val="single" w:sz="4" w:space="0" w:color="000000"/>
              <w:right w:val="single" w:sz="4" w:space="0" w:color="000000"/>
            </w:tcBorders>
            <w:shd w:val="clear" w:color="auto" w:fill="auto"/>
            <w:vAlign w:val="bottom"/>
          </w:tcPr>
          <w:p w14:paraId="000006C7" w14:textId="77777777" w:rsidR="002045CD" w:rsidRDefault="005C60F8">
            <w:pPr>
              <w:spacing w:after="0" w:line="240" w:lineRule="auto"/>
              <w:jc w:val="right"/>
              <w:rPr>
                <w:color w:val="000000"/>
                <w:sz w:val="18"/>
                <w:szCs w:val="18"/>
              </w:rPr>
            </w:pPr>
            <w:r>
              <w:rPr>
                <w:color w:val="000000"/>
                <w:sz w:val="18"/>
                <w:szCs w:val="18"/>
              </w:rPr>
              <w:t>7,200</w:t>
            </w:r>
          </w:p>
        </w:tc>
        <w:tc>
          <w:tcPr>
            <w:tcW w:w="1029" w:type="dxa"/>
            <w:tcBorders>
              <w:top w:val="nil"/>
              <w:left w:val="nil"/>
              <w:bottom w:val="single" w:sz="4" w:space="0" w:color="000000"/>
              <w:right w:val="single" w:sz="4" w:space="0" w:color="000000"/>
            </w:tcBorders>
            <w:shd w:val="clear" w:color="auto" w:fill="auto"/>
          </w:tcPr>
          <w:p w14:paraId="000006C8" w14:textId="77777777" w:rsidR="002045CD" w:rsidRDefault="005C60F8">
            <w:pPr>
              <w:spacing w:after="0" w:line="240" w:lineRule="auto"/>
              <w:jc w:val="right"/>
              <w:rPr>
                <w:color w:val="000000"/>
                <w:sz w:val="18"/>
                <w:szCs w:val="18"/>
              </w:rPr>
            </w:pPr>
            <w:r>
              <w:rPr>
                <w:sz w:val="18"/>
                <w:szCs w:val="18"/>
              </w:rPr>
              <w:t>800</w:t>
            </w:r>
          </w:p>
        </w:tc>
        <w:tc>
          <w:tcPr>
            <w:tcW w:w="845" w:type="dxa"/>
            <w:tcBorders>
              <w:top w:val="nil"/>
              <w:left w:val="nil"/>
              <w:bottom w:val="single" w:sz="4" w:space="0" w:color="000000"/>
              <w:right w:val="single" w:sz="4" w:space="0" w:color="000000"/>
            </w:tcBorders>
            <w:shd w:val="clear" w:color="auto" w:fill="auto"/>
          </w:tcPr>
          <w:p w14:paraId="000006C9" w14:textId="77777777" w:rsidR="002045CD" w:rsidRDefault="005C60F8">
            <w:pPr>
              <w:spacing w:after="0" w:line="240" w:lineRule="auto"/>
              <w:jc w:val="right"/>
              <w:rPr>
                <w:color w:val="000000"/>
                <w:sz w:val="18"/>
                <w:szCs w:val="18"/>
              </w:rPr>
            </w:pPr>
            <w:r>
              <w:rPr>
                <w:sz w:val="18"/>
                <w:szCs w:val="18"/>
              </w:rPr>
              <w:t>11.1%</w:t>
            </w:r>
          </w:p>
        </w:tc>
        <w:tc>
          <w:tcPr>
            <w:tcW w:w="1052" w:type="dxa"/>
            <w:tcBorders>
              <w:top w:val="nil"/>
              <w:left w:val="nil"/>
              <w:bottom w:val="single" w:sz="4" w:space="0" w:color="000000"/>
              <w:right w:val="single" w:sz="4" w:space="0" w:color="000000"/>
            </w:tcBorders>
            <w:shd w:val="clear" w:color="auto" w:fill="auto"/>
          </w:tcPr>
          <w:p w14:paraId="000006CA" w14:textId="77777777" w:rsidR="002045CD" w:rsidRDefault="005C60F8">
            <w:pPr>
              <w:spacing w:after="0" w:line="240" w:lineRule="auto"/>
              <w:jc w:val="right"/>
              <w:rPr>
                <w:color w:val="000000"/>
                <w:sz w:val="18"/>
                <w:szCs w:val="18"/>
              </w:rPr>
            </w:pPr>
            <w:r>
              <w:rPr>
                <w:sz w:val="18"/>
                <w:szCs w:val="18"/>
              </w:rPr>
              <w:t>-500</w:t>
            </w:r>
          </w:p>
        </w:tc>
        <w:tc>
          <w:tcPr>
            <w:tcW w:w="999" w:type="dxa"/>
            <w:tcBorders>
              <w:top w:val="nil"/>
              <w:left w:val="nil"/>
              <w:bottom w:val="single" w:sz="4" w:space="0" w:color="000000"/>
              <w:right w:val="single" w:sz="4" w:space="0" w:color="000000"/>
            </w:tcBorders>
            <w:shd w:val="clear" w:color="auto" w:fill="auto"/>
          </w:tcPr>
          <w:p w14:paraId="000006CB"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6CC" w14:textId="77777777" w:rsidR="002045CD" w:rsidRDefault="005C60F8">
            <w:pPr>
              <w:spacing w:after="0" w:line="240" w:lineRule="auto"/>
              <w:jc w:val="right"/>
              <w:rPr>
                <w:color w:val="000000"/>
                <w:sz w:val="18"/>
                <w:szCs w:val="18"/>
              </w:rPr>
            </w:pPr>
            <w:r>
              <w:rPr>
                <w:sz w:val="18"/>
                <w:szCs w:val="18"/>
              </w:rPr>
              <w:t>-0.6%</w:t>
            </w:r>
          </w:p>
        </w:tc>
        <w:tc>
          <w:tcPr>
            <w:tcW w:w="1052" w:type="dxa"/>
            <w:tcBorders>
              <w:top w:val="nil"/>
              <w:left w:val="nil"/>
              <w:bottom w:val="single" w:sz="4" w:space="0" w:color="000000"/>
              <w:right w:val="single" w:sz="4" w:space="0" w:color="000000"/>
            </w:tcBorders>
            <w:shd w:val="clear" w:color="auto" w:fill="auto"/>
          </w:tcPr>
          <w:p w14:paraId="000006CD" w14:textId="77777777" w:rsidR="002045CD" w:rsidRDefault="005C60F8">
            <w:pPr>
              <w:spacing w:after="0" w:line="240" w:lineRule="auto"/>
              <w:jc w:val="right"/>
              <w:rPr>
                <w:color w:val="000000"/>
                <w:sz w:val="18"/>
                <w:szCs w:val="18"/>
              </w:rPr>
            </w:pPr>
            <w:r>
              <w:rPr>
                <w:sz w:val="18"/>
                <w:szCs w:val="18"/>
              </w:rPr>
              <w:t>-6.5%</w:t>
            </w:r>
          </w:p>
        </w:tc>
        <w:tc>
          <w:tcPr>
            <w:tcW w:w="1094" w:type="dxa"/>
            <w:tcBorders>
              <w:top w:val="nil"/>
              <w:left w:val="nil"/>
              <w:bottom w:val="single" w:sz="4" w:space="0" w:color="000000"/>
              <w:right w:val="single" w:sz="4" w:space="0" w:color="000000"/>
            </w:tcBorders>
            <w:shd w:val="clear" w:color="auto" w:fill="auto"/>
          </w:tcPr>
          <w:p w14:paraId="000006CE" w14:textId="77777777" w:rsidR="002045CD" w:rsidRDefault="005C60F8">
            <w:pPr>
              <w:spacing w:after="0" w:line="240" w:lineRule="auto"/>
              <w:jc w:val="right"/>
              <w:rPr>
                <w:color w:val="000000"/>
                <w:sz w:val="18"/>
                <w:szCs w:val="18"/>
              </w:rPr>
            </w:pPr>
            <w:r>
              <w:rPr>
                <w:sz w:val="18"/>
                <w:szCs w:val="18"/>
              </w:rPr>
              <w:t>-11.1%</w:t>
            </w:r>
          </w:p>
        </w:tc>
        <w:tc>
          <w:tcPr>
            <w:tcW w:w="1027" w:type="dxa"/>
            <w:tcBorders>
              <w:top w:val="nil"/>
              <w:left w:val="nil"/>
              <w:bottom w:val="single" w:sz="4" w:space="0" w:color="000000"/>
              <w:right w:val="single" w:sz="4" w:space="0" w:color="000000"/>
            </w:tcBorders>
            <w:shd w:val="clear" w:color="auto" w:fill="auto"/>
          </w:tcPr>
          <w:p w14:paraId="000006CF" w14:textId="77777777" w:rsidR="002045CD" w:rsidRDefault="005C60F8">
            <w:pPr>
              <w:spacing w:after="0" w:line="240" w:lineRule="auto"/>
              <w:jc w:val="right"/>
              <w:rPr>
                <w:color w:val="000000"/>
                <w:sz w:val="18"/>
                <w:szCs w:val="18"/>
              </w:rPr>
            </w:pPr>
            <w:r>
              <w:rPr>
                <w:sz w:val="18"/>
                <w:szCs w:val="18"/>
              </w:rPr>
              <w:t>-4.9%</w:t>
            </w:r>
          </w:p>
        </w:tc>
      </w:tr>
      <w:tr w:rsidR="002045CD" w14:paraId="2B2F31D6"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D0" w14:textId="77777777" w:rsidR="002045CD" w:rsidRDefault="005C60F8">
            <w:pPr>
              <w:spacing w:after="0" w:line="240" w:lineRule="auto"/>
              <w:rPr>
                <w:b/>
                <w:color w:val="000000"/>
                <w:sz w:val="18"/>
                <w:szCs w:val="18"/>
              </w:rPr>
            </w:pPr>
            <w:r>
              <w:rPr>
                <w:b/>
                <w:color w:val="000000"/>
                <w:sz w:val="18"/>
                <w:szCs w:val="18"/>
              </w:rPr>
              <w:t>California</w:t>
            </w:r>
          </w:p>
        </w:tc>
        <w:tc>
          <w:tcPr>
            <w:tcW w:w="1052" w:type="dxa"/>
            <w:tcBorders>
              <w:top w:val="nil"/>
              <w:left w:val="nil"/>
              <w:bottom w:val="single" w:sz="4" w:space="0" w:color="000000"/>
              <w:right w:val="single" w:sz="4" w:space="0" w:color="000000"/>
            </w:tcBorders>
            <w:shd w:val="clear" w:color="auto" w:fill="auto"/>
            <w:vAlign w:val="bottom"/>
          </w:tcPr>
          <w:p w14:paraId="000006D1" w14:textId="77777777" w:rsidR="002045CD" w:rsidRDefault="005C60F8">
            <w:pPr>
              <w:spacing w:after="0" w:line="240" w:lineRule="auto"/>
              <w:jc w:val="right"/>
              <w:rPr>
                <w:color w:val="000000"/>
                <w:sz w:val="18"/>
                <w:szCs w:val="18"/>
              </w:rPr>
            </w:pPr>
            <w:r>
              <w:rPr>
                <w:color w:val="000000"/>
                <w:sz w:val="18"/>
                <w:szCs w:val="18"/>
              </w:rPr>
              <w:t>100,300</w:t>
            </w:r>
          </w:p>
        </w:tc>
        <w:tc>
          <w:tcPr>
            <w:tcW w:w="1029" w:type="dxa"/>
            <w:tcBorders>
              <w:top w:val="nil"/>
              <w:left w:val="nil"/>
              <w:bottom w:val="single" w:sz="4" w:space="0" w:color="000000"/>
              <w:right w:val="single" w:sz="4" w:space="0" w:color="000000"/>
            </w:tcBorders>
            <w:shd w:val="clear" w:color="auto" w:fill="auto"/>
            <w:vAlign w:val="bottom"/>
          </w:tcPr>
          <w:p w14:paraId="000006D2" w14:textId="77777777" w:rsidR="002045CD" w:rsidRDefault="005C60F8">
            <w:pPr>
              <w:spacing w:after="0" w:line="240" w:lineRule="auto"/>
              <w:jc w:val="right"/>
              <w:rPr>
                <w:color w:val="000000"/>
                <w:sz w:val="18"/>
                <w:szCs w:val="18"/>
              </w:rPr>
            </w:pPr>
            <w:r>
              <w:rPr>
                <w:color w:val="000000"/>
                <w:sz w:val="18"/>
                <w:szCs w:val="18"/>
              </w:rPr>
              <w:t>25,400</w:t>
            </w:r>
          </w:p>
        </w:tc>
        <w:tc>
          <w:tcPr>
            <w:tcW w:w="915" w:type="dxa"/>
            <w:tcBorders>
              <w:top w:val="nil"/>
              <w:left w:val="nil"/>
              <w:bottom w:val="single" w:sz="4" w:space="0" w:color="000000"/>
              <w:right w:val="single" w:sz="4" w:space="0" w:color="000000"/>
            </w:tcBorders>
            <w:shd w:val="clear" w:color="auto" w:fill="auto"/>
            <w:vAlign w:val="bottom"/>
          </w:tcPr>
          <w:p w14:paraId="000006D3" w14:textId="77777777" w:rsidR="002045CD" w:rsidRDefault="005C60F8">
            <w:pPr>
              <w:spacing w:after="0" w:line="240" w:lineRule="auto"/>
              <w:jc w:val="right"/>
              <w:rPr>
                <w:color w:val="000000"/>
                <w:sz w:val="18"/>
                <w:szCs w:val="18"/>
              </w:rPr>
            </w:pPr>
            <w:r>
              <w:rPr>
                <w:color w:val="000000"/>
                <w:sz w:val="18"/>
                <w:szCs w:val="18"/>
              </w:rPr>
              <w:t>25.3%</w:t>
            </w:r>
          </w:p>
        </w:tc>
        <w:tc>
          <w:tcPr>
            <w:tcW w:w="1144" w:type="dxa"/>
            <w:tcBorders>
              <w:top w:val="nil"/>
              <w:left w:val="nil"/>
              <w:bottom w:val="single" w:sz="4" w:space="0" w:color="000000"/>
              <w:right w:val="single" w:sz="4" w:space="0" w:color="000000"/>
            </w:tcBorders>
            <w:shd w:val="clear" w:color="auto" w:fill="auto"/>
            <w:vAlign w:val="bottom"/>
          </w:tcPr>
          <w:p w14:paraId="000006D4" w14:textId="77777777" w:rsidR="002045CD" w:rsidRDefault="005C60F8">
            <w:pPr>
              <w:spacing w:after="0" w:line="240" w:lineRule="auto"/>
              <w:jc w:val="right"/>
              <w:rPr>
                <w:color w:val="000000"/>
                <w:sz w:val="18"/>
                <w:szCs w:val="18"/>
              </w:rPr>
            </w:pPr>
            <w:r>
              <w:rPr>
                <w:color w:val="000000"/>
                <w:sz w:val="18"/>
                <w:szCs w:val="18"/>
              </w:rPr>
              <w:t>75,800</w:t>
            </w:r>
          </w:p>
        </w:tc>
        <w:tc>
          <w:tcPr>
            <w:tcW w:w="1029" w:type="dxa"/>
            <w:tcBorders>
              <w:top w:val="nil"/>
              <w:left w:val="nil"/>
              <w:bottom w:val="single" w:sz="4" w:space="0" w:color="000000"/>
              <w:right w:val="single" w:sz="4" w:space="0" w:color="000000"/>
            </w:tcBorders>
            <w:shd w:val="clear" w:color="auto" w:fill="auto"/>
          </w:tcPr>
          <w:p w14:paraId="000006D5" w14:textId="77777777" w:rsidR="002045CD" w:rsidRDefault="005C60F8">
            <w:pPr>
              <w:spacing w:after="0" w:line="240" w:lineRule="auto"/>
              <w:jc w:val="right"/>
              <w:rPr>
                <w:color w:val="000000"/>
                <w:sz w:val="18"/>
                <w:szCs w:val="18"/>
              </w:rPr>
            </w:pPr>
            <w:r>
              <w:rPr>
                <w:sz w:val="18"/>
                <w:szCs w:val="18"/>
              </w:rPr>
              <w:t>19,200</w:t>
            </w:r>
          </w:p>
        </w:tc>
        <w:tc>
          <w:tcPr>
            <w:tcW w:w="845" w:type="dxa"/>
            <w:tcBorders>
              <w:top w:val="nil"/>
              <w:left w:val="nil"/>
              <w:bottom w:val="single" w:sz="4" w:space="0" w:color="000000"/>
              <w:right w:val="single" w:sz="4" w:space="0" w:color="000000"/>
            </w:tcBorders>
            <w:shd w:val="clear" w:color="auto" w:fill="auto"/>
          </w:tcPr>
          <w:p w14:paraId="000006D6" w14:textId="77777777" w:rsidR="002045CD" w:rsidRDefault="005C60F8">
            <w:pPr>
              <w:spacing w:after="0" w:line="240" w:lineRule="auto"/>
              <w:jc w:val="right"/>
              <w:rPr>
                <w:color w:val="000000"/>
                <w:sz w:val="18"/>
                <w:szCs w:val="18"/>
              </w:rPr>
            </w:pPr>
            <w:r>
              <w:rPr>
                <w:sz w:val="18"/>
                <w:szCs w:val="18"/>
              </w:rPr>
              <w:t>25.3%</w:t>
            </w:r>
          </w:p>
        </w:tc>
        <w:tc>
          <w:tcPr>
            <w:tcW w:w="1052" w:type="dxa"/>
            <w:tcBorders>
              <w:top w:val="nil"/>
              <w:left w:val="nil"/>
              <w:bottom w:val="single" w:sz="4" w:space="0" w:color="000000"/>
              <w:right w:val="single" w:sz="4" w:space="0" w:color="000000"/>
            </w:tcBorders>
            <w:shd w:val="clear" w:color="auto" w:fill="auto"/>
          </w:tcPr>
          <w:p w14:paraId="000006D7" w14:textId="77777777" w:rsidR="002045CD" w:rsidRDefault="005C60F8">
            <w:pPr>
              <w:spacing w:after="0" w:line="240" w:lineRule="auto"/>
              <w:jc w:val="right"/>
              <w:rPr>
                <w:color w:val="000000"/>
                <w:sz w:val="18"/>
                <w:szCs w:val="18"/>
              </w:rPr>
            </w:pPr>
            <w:r>
              <w:rPr>
                <w:sz w:val="18"/>
                <w:szCs w:val="18"/>
              </w:rPr>
              <w:t>-24,500</w:t>
            </w:r>
          </w:p>
        </w:tc>
        <w:tc>
          <w:tcPr>
            <w:tcW w:w="999" w:type="dxa"/>
            <w:tcBorders>
              <w:top w:val="nil"/>
              <w:left w:val="nil"/>
              <w:bottom w:val="single" w:sz="4" w:space="0" w:color="000000"/>
              <w:right w:val="single" w:sz="4" w:space="0" w:color="000000"/>
            </w:tcBorders>
            <w:shd w:val="clear" w:color="auto" w:fill="auto"/>
          </w:tcPr>
          <w:p w14:paraId="000006D8" w14:textId="77777777" w:rsidR="002045CD" w:rsidRDefault="005C60F8">
            <w:pPr>
              <w:spacing w:after="0" w:line="240" w:lineRule="auto"/>
              <w:jc w:val="right"/>
              <w:rPr>
                <w:color w:val="000000"/>
                <w:sz w:val="18"/>
                <w:szCs w:val="18"/>
              </w:rPr>
            </w:pPr>
            <w:r>
              <w:rPr>
                <w:sz w:val="18"/>
                <w:szCs w:val="18"/>
              </w:rPr>
              <w:t>-6,200</w:t>
            </w:r>
          </w:p>
        </w:tc>
        <w:tc>
          <w:tcPr>
            <w:tcW w:w="1029" w:type="dxa"/>
            <w:tcBorders>
              <w:top w:val="nil"/>
              <w:left w:val="nil"/>
              <w:bottom w:val="single" w:sz="4" w:space="0" w:color="000000"/>
              <w:right w:val="single" w:sz="4" w:space="0" w:color="000000"/>
            </w:tcBorders>
            <w:shd w:val="clear" w:color="auto" w:fill="auto"/>
          </w:tcPr>
          <w:p w14:paraId="000006D9"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6DA" w14:textId="77777777" w:rsidR="002045CD" w:rsidRDefault="005C60F8">
            <w:pPr>
              <w:spacing w:after="0" w:line="240" w:lineRule="auto"/>
              <w:jc w:val="right"/>
              <w:rPr>
                <w:color w:val="000000"/>
                <w:sz w:val="18"/>
                <w:szCs w:val="18"/>
              </w:rPr>
            </w:pPr>
            <w:r>
              <w:rPr>
                <w:sz w:val="18"/>
                <w:szCs w:val="18"/>
              </w:rPr>
              <w:t>-24.4%</w:t>
            </w:r>
          </w:p>
        </w:tc>
        <w:tc>
          <w:tcPr>
            <w:tcW w:w="1094" w:type="dxa"/>
            <w:tcBorders>
              <w:top w:val="nil"/>
              <w:left w:val="nil"/>
              <w:bottom w:val="single" w:sz="4" w:space="0" w:color="000000"/>
              <w:right w:val="single" w:sz="4" w:space="0" w:color="000000"/>
            </w:tcBorders>
            <w:shd w:val="clear" w:color="auto" w:fill="auto"/>
          </w:tcPr>
          <w:p w14:paraId="000006DB" w14:textId="77777777" w:rsidR="002045CD" w:rsidRDefault="005C60F8">
            <w:pPr>
              <w:spacing w:after="0" w:line="240" w:lineRule="auto"/>
              <w:jc w:val="right"/>
              <w:rPr>
                <w:color w:val="000000"/>
                <w:sz w:val="18"/>
                <w:szCs w:val="18"/>
              </w:rPr>
            </w:pPr>
            <w:r>
              <w:rPr>
                <w:sz w:val="18"/>
                <w:szCs w:val="18"/>
              </w:rPr>
              <w:t>-24.4%</w:t>
            </w:r>
          </w:p>
        </w:tc>
        <w:tc>
          <w:tcPr>
            <w:tcW w:w="1027" w:type="dxa"/>
            <w:tcBorders>
              <w:top w:val="nil"/>
              <w:left w:val="nil"/>
              <w:bottom w:val="single" w:sz="4" w:space="0" w:color="000000"/>
              <w:right w:val="single" w:sz="4" w:space="0" w:color="000000"/>
            </w:tcBorders>
            <w:shd w:val="clear" w:color="auto" w:fill="auto"/>
          </w:tcPr>
          <w:p w14:paraId="000006DC" w14:textId="77777777" w:rsidR="002045CD" w:rsidRDefault="005C60F8">
            <w:pPr>
              <w:spacing w:after="0" w:line="240" w:lineRule="auto"/>
              <w:jc w:val="right"/>
              <w:rPr>
                <w:color w:val="000000"/>
                <w:sz w:val="18"/>
                <w:szCs w:val="18"/>
              </w:rPr>
            </w:pPr>
            <w:r>
              <w:rPr>
                <w:sz w:val="18"/>
                <w:szCs w:val="18"/>
              </w:rPr>
              <w:t>0.0%</w:t>
            </w:r>
          </w:p>
        </w:tc>
      </w:tr>
      <w:tr w:rsidR="002045CD" w14:paraId="4C97997C"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DD" w14:textId="77777777" w:rsidR="002045CD" w:rsidRDefault="005C60F8">
            <w:pPr>
              <w:spacing w:after="0" w:line="240" w:lineRule="auto"/>
              <w:rPr>
                <w:b/>
                <w:color w:val="000000"/>
                <w:sz w:val="18"/>
                <w:szCs w:val="18"/>
              </w:rPr>
            </w:pPr>
            <w:r>
              <w:rPr>
                <w:b/>
                <w:color w:val="000000"/>
                <w:sz w:val="18"/>
                <w:szCs w:val="18"/>
              </w:rPr>
              <w:t>Colorado</w:t>
            </w:r>
          </w:p>
        </w:tc>
        <w:tc>
          <w:tcPr>
            <w:tcW w:w="1052" w:type="dxa"/>
            <w:tcBorders>
              <w:top w:val="nil"/>
              <w:left w:val="nil"/>
              <w:bottom w:val="single" w:sz="4" w:space="0" w:color="000000"/>
              <w:right w:val="single" w:sz="4" w:space="0" w:color="000000"/>
            </w:tcBorders>
            <w:shd w:val="clear" w:color="auto" w:fill="auto"/>
            <w:vAlign w:val="bottom"/>
          </w:tcPr>
          <w:p w14:paraId="000006DE" w14:textId="77777777" w:rsidR="002045CD" w:rsidRDefault="005C60F8">
            <w:pPr>
              <w:spacing w:after="0" w:line="240" w:lineRule="auto"/>
              <w:jc w:val="right"/>
              <w:rPr>
                <w:color w:val="000000"/>
                <w:sz w:val="18"/>
                <w:szCs w:val="18"/>
              </w:rPr>
            </w:pPr>
            <w:r>
              <w:rPr>
                <w:color w:val="000000"/>
                <w:sz w:val="18"/>
                <w:szCs w:val="18"/>
              </w:rPr>
              <w:t>13,200</w:t>
            </w:r>
          </w:p>
        </w:tc>
        <w:tc>
          <w:tcPr>
            <w:tcW w:w="1029" w:type="dxa"/>
            <w:tcBorders>
              <w:top w:val="nil"/>
              <w:left w:val="nil"/>
              <w:bottom w:val="single" w:sz="4" w:space="0" w:color="000000"/>
              <w:right w:val="single" w:sz="4" w:space="0" w:color="000000"/>
            </w:tcBorders>
            <w:shd w:val="clear" w:color="auto" w:fill="auto"/>
            <w:vAlign w:val="bottom"/>
          </w:tcPr>
          <w:p w14:paraId="000006DF" w14:textId="77777777" w:rsidR="002045CD" w:rsidRDefault="005C60F8">
            <w:pPr>
              <w:spacing w:after="0" w:line="240" w:lineRule="auto"/>
              <w:jc w:val="right"/>
              <w:rPr>
                <w:color w:val="000000"/>
                <w:sz w:val="18"/>
                <w:szCs w:val="18"/>
              </w:rPr>
            </w:pPr>
            <w:r>
              <w:rPr>
                <w:color w:val="000000"/>
                <w:sz w:val="18"/>
                <w:szCs w:val="18"/>
              </w:rPr>
              <w:t>3,100</w:t>
            </w:r>
          </w:p>
        </w:tc>
        <w:tc>
          <w:tcPr>
            <w:tcW w:w="915" w:type="dxa"/>
            <w:tcBorders>
              <w:top w:val="nil"/>
              <w:left w:val="nil"/>
              <w:bottom w:val="single" w:sz="4" w:space="0" w:color="000000"/>
              <w:right w:val="single" w:sz="4" w:space="0" w:color="000000"/>
            </w:tcBorders>
            <w:shd w:val="clear" w:color="auto" w:fill="auto"/>
            <w:vAlign w:val="bottom"/>
          </w:tcPr>
          <w:p w14:paraId="000006E0" w14:textId="77777777" w:rsidR="002045CD" w:rsidRDefault="005C60F8">
            <w:pPr>
              <w:spacing w:after="0" w:line="240" w:lineRule="auto"/>
              <w:jc w:val="right"/>
              <w:rPr>
                <w:color w:val="000000"/>
                <w:sz w:val="18"/>
                <w:szCs w:val="18"/>
              </w:rPr>
            </w:pPr>
            <w:r>
              <w:rPr>
                <w:color w:val="000000"/>
                <w:sz w:val="18"/>
                <w:szCs w:val="18"/>
              </w:rPr>
              <w:t>23.5%</w:t>
            </w:r>
          </w:p>
        </w:tc>
        <w:tc>
          <w:tcPr>
            <w:tcW w:w="1144" w:type="dxa"/>
            <w:tcBorders>
              <w:top w:val="nil"/>
              <w:left w:val="nil"/>
              <w:bottom w:val="single" w:sz="4" w:space="0" w:color="000000"/>
              <w:right w:val="single" w:sz="4" w:space="0" w:color="000000"/>
            </w:tcBorders>
            <w:shd w:val="clear" w:color="auto" w:fill="auto"/>
            <w:vAlign w:val="bottom"/>
          </w:tcPr>
          <w:p w14:paraId="000006E1" w14:textId="77777777" w:rsidR="002045CD" w:rsidRDefault="005C60F8">
            <w:pPr>
              <w:spacing w:after="0" w:line="240" w:lineRule="auto"/>
              <w:jc w:val="right"/>
              <w:rPr>
                <w:color w:val="000000"/>
                <w:sz w:val="18"/>
                <w:szCs w:val="18"/>
              </w:rPr>
            </w:pPr>
            <w:r>
              <w:rPr>
                <w:color w:val="000000"/>
                <w:sz w:val="18"/>
                <w:szCs w:val="18"/>
              </w:rPr>
              <w:t>12,400</w:t>
            </w:r>
          </w:p>
        </w:tc>
        <w:tc>
          <w:tcPr>
            <w:tcW w:w="1029" w:type="dxa"/>
            <w:tcBorders>
              <w:top w:val="nil"/>
              <w:left w:val="nil"/>
              <w:bottom w:val="single" w:sz="4" w:space="0" w:color="000000"/>
              <w:right w:val="single" w:sz="4" w:space="0" w:color="000000"/>
            </w:tcBorders>
            <w:shd w:val="clear" w:color="auto" w:fill="auto"/>
          </w:tcPr>
          <w:p w14:paraId="000006E2" w14:textId="77777777" w:rsidR="002045CD" w:rsidRDefault="005C60F8">
            <w:pPr>
              <w:spacing w:after="0" w:line="240" w:lineRule="auto"/>
              <w:jc w:val="right"/>
              <w:rPr>
                <w:color w:val="000000"/>
                <w:sz w:val="18"/>
                <w:szCs w:val="18"/>
              </w:rPr>
            </w:pPr>
            <w:r>
              <w:rPr>
                <w:sz w:val="18"/>
                <w:szCs w:val="18"/>
              </w:rPr>
              <w:t>2,900</w:t>
            </w:r>
          </w:p>
        </w:tc>
        <w:tc>
          <w:tcPr>
            <w:tcW w:w="845" w:type="dxa"/>
            <w:tcBorders>
              <w:top w:val="nil"/>
              <w:left w:val="nil"/>
              <w:bottom w:val="single" w:sz="4" w:space="0" w:color="000000"/>
              <w:right w:val="single" w:sz="4" w:space="0" w:color="000000"/>
            </w:tcBorders>
            <w:shd w:val="clear" w:color="auto" w:fill="auto"/>
          </w:tcPr>
          <w:p w14:paraId="000006E3" w14:textId="77777777" w:rsidR="002045CD" w:rsidRDefault="005C60F8">
            <w:pPr>
              <w:spacing w:after="0" w:line="240" w:lineRule="auto"/>
              <w:jc w:val="right"/>
              <w:rPr>
                <w:color w:val="000000"/>
                <w:sz w:val="18"/>
                <w:szCs w:val="18"/>
              </w:rPr>
            </w:pPr>
            <w:r>
              <w:rPr>
                <w:sz w:val="18"/>
                <w:szCs w:val="18"/>
              </w:rPr>
              <w:t>23.4%</w:t>
            </w:r>
          </w:p>
        </w:tc>
        <w:tc>
          <w:tcPr>
            <w:tcW w:w="1052" w:type="dxa"/>
            <w:tcBorders>
              <w:top w:val="nil"/>
              <w:left w:val="nil"/>
              <w:bottom w:val="single" w:sz="4" w:space="0" w:color="000000"/>
              <w:right w:val="single" w:sz="4" w:space="0" w:color="000000"/>
            </w:tcBorders>
            <w:shd w:val="clear" w:color="auto" w:fill="auto"/>
          </w:tcPr>
          <w:p w14:paraId="000006E4" w14:textId="77777777" w:rsidR="002045CD" w:rsidRDefault="005C60F8">
            <w:pPr>
              <w:spacing w:after="0" w:line="240" w:lineRule="auto"/>
              <w:jc w:val="right"/>
              <w:rPr>
                <w:color w:val="000000"/>
                <w:sz w:val="18"/>
                <w:szCs w:val="18"/>
              </w:rPr>
            </w:pPr>
            <w:r>
              <w:rPr>
                <w:sz w:val="18"/>
                <w:szCs w:val="18"/>
              </w:rPr>
              <w:t>-800</w:t>
            </w:r>
          </w:p>
        </w:tc>
        <w:tc>
          <w:tcPr>
            <w:tcW w:w="999" w:type="dxa"/>
            <w:tcBorders>
              <w:top w:val="nil"/>
              <w:left w:val="nil"/>
              <w:bottom w:val="single" w:sz="4" w:space="0" w:color="000000"/>
              <w:right w:val="single" w:sz="4" w:space="0" w:color="000000"/>
            </w:tcBorders>
            <w:shd w:val="clear" w:color="auto" w:fill="auto"/>
          </w:tcPr>
          <w:p w14:paraId="000006E5" w14:textId="77777777" w:rsidR="002045CD" w:rsidRDefault="005C60F8">
            <w:pPr>
              <w:spacing w:after="0" w:line="240" w:lineRule="auto"/>
              <w:jc w:val="right"/>
              <w:rPr>
                <w:color w:val="000000"/>
                <w:sz w:val="18"/>
                <w:szCs w:val="18"/>
              </w:rPr>
            </w:pPr>
            <w:r>
              <w:rPr>
                <w:sz w:val="18"/>
                <w:szCs w:val="18"/>
              </w:rPr>
              <w:t>-200</w:t>
            </w:r>
          </w:p>
        </w:tc>
        <w:tc>
          <w:tcPr>
            <w:tcW w:w="1029" w:type="dxa"/>
            <w:tcBorders>
              <w:top w:val="nil"/>
              <w:left w:val="nil"/>
              <w:bottom w:val="single" w:sz="4" w:space="0" w:color="000000"/>
              <w:right w:val="single" w:sz="4" w:space="0" w:color="000000"/>
            </w:tcBorders>
            <w:shd w:val="clear" w:color="auto" w:fill="auto"/>
          </w:tcPr>
          <w:p w14:paraId="000006E6"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6E7" w14:textId="77777777" w:rsidR="002045CD" w:rsidRDefault="005C60F8">
            <w:pPr>
              <w:spacing w:after="0" w:line="240" w:lineRule="auto"/>
              <w:jc w:val="right"/>
              <w:rPr>
                <w:color w:val="000000"/>
                <w:sz w:val="18"/>
                <w:szCs w:val="18"/>
              </w:rPr>
            </w:pPr>
            <w:r>
              <w:rPr>
                <w:sz w:val="18"/>
                <w:szCs w:val="18"/>
              </w:rPr>
              <w:t>-6.1%</w:t>
            </w:r>
          </w:p>
        </w:tc>
        <w:tc>
          <w:tcPr>
            <w:tcW w:w="1094" w:type="dxa"/>
            <w:tcBorders>
              <w:top w:val="nil"/>
              <w:left w:val="nil"/>
              <w:bottom w:val="single" w:sz="4" w:space="0" w:color="000000"/>
              <w:right w:val="single" w:sz="4" w:space="0" w:color="000000"/>
            </w:tcBorders>
            <w:shd w:val="clear" w:color="auto" w:fill="auto"/>
          </w:tcPr>
          <w:p w14:paraId="000006E8" w14:textId="77777777" w:rsidR="002045CD" w:rsidRDefault="005C60F8">
            <w:pPr>
              <w:spacing w:after="0" w:line="240" w:lineRule="auto"/>
              <w:jc w:val="right"/>
              <w:rPr>
                <w:color w:val="000000"/>
                <w:sz w:val="18"/>
                <w:szCs w:val="18"/>
              </w:rPr>
            </w:pPr>
            <w:r>
              <w:rPr>
                <w:sz w:val="18"/>
                <w:szCs w:val="18"/>
              </w:rPr>
              <w:t>-6.5%</w:t>
            </w:r>
          </w:p>
        </w:tc>
        <w:tc>
          <w:tcPr>
            <w:tcW w:w="1027" w:type="dxa"/>
            <w:tcBorders>
              <w:top w:val="nil"/>
              <w:left w:val="nil"/>
              <w:bottom w:val="single" w:sz="4" w:space="0" w:color="000000"/>
              <w:right w:val="single" w:sz="4" w:space="0" w:color="000000"/>
            </w:tcBorders>
            <w:shd w:val="clear" w:color="auto" w:fill="auto"/>
          </w:tcPr>
          <w:p w14:paraId="000006E9" w14:textId="77777777" w:rsidR="002045CD" w:rsidRDefault="005C60F8">
            <w:pPr>
              <w:spacing w:after="0" w:line="240" w:lineRule="auto"/>
              <w:jc w:val="right"/>
              <w:rPr>
                <w:color w:val="000000"/>
                <w:sz w:val="18"/>
                <w:szCs w:val="18"/>
              </w:rPr>
            </w:pPr>
            <w:r>
              <w:rPr>
                <w:sz w:val="18"/>
                <w:szCs w:val="18"/>
              </w:rPr>
              <w:t>-0.4%</w:t>
            </w:r>
          </w:p>
        </w:tc>
      </w:tr>
      <w:tr w:rsidR="002045CD" w14:paraId="6EE81378"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EA" w14:textId="77777777" w:rsidR="002045CD" w:rsidRDefault="005C60F8">
            <w:pPr>
              <w:spacing w:after="0" w:line="240" w:lineRule="auto"/>
              <w:rPr>
                <w:b/>
                <w:color w:val="000000"/>
                <w:sz w:val="18"/>
                <w:szCs w:val="18"/>
              </w:rPr>
            </w:pPr>
            <w:r>
              <w:rPr>
                <w:b/>
                <w:color w:val="000000"/>
                <w:sz w:val="18"/>
                <w:szCs w:val="18"/>
              </w:rPr>
              <w:t>Connecticut</w:t>
            </w:r>
          </w:p>
        </w:tc>
        <w:tc>
          <w:tcPr>
            <w:tcW w:w="1052" w:type="dxa"/>
            <w:tcBorders>
              <w:top w:val="nil"/>
              <w:left w:val="nil"/>
              <w:bottom w:val="single" w:sz="4" w:space="0" w:color="000000"/>
              <w:right w:val="single" w:sz="4" w:space="0" w:color="000000"/>
            </w:tcBorders>
            <w:shd w:val="clear" w:color="auto" w:fill="auto"/>
            <w:vAlign w:val="bottom"/>
          </w:tcPr>
          <w:p w14:paraId="000006EB" w14:textId="77777777" w:rsidR="002045CD" w:rsidRDefault="005C60F8">
            <w:pPr>
              <w:spacing w:after="0" w:line="240" w:lineRule="auto"/>
              <w:jc w:val="right"/>
              <w:rPr>
                <w:color w:val="000000"/>
                <w:sz w:val="18"/>
                <w:szCs w:val="18"/>
              </w:rPr>
            </w:pPr>
            <w:r>
              <w:rPr>
                <w:color w:val="000000"/>
                <w:sz w:val="18"/>
                <w:szCs w:val="18"/>
              </w:rPr>
              <w:t>8,800</w:t>
            </w:r>
          </w:p>
        </w:tc>
        <w:tc>
          <w:tcPr>
            <w:tcW w:w="1029" w:type="dxa"/>
            <w:tcBorders>
              <w:top w:val="nil"/>
              <w:left w:val="nil"/>
              <w:bottom w:val="single" w:sz="4" w:space="0" w:color="000000"/>
              <w:right w:val="single" w:sz="4" w:space="0" w:color="000000"/>
            </w:tcBorders>
            <w:shd w:val="clear" w:color="auto" w:fill="auto"/>
            <w:vAlign w:val="bottom"/>
          </w:tcPr>
          <w:p w14:paraId="000006EC" w14:textId="77777777" w:rsidR="002045CD" w:rsidRDefault="005C60F8">
            <w:pPr>
              <w:spacing w:after="0" w:line="240" w:lineRule="auto"/>
              <w:jc w:val="right"/>
              <w:rPr>
                <w:color w:val="000000"/>
                <w:sz w:val="18"/>
                <w:szCs w:val="18"/>
              </w:rPr>
            </w:pPr>
            <w:r>
              <w:rPr>
                <w:color w:val="000000"/>
                <w:sz w:val="18"/>
                <w:szCs w:val="18"/>
              </w:rPr>
              <w:t>1,600</w:t>
            </w:r>
          </w:p>
        </w:tc>
        <w:tc>
          <w:tcPr>
            <w:tcW w:w="915" w:type="dxa"/>
            <w:tcBorders>
              <w:top w:val="nil"/>
              <w:left w:val="nil"/>
              <w:bottom w:val="single" w:sz="4" w:space="0" w:color="000000"/>
              <w:right w:val="single" w:sz="4" w:space="0" w:color="000000"/>
            </w:tcBorders>
            <w:shd w:val="clear" w:color="auto" w:fill="auto"/>
            <w:vAlign w:val="bottom"/>
          </w:tcPr>
          <w:p w14:paraId="000006ED" w14:textId="77777777" w:rsidR="002045CD" w:rsidRDefault="005C60F8">
            <w:pPr>
              <w:spacing w:after="0" w:line="240" w:lineRule="auto"/>
              <w:jc w:val="right"/>
              <w:rPr>
                <w:color w:val="000000"/>
                <w:sz w:val="18"/>
                <w:szCs w:val="18"/>
              </w:rPr>
            </w:pPr>
            <w:r>
              <w:rPr>
                <w:color w:val="000000"/>
                <w:sz w:val="18"/>
                <w:szCs w:val="18"/>
              </w:rPr>
              <w:t>18.2%</w:t>
            </w:r>
          </w:p>
        </w:tc>
        <w:tc>
          <w:tcPr>
            <w:tcW w:w="1144" w:type="dxa"/>
            <w:tcBorders>
              <w:top w:val="nil"/>
              <w:left w:val="nil"/>
              <w:bottom w:val="single" w:sz="4" w:space="0" w:color="000000"/>
              <w:right w:val="single" w:sz="4" w:space="0" w:color="000000"/>
            </w:tcBorders>
            <w:shd w:val="clear" w:color="auto" w:fill="auto"/>
            <w:vAlign w:val="bottom"/>
          </w:tcPr>
          <w:p w14:paraId="000006EE" w14:textId="77777777" w:rsidR="002045CD" w:rsidRDefault="005C60F8">
            <w:pPr>
              <w:spacing w:after="0" w:line="240" w:lineRule="auto"/>
              <w:jc w:val="right"/>
              <w:rPr>
                <w:color w:val="000000"/>
                <w:sz w:val="18"/>
                <w:szCs w:val="18"/>
              </w:rPr>
            </w:pPr>
            <w:r>
              <w:rPr>
                <w:color w:val="000000"/>
                <w:sz w:val="18"/>
                <w:szCs w:val="18"/>
              </w:rPr>
              <w:t>8,300</w:t>
            </w:r>
          </w:p>
        </w:tc>
        <w:tc>
          <w:tcPr>
            <w:tcW w:w="1029" w:type="dxa"/>
            <w:tcBorders>
              <w:top w:val="nil"/>
              <w:left w:val="nil"/>
              <w:bottom w:val="single" w:sz="4" w:space="0" w:color="000000"/>
              <w:right w:val="single" w:sz="4" w:space="0" w:color="000000"/>
            </w:tcBorders>
            <w:shd w:val="clear" w:color="auto" w:fill="auto"/>
          </w:tcPr>
          <w:p w14:paraId="000006EF" w14:textId="77777777" w:rsidR="002045CD" w:rsidRDefault="005C60F8">
            <w:pPr>
              <w:spacing w:after="0" w:line="240" w:lineRule="auto"/>
              <w:jc w:val="right"/>
              <w:rPr>
                <w:color w:val="000000"/>
                <w:sz w:val="18"/>
                <w:szCs w:val="18"/>
              </w:rPr>
            </w:pPr>
            <w:r>
              <w:rPr>
                <w:sz w:val="18"/>
                <w:szCs w:val="18"/>
              </w:rPr>
              <w:t>1,500</w:t>
            </w:r>
          </w:p>
        </w:tc>
        <w:tc>
          <w:tcPr>
            <w:tcW w:w="845" w:type="dxa"/>
            <w:tcBorders>
              <w:top w:val="nil"/>
              <w:left w:val="nil"/>
              <w:bottom w:val="single" w:sz="4" w:space="0" w:color="000000"/>
              <w:right w:val="single" w:sz="4" w:space="0" w:color="000000"/>
            </w:tcBorders>
            <w:shd w:val="clear" w:color="auto" w:fill="auto"/>
          </w:tcPr>
          <w:p w14:paraId="000006F0" w14:textId="77777777" w:rsidR="002045CD" w:rsidRDefault="005C60F8">
            <w:pPr>
              <w:spacing w:after="0" w:line="240" w:lineRule="auto"/>
              <w:jc w:val="right"/>
              <w:rPr>
                <w:color w:val="000000"/>
                <w:sz w:val="18"/>
                <w:szCs w:val="18"/>
              </w:rPr>
            </w:pPr>
            <w:r>
              <w:rPr>
                <w:sz w:val="18"/>
                <w:szCs w:val="18"/>
              </w:rPr>
              <w:t>18.1%</w:t>
            </w:r>
          </w:p>
        </w:tc>
        <w:tc>
          <w:tcPr>
            <w:tcW w:w="1052" w:type="dxa"/>
            <w:tcBorders>
              <w:top w:val="nil"/>
              <w:left w:val="nil"/>
              <w:bottom w:val="single" w:sz="4" w:space="0" w:color="000000"/>
              <w:right w:val="single" w:sz="4" w:space="0" w:color="000000"/>
            </w:tcBorders>
            <w:shd w:val="clear" w:color="auto" w:fill="auto"/>
          </w:tcPr>
          <w:p w14:paraId="000006F1" w14:textId="77777777" w:rsidR="002045CD" w:rsidRDefault="005C60F8">
            <w:pPr>
              <w:spacing w:after="0" w:line="240" w:lineRule="auto"/>
              <w:jc w:val="right"/>
              <w:rPr>
                <w:color w:val="000000"/>
                <w:sz w:val="18"/>
                <w:szCs w:val="18"/>
              </w:rPr>
            </w:pPr>
            <w:r>
              <w:rPr>
                <w:sz w:val="18"/>
                <w:szCs w:val="18"/>
              </w:rPr>
              <w:t>-500</w:t>
            </w:r>
          </w:p>
        </w:tc>
        <w:tc>
          <w:tcPr>
            <w:tcW w:w="999" w:type="dxa"/>
            <w:tcBorders>
              <w:top w:val="nil"/>
              <w:left w:val="nil"/>
              <w:bottom w:val="single" w:sz="4" w:space="0" w:color="000000"/>
              <w:right w:val="single" w:sz="4" w:space="0" w:color="000000"/>
            </w:tcBorders>
            <w:shd w:val="clear" w:color="auto" w:fill="auto"/>
          </w:tcPr>
          <w:p w14:paraId="000006F2"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6F3"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6F4" w14:textId="77777777" w:rsidR="002045CD" w:rsidRDefault="005C60F8">
            <w:pPr>
              <w:spacing w:after="0" w:line="240" w:lineRule="auto"/>
              <w:jc w:val="right"/>
              <w:rPr>
                <w:color w:val="000000"/>
                <w:sz w:val="18"/>
                <w:szCs w:val="18"/>
              </w:rPr>
            </w:pPr>
            <w:r>
              <w:rPr>
                <w:sz w:val="18"/>
                <w:szCs w:val="18"/>
              </w:rPr>
              <w:t>-5.7%</w:t>
            </w:r>
          </w:p>
        </w:tc>
        <w:tc>
          <w:tcPr>
            <w:tcW w:w="1094" w:type="dxa"/>
            <w:tcBorders>
              <w:top w:val="nil"/>
              <w:left w:val="nil"/>
              <w:bottom w:val="single" w:sz="4" w:space="0" w:color="000000"/>
              <w:right w:val="single" w:sz="4" w:space="0" w:color="000000"/>
            </w:tcBorders>
            <w:shd w:val="clear" w:color="auto" w:fill="auto"/>
          </w:tcPr>
          <w:p w14:paraId="000006F5" w14:textId="77777777" w:rsidR="002045CD" w:rsidRDefault="005C60F8">
            <w:pPr>
              <w:spacing w:after="0" w:line="240" w:lineRule="auto"/>
              <w:jc w:val="right"/>
              <w:rPr>
                <w:color w:val="000000"/>
                <w:sz w:val="18"/>
                <w:szCs w:val="18"/>
              </w:rPr>
            </w:pPr>
            <w:r>
              <w:rPr>
                <w:sz w:val="18"/>
                <w:szCs w:val="18"/>
              </w:rPr>
              <w:t>-6.3%</w:t>
            </w:r>
          </w:p>
        </w:tc>
        <w:tc>
          <w:tcPr>
            <w:tcW w:w="1027" w:type="dxa"/>
            <w:tcBorders>
              <w:top w:val="nil"/>
              <w:left w:val="nil"/>
              <w:bottom w:val="single" w:sz="4" w:space="0" w:color="000000"/>
              <w:right w:val="single" w:sz="4" w:space="0" w:color="000000"/>
            </w:tcBorders>
            <w:shd w:val="clear" w:color="auto" w:fill="auto"/>
          </w:tcPr>
          <w:p w14:paraId="000006F6" w14:textId="77777777" w:rsidR="002045CD" w:rsidRDefault="005C60F8">
            <w:pPr>
              <w:spacing w:after="0" w:line="240" w:lineRule="auto"/>
              <w:jc w:val="right"/>
              <w:rPr>
                <w:color w:val="000000"/>
                <w:sz w:val="18"/>
                <w:szCs w:val="18"/>
              </w:rPr>
            </w:pPr>
            <w:r>
              <w:rPr>
                <w:sz w:val="18"/>
                <w:szCs w:val="18"/>
              </w:rPr>
              <w:t>-0.6%</w:t>
            </w:r>
          </w:p>
        </w:tc>
      </w:tr>
      <w:tr w:rsidR="002045CD" w14:paraId="583FD23C"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6F7" w14:textId="77777777" w:rsidR="002045CD" w:rsidRDefault="005C60F8">
            <w:pPr>
              <w:spacing w:after="0" w:line="240" w:lineRule="auto"/>
              <w:rPr>
                <w:b/>
                <w:color w:val="000000"/>
                <w:sz w:val="18"/>
                <w:szCs w:val="18"/>
              </w:rPr>
            </w:pPr>
            <w:r>
              <w:rPr>
                <w:b/>
                <w:color w:val="000000"/>
                <w:sz w:val="18"/>
                <w:szCs w:val="18"/>
              </w:rPr>
              <w:t>Delaware</w:t>
            </w:r>
          </w:p>
        </w:tc>
        <w:tc>
          <w:tcPr>
            <w:tcW w:w="1052" w:type="dxa"/>
            <w:tcBorders>
              <w:top w:val="nil"/>
              <w:left w:val="nil"/>
              <w:bottom w:val="single" w:sz="4" w:space="0" w:color="000000"/>
              <w:right w:val="single" w:sz="4" w:space="0" w:color="000000"/>
            </w:tcBorders>
            <w:shd w:val="clear" w:color="auto" w:fill="auto"/>
            <w:vAlign w:val="bottom"/>
          </w:tcPr>
          <w:p w14:paraId="000006F8" w14:textId="77777777" w:rsidR="002045CD" w:rsidRDefault="005C60F8">
            <w:pPr>
              <w:spacing w:after="0" w:line="240" w:lineRule="auto"/>
              <w:jc w:val="right"/>
              <w:rPr>
                <w:color w:val="000000"/>
                <w:sz w:val="18"/>
                <w:szCs w:val="18"/>
              </w:rPr>
            </w:pPr>
            <w:r>
              <w:rPr>
                <w:color w:val="000000"/>
                <w:sz w:val="18"/>
                <w:szCs w:val="18"/>
              </w:rPr>
              <w:t>2,200</w:t>
            </w:r>
          </w:p>
        </w:tc>
        <w:tc>
          <w:tcPr>
            <w:tcW w:w="1029" w:type="dxa"/>
            <w:tcBorders>
              <w:top w:val="nil"/>
              <w:left w:val="nil"/>
              <w:bottom w:val="single" w:sz="4" w:space="0" w:color="000000"/>
              <w:right w:val="single" w:sz="4" w:space="0" w:color="000000"/>
            </w:tcBorders>
            <w:shd w:val="clear" w:color="auto" w:fill="auto"/>
            <w:vAlign w:val="bottom"/>
          </w:tcPr>
          <w:p w14:paraId="000006F9" w14:textId="77777777" w:rsidR="002045CD" w:rsidRDefault="005C60F8">
            <w:pPr>
              <w:spacing w:after="0" w:line="240" w:lineRule="auto"/>
              <w:jc w:val="right"/>
              <w:rPr>
                <w:color w:val="000000"/>
                <w:sz w:val="18"/>
                <w:szCs w:val="18"/>
              </w:rPr>
            </w:pPr>
            <w:r>
              <w:rPr>
                <w:color w:val="000000"/>
                <w:sz w:val="18"/>
                <w:szCs w:val="18"/>
              </w:rPr>
              <w:t>400</w:t>
            </w:r>
          </w:p>
        </w:tc>
        <w:tc>
          <w:tcPr>
            <w:tcW w:w="915" w:type="dxa"/>
            <w:tcBorders>
              <w:top w:val="nil"/>
              <w:left w:val="nil"/>
              <w:bottom w:val="single" w:sz="4" w:space="0" w:color="000000"/>
              <w:right w:val="single" w:sz="4" w:space="0" w:color="000000"/>
            </w:tcBorders>
            <w:shd w:val="clear" w:color="auto" w:fill="auto"/>
            <w:vAlign w:val="bottom"/>
          </w:tcPr>
          <w:p w14:paraId="000006FA" w14:textId="77777777" w:rsidR="002045CD" w:rsidRDefault="005C60F8">
            <w:pPr>
              <w:spacing w:after="0" w:line="240" w:lineRule="auto"/>
              <w:jc w:val="right"/>
              <w:rPr>
                <w:color w:val="000000"/>
                <w:sz w:val="18"/>
                <w:szCs w:val="18"/>
              </w:rPr>
            </w:pPr>
            <w:r>
              <w:rPr>
                <w:color w:val="000000"/>
                <w:sz w:val="18"/>
                <w:szCs w:val="18"/>
              </w:rPr>
              <w:t>18.2%</w:t>
            </w:r>
          </w:p>
        </w:tc>
        <w:tc>
          <w:tcPr>
            <w:tcW w:w="1144" w:type="dxa"/>
            <w:tcBorders>
              <w:top w:val="nil"/>
              <w:left w:val="nil"/>
              <w:bottom w:val="single" w:sz="4" w:space="0" w:color="000000"/>
              <w:right w:val="single" w:sz="4" w:space="0" w:color="000000"/>
            </w:tcBorders>
            <w:shd w:val="clear" w:color="auto" w:fill="auto"/>
            <w:vAlign w:val="bottom"/>
          </w:tcPr>
          <w:p w14:paraId="000006FB" w14:textId="77777777" w:rsidR="002045CD" w:rsidRDefault="005C60F8">
            <w:pPr>
              <w:spacing w:after="0" w:line="240" w:lineRule="auto"/>
              <w:jc w:val="right"/>
              <w:rPr>
                <w:color w:val="000000"/>
                <w:sz w:val="18"/>
                <w:szCs w:val="18"/>
              </w:rPr>
            </w:pPr>
            <w:r>
              <w:rPr>
                <w:color w:val="000000"/>
                <w:sz w:val="18"/>
                <w:szCs w:val="18"/>
              </w:rPr>
              <w:t>2,000</w:t>
            </w:r>
          </w:p>
        </w:tc>
        <w:tc>
          <w:tcPr>
            <w:tcW w:w="1029" w:type="dxa"/>
            <w:tcBorders>
              <w:top w:val="nil"/>
              <w:left w:val="nil"/>
              <w:bottom w:val="single" w:sz="4" w:space="0" w:color="000000"/>
              <w:right w:val="single" w:sz="4" w:space="0" w:color="000000"/>
            </w:tcBorders>
            <w:shd w:val="clear" w:color="auto" w:fill="auto"/>
          </w:tcPr>
          <w:p w14:paraId="000006FC" w14:textId="77777777" w:rsidR="002045CD" w:rsidRDefault="005C60F8">
            <w:pPr>
              <w:spacing w:after="0" w:line="240" w:lineRule="auto"/>
              <w:jc w:val="right"/>
              <w:rPr>
                <w:color w:val="000000"/>
                <w:sz w:val="18"/>
                <w:szCs w:val="18"/>
              </w:rPr>
            </w:pPr>
            <w:r>
              <w:rPr>
                <w:sz w:val="18"/>
                <w:szCs w:val="18"/>
              </w:rPr>
              <w:t>300</w:t>
            </w:r>
          </w:p>
        </w:tc>
        <w:tc>
          <w:tcPr>
            <w:tcW w:w="845" w:type="dxa"/>
            <w:tcBorders>
              <w:top w:val="nil"/>
              <w:left w:val="nil"/>
              <w:bottom w:val="single" w:sz="4" w:space="0" w:color="000000"/>
              <w:right w:val="single" w:sz="4" w:space="0" w:color="000000"/>
            </w:tcBorders>
            <w:shd w:val="clear" w:color="auto" w:fill="auto"/>
          </w:tcPr>
          <w:p w14:paraId="000006FD" w14:textId="77777777" w:rsidR="002045CD" w:rsidRDefault="005C60F8">
            <w:pPr>
              <w:spacing w:after="0" w:line="240" w:lineRule="auto"/>
              <w:jc w:val="right"/>
              <w:rPr>
                <w:color w:val="000000"/>
                <w:sz w:val="18"/>
                <w:szCs w:val="18"/>
              </w:rPr>
            </w:pPr>
            <w:r>
              <w:rPr>
                <w:sz w:val="18"/>
                <w:szCs w:val="18"/>
              </w:rPr>
              <w:t>15.0%</w:t>
            </w:r>
          </w:p>
        </w:tc>
        <w:tc>
          <w:tcPr>
            <w:tcW w:w="1052" w:type="dxa"/>
            <w:tcBorders>
              <w:top w:val="nil"/>
              <w:left w:val="nil"/>
              <w:bottom w:val="single" w:sz="4" w:space="0" w:color="000000"/>
              <w:right w:val="single" w:sz="4" w:space="0" w:color="000000"/>
            </w:tcBorders>
            <w:shd w:val="clear" w:color="auto" w:fill="auto"/>
          </w:tcPr>
          <w:p w14:paraId="000006FE" w14:textId="77777777" w:rsidR="002045CD" w:rsidRDefault="005C60F8">
            <w:pPr>
              <w:spacing w:after="0" w:line="240" w:lineRule="auto"/>
              <w:jc w:val="right"/>
              <w:rPr>
                <w:color w:val="000000"/>
                <w:sz w:val="18"/>
                <w:szCs w:val="18"/>
              </w:rPr>
            </w:pPr>
            <w:r>
              <w:rPr>
                <w:sz w:val="18"/>
                <w:szCs w:val="18"/>
              </w:rPr>
              <w:t>-200</w:t>
            </w:r>
          </w:p>
        </w:tc>
        <w:tc>
          <w:tcPr>
            <w:tcW w:w="999" w:type="dxa"/>
            <w:tcBorders>
              <w:top w:val="nil"/>
              <w:left w:val="nil"/>
              <w:bottom w:val="single" w:sz="4" w:space="0" w:color="000000"/>
              <w:right w:val="single" w:sz="4" w:space="0" w:color="000000"/>
            </w:tcBorders>
            <w:shd w:val="clear" w:color="auto" w:fill="auto"/>
          </w:tcPr>
          <w:p w14:paraId="000006FF"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00" w14:textId="77777777" w:rsidR="002045CD" w:rsidRDefault="005C60F8">
            <w:pPr>
              <w:spacing w:after="0" w:line="240" w:lineRule="auto"/>
              <w:jc w:val="right"/>
              <w:rPr>
                <w:color w:val="000000"/>
                <w:sz w:val="18"/>
                <w:szCs w:val="18"/>
                <w:highlight w:val="yellow"/>
              </w:rPr>
            </w:pPr>
            <w:r>
              <w:rPr>
                <w:sz w:val="18"/>
                <w:szCs w:val="18"/>
                <w:highlight w:val="yellow"/>
              </w:rPr>
              <w:t>-3.2%</w:t>
            </w:r>
          </w:p>
        </w:tc>
        <w:tc>
          <w:tcPr>
            <w:tcW w:w="1052" w:type="dxa"/>
            <w:tcBorders>
              <w:top w:val="nil"/>
              <w:left w:val="nil"/>
              <w:bottom w:val="single" w:sz="4" w:space="0" w:color="000000"/>
              <w:right w:val="single" w:sz="4" w:space="0" w:color="000000"/>
            </w:tcBorders>
            <w:shd w:val="clear" w:color="auto" w:fill="auto"/>
          </w:tcPr>
          <w:p w14:paraId="00000701" w14:textId="77777777" w:rsidR="002045CD" w:rsidRDefault="005C60F8">
            <w:pPr>
              <w:spacing w:after="0" w:line="240" w:lineRule="auto"/>
              <w:jc w:val="right"/>
              <w:rPr>
                <w:color w:val="000000"/>
                <w:sz w:val="18"/>
                <w:szCs w:val="18"/>
              </w:rPr>
            </w:pPr>
            <w:r>
              <w:rPr>
                <w:sz w:val="18"/>
                <w:szCs w:val="18"/>
              </w:rPr>
              <w:t>-9.1%</w:t>
            </w:r>
          </w:p>
        </w:tc>
        <w:tc>
          <w:tcPr>
            <w:tcW w:w="1094" w:type="dxa"/>
            <w:tcBorders>
              <w:top w:val="nil"/>
              <w:left w:val="nil"/>
              <w:bottom w:val="single" w:sz="4" w:space="0" w:color="000000"/>
              <w:right w:val="single" w:sz="4" w:space="0" w:color="000000"/>
            </w:tcBorders>
            <w:shd w:val="clear" w:color="auto" w:fill="auto"/>
          </w:tcPr>
          <w:p w14:paraId="00000702" w14:textId="77777777" w:rsidR="002045CD" w:rsidRDefault="005C60F8">
            <w:pPr>
              <w:spacing w:after="0" w:line="240" w:lineRule="auto"/>
              <w:jc w:val="right"/>
              <w:rPr>
                <w:color w:val="000000"/>
                <w:sz w:val="18"/>
                <w:szCs w:val="18"/>
              </w:rPr>
            </w:pPr>
            <w:r>
              <w:rPr>
                <w:sz w:val="18"/>
                <w:szCs w:val="18"/>
              </w:rPr>
              <w:t>-25.0%</w:t>
            </w:r>
          </w:p>
        </w:tc>
        <w:tc>
          <w:tcPr>
            <w:tcW w:w="1027" w:type="dxa"/>
            <w:tcBorders>
              <w:top w:val="nil"/>
              <w:left w:val="nil"/>
              <w:bottom w:val="single" w:sz="4" w:space="0" w:color="000000"/>
              <w:right w:val="single" w:sz="4" w:space="0" w:color="000000"/>
            </w:tcBorders>
            <w:shd w:val="clear" w:color="auto" w:fill="auto"/>
          </w:tcPr>
          <w:p w14:paraId="00000703" w14:textId="77777777" w:rsidR="002045CD" w:rsidRDefault="005C60F8">
            <w:pPr>
              <w:spacing w:after="0" w:line="240" w:lineRule="auto"/>
              <w:jc w:val="right"/>
              <w:rPr>
                <w:color w:val="000000"/>
                <w:sz w:val="18"/>
                <w:szCs w:val="18"/>
              </w:rPr>
            </w:pPr>
            <w:r>
              <w:rPr>
                <w:sz w:val="18"/>
                <w:szCs w:val="18"/>
              </w:rPr>
              <w:t>-17.5%</w:t>
            </w:r>
          </w:p>
        </w:tc>
      </w:tr>
      <w:tr w:rsidR="002045CD" w14:paraId="23713A84"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04" w14:textId="77777777" w:rsidR="002045CD" w:rsidRDefault="005C60F8">
            <w:pPr>
              <w:spacing w:after="0" w:line="240" w:lineRule="auto"/>
              <w:rPr>
                <w:b/>
                <w:color w:val="000000"/>
                <w:sz w:val="18"/>
                <w:szCs w:val="18"/>
              </w:rPr>
            </w:pPr>
            <w:r>
              <w:rPr>
                <w:b/>
                <w:color w:val="000000"/>
                <w:sz w:val="18"/>
                <w:szCs w:val="18"/>
              </w:rPr>
              <w:t>D.C.</w:t>
            </w:r>
          </w:p>
        </w:tc>
        <w:tc>
          <w:tcPr>
            <w:tcW w:w="1052" w:type="dxa"/>
            <w:tcBorders>
              <w:top w:val="nil"/>
              <w:left w:val="nil"/>
              <w:bottom w:val="single" w:sz="4" w:space="0" w:color="000000"/>
              <w:right w:val="single" w:sz="4" w:space="0" w:color="000000"/>
            </w:tcBorders>
            <w:shd w:val="clear" w:color="auto" w:fill="auto"/>
            <w:vAlign w:val="bottom"/>
          </w:tcPr>
          <w:p w14:paraId="00000705" w14:textId="77777777" w:rsidR="002045CD" w:rsidRDefault="005C60F8">
            <w:pPr>
              <w:spacing w:after="0" w:line="240" w:lineRule="auto"/>
              <w:jc w:val="right"/>
              <w:rPr>
                <w:color w:val="000000"/>
                <w:sz w:val="18"/>
                <w:szCs w:val="18"/>
              </w:rPr>
            </w:pPr>
            <w:r>
              <w:rPr>
                <w:color w:val="000000"/>
                <w:sz w:val="18"/>
                <w:szCs w:val="18"/>
              </w:rPr>
              <w:t>1,100</w:t>
            </w:r>
          </w:p>
        </w:tc>
        <w:tc>
          <w:tcPr>
            <w:tcW w:w="1029" w:type="dxa"/>
            <w:tcBorders>
              <w:top w:val="nil"/>
              <w:left w:val="nil"/>
              <w:bottom w:val="single" w:sz="4" w:space="0" w:color="000000"/>
              <w:right w:val="single" w:sz="4" w:space="0" w:color="000000"/>
            </w:tcBorders>
            <w:shd w:val="clear" w:color="auto" w:fill="auto"/>
            <w:vAlign w:val="bottom"/>
          </w:tcPr>
          <w:p w14:paraId="00000706" w14:textId="77777777" w:rsidR="002045CD" w:rsidRDefault="005C60F8">
            <w:pPr>
              <w:spacing w:after="0" w:line="240" w:lineRule="auto"/>
              <w:jc w:val="right"/>
              <w:rPr>
                <w:color w:val="000000"/>
                <w:sz w:val="18"/>
                <w:szCs w:val="18"/>
              </w:rPr>
            </w:pPr>
            <w:r>
              <w:rPr>
                <w:color w:val="000000"/>
                <w:sz w:val="18"/>
                <w:szCs w:val="18"/>
              </w:rPr>
              <w:t>300</w:t>
            </w:r>
          </w:p>
        </w:tc>
        <w:tc>
          <w:tcPr>
            <w:tcW w:w="915" w:type="dxa"/>
            <w:tcBorders>
              <w:top w:val="nil"/>
              <w:left w:val="nil"/>
              <w:bottom w:val="single" w:sz="4" w:space="0" w:color="000000"/>
              <w:right w:val="single" w:sz="4" w:space="0" w:color="000000"/>
            </w:tcBorders>
            <w:shd w:val="clear" w:color="auto" w:fill="auto"/>
            <w:vAlign w:val="bottom"/>
          </w:tcPr>
          <w:p w14:paraId="00000707" w14:textId="77777777" w:rsidR="002045CD" w:rsidRDefault="005C60F8">
            <w:pPr>
              <w:spacing w:after="0" w:line="240" w:lineRule="auto"/>
              <w:jc w:val="right"/>
              <w:rPr>
                <w:color w:val="000000"/>
                <w:sz w:val="18"/>
                <w:szCs w:val="18"/>
              </w:rPr>
            </w:pPr>
            <w:r>
              <w:rPr>
                <w:color w:val="000000"/>
                <w:sz w:val="18"/>
                <w:szCs w:val="18"/>
              </w:rPr>
              <w:t>27.3%</w:t>
            </w:r>
          </w:p>
        </w:tc>
        <w:tc>
          <w:tcPr>
            <w:tcW w:w="1144" w:type="dxa"/>
            <w:tcBorders>
              <w:top w:val="nil"/>
              <w:left w:val="nil"/>
              <w:bottom w:val="single" w:sz="4" w:space="0" w:color="000000"/>
              <w:right w:val="single" w:sz="4" w:space="0" w:color="000000"/>
            </w:tcBorders>
            <w:shd w:val="clear" w:color="auto" w:fill="auto"/>
            <w:vAlign w:val="bottom"/>
          </w:tcPr>
          <w:p w14:paraId="00000708" w14:textId="77777777" w:rsidR="002045CD" w:rsidRDefault="005C60F8">
            <w:pPr>
              <w:spacing w:after="0" w:line="240" w:lineRule="auto"/>
              <w:jc w:val="right"/>
              <w:rPr>
                <w:color w:val="000000"/>
                <w:sz w:val="18"/>
                <w:szCs w:val="18"/>
              </w:rPr>
            </w:pPr>
            <w:r>
              <w:rPr>
                <w:color w:val="000000"/>
                <w:sz w:val="18"/>
                <w:szCs w:val="18"/>
              </w:rPr>
              <w:t>1,400</w:t>
            </w:r>
          </w:p>
        </w:tc>
        <w:tc>
          <w:tcPr>
            <w:tcW w:w="1029" w:type="dxa"/>
            <w:tcBorders>
              <w:top w:val="nil"/>
              <w:left w:val="nil"/>
              <w:bottom w:val="single" w:sz="4" w:space="0" w:color="000000"/>
              <w:right w:val="single" w:sz="4" w:space="0" w:color="000000"/>
            </w:tcBorders>
            <w:shd w:val="clear" w:color="auto" w:fill="auto"/>
          </w:tcPr>
          <w:p w14:paraId="00000709" w14:textId="77777777" w:rsidR="002045CD" w:rsidRDefault="005C60F8">
            <w:pPr>
              <w:spacing w:after="0" w:line="240" w:lineRule="auto"/>
              <w:jc w:val="right"/>
              <w:rPr>
                <w:color w:val="000000"/>
                <w:sz w:val="18"/>
                <w:szCs w:val="18"/>
              </w:rPr>
            </w:pPr>
            <w:r>
              <w:rPr>
                <w:sz w:val="18"/>
                <w:szCs w:val="18"/>
              </w:rPr>
              <w:t>400</w:t>
            </w:r>
          </w:p>
        </w:tc>
        <w:tc>
          <w:tcPr>
            <w:tcW w:w="845" w:type="dxa"/>
            <w:tcBorders>
              <w:top w:val="nil"/>
              <w:left w:val="nil"/>
              <w:bottom w:val="single" w:sz="4" w:space="0" w:color="000000"/>
              <w:right w:val="single" w:sz="4" w:space="0" w:color="000000"/>
            </w:tcBorders>
            <w:shd w:val="clear" w:color="auto" w:fill="auto"/>
          </w:tcPr>
          <w:p w14:paraId="0000070A" w14:textId="77777777" w:rsidR="002045CD" w:rsidRDefault="005C60F8">
            <w:pPr>
              <w:spacing w:after="0" w:line="240" w:lineRule="auto"/>
              <w:jc w:val="right"/>
              <w:rPr>
                <w:color w:val="000000"/>
                <w:sz w:val="18"/>
                <w:szCs w:val="18"/>
              </w:rPr>
            </w:pPr>
            <w:r>
              <w:rPr>
                <w:sz w:val="18"/>
                <w:szCs w:val="18"/>
              </w:rPr>
              <w:t>28.6%</w:t>
            </w:r>
          </w:p>
        </w:tc>
        <w:tc>
          <w:tcPr>
            <w:tcW w:w="1052" w:type="dxa"/>
            <w:tcBorders>
              <w:top w:val="nil"/>
              <w:left w:val="nil"/>
              <w:bottom w:val="single" w:sz="4" w:space="0" w:color="000000"/>
              <w:right w:val="single" w:sz="4" w:space="0" w:color="000000"/>
            </w:tcBorders>
            <w:shd w:val="clear" w:color="auto" w:fill="auto"/>
          </w:tcPr>
          <w:p w14:paraId="0000070B" w14:textId="77777777" w:rsidR="002045CD" w:rsidRDefault="005C60F8">
            <w:pPr>
              <w:spacing w:after="0" w:line="240" w:lineRule="auto"/>
              <w:jc w:val="right"/>
              <w:rPr>
                <w:color w:val="000000"/>
                <w:sz w:val="18"/>
                <w:szCs w:val="18"/>
              </w:rPr>
            </w:pPr>
            <w:r>
              <w:rPr>
                <w:sz w:val="18"/>
                <w:szCs w:val="18"/>
              </w:rPr>
              <w:t>300</w:t>
            </w:r>
          </w:p>
        </w:tc>
        <w:tc>
          <w:tcPr>
            <w:tcW w:w="999" w:type="dxa"/>
            <w:tcBorders>
              <w:top w:val="nil"/>
              <w:left w:val="nil"/>
              <w:bottom w:val="single" w:sz="4" w:space="0" w:color="000000"/>
              <w:right w:val="single" w:sz="4" w:space="0" w:color="000000"/>
            </w:tcBorders>
            <w:shd w:val="clear" w:color="auto" w:fill="auto"/>
          </w:tcPr>
          <w:p w14:paraId="0000070C"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0D" w14:textId="77777777" w:rsidR="002045CD" w:rsidRDefault="005C60F8">
            <w:pPr>
              <w:spacing w:after="0" w:line="240" w:lineRule="auto"/>
              <w:jc w:val="right"/>
              <w:rPr>
                <w:color w:val="000000"/>
                <w:sz w:val="18"/>
                <w:szCs w:val="18"/>
              </w:rPr>
            </w:pPr>
            <w:r>
              <w:rPr>
                <w:sz w:val="18"/>
                <w:szCs w:val="18"/>
              </w:rPr>
              <w:t>1.3%</w:t>
            </w:r>
          </w:p>
        </w:tc>
        <w:tc>
          <w:tcPr>
            <w:tcW w:w="1052" w:type="dxa"/>
            <w:tcBorders>
              <w:top w:val="nil"/>
              <w:left w:val="nil"/>
              <w:bottom w:val="single" w:sz="4" w:space="0" w:color="000000"/>
              <w:right w:val="single" w:sz="4" w:space="0" w:color="000000"/>
            </w:tcBorders>
            <w:shd w:val="clear" w:color="auto" w:fill="auto"/>
          </w:tcPr>
          <w:p w14:paraId="0000070E" w14:textId="77777777" w:rsidR="002045CD" w:rsidRDefault="005C60F8">
            <w:pPr>
              <w:spacing w:after="0" w:line="240" w:lineRule="auto"/>
              <w:jc w:val="right"/>
              <w:rPr>
                <w:color w:val="000000"/>
                <w:sz w:val="18"/>
                <w:szCs w:val="18"/>
              </w:rPr>
            </w:pPr>
            <w:r>
              <w:rPr>
                <w:sz w:val="18"/>
                <w:szCs w:val="18"/>
              </w:rPr>
              <w:t>27.3%</w:t>
            </w:r>
          </w:p>
        </w:tc>
        <w:tc>
          <w:tcPr>
            <w:tcW w:w="1094" w:type="dxa"/>
            <w:tcBorders>
              <w:top w:val="nil"/>
              <w:left w:val="nil"/>
              <w:bottom w:val="single" w:sz="4" w:space="0" w:color="000000"/>
              <w:right w:val="single" w:sz="4" w:space="0" w:color="000000"/>
            </w:tcBorders>
            <w:shd w:val="clear" w:color="auto" w:fill="auto"/>
          </w:tcPr>
          <w:p w14:paraId="0000070F" w14:textId="77777777" w:rsidR="002045CD" w:rsidRDefault="005C60F8">
            <w:pPr>
              <w:spacing w:after="0" w:line="240" w:lineRule="auto"/>
              <w:jc w:val="right"/>
              <w:rPr>
                <w:color w:val="000000"/>
                <w:sz w:val="18"/>
                <w:szCs w:val="18"/>
              </w:rPr>
            </w:pPr>
            <w:r>
              <w:rPr>
                <w:sz w:val="18"/>
                <w:szCs w:val="18"/>
              </w:rPr>
              <w:t>33.3%</w:t>
            </w:r>
          </w:p>
        </w:tc>
        <w:tc>
          <w:tcPr>
            <w:tcW w:w="1027" w:type="dxa"/>
            <w:tcBorders>
              <w:top w:val="nil"/>
              <w:left w:val="nil"/>
              <w:bottom w:val="single" w:sz="4" w:space="0" w:color="000000"/>
              <w:right w:val="single" w:sz="4" w:space="0" w:color="000000"/>
            </w:tcBorders>
            <w:shd w:val="clear" w:color="auto" w:fill="auto"/>
          </w:tcPr>
          <w:p w14:paraId="00000710" w14:textId="77777777" w:rsidR="002045CD" w:rsidRDefault="005C60F8">
            <w:pPr>
              <w:spacing w:after="0" w:line="240" w:lineRule="auto"/>
              <w:jc w:val="right"/>
              <w:rPr>
                <w:color w:val="000000"/>
                <w:sz w:val="18"/>
                <w:szCs w:val="18"/>
              </w:rPr>
            </w:pPr>
            <w:r>
              <w:rPr>
                <w:sz w:val="18"/>
                <w:szCs w:val="18"/>
              </w:rPr>
              <w:t>4.8%</w:t>
            </w:r>
          </w:p>
        </w:tc>
      </w:tr>
      <w:tr w:rsidR="002045CD" w14:paraId="49DE90F3"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11" w14:textId="77777777" w:rsidR="002045CD" w:rsidRDefault="005C60F8">
            <w:pPr>
              <w:spacing w:after="0" w:line="240" w:lineRule="auto"/>
              <w:rPr>
                <w:b/>
                <w:color w:val="000000"/>
                <w:sz w:val="18"/>
                <w:szCs w:val="18"/>
              </w:rPr>
            </w:pPr>
            <w:r>
              <w:rPr>
                <w:b/>
                <w:color w:val="000000"/>
                <w:sz w:val="18"/>
                <w:szCs w:val="18"/>
              </w:rPr>
              <w:t>Florida</w:t>
            </w:r>
          </w:p>
        </w:tc>
        <w:tc>
          <w:tcPr>
            <w:tcW w:w="1052" w:type="dxa"/>
            <w:tcBorders>
              <w:top w:val="nil"/>
              <w:left w:val="nil"/>
              <w:bottom w:val="single" w:sz="4" w:space="0" w:color="000000"/>
              <w:right w:val="single" w:sz="4" w:space="0" w:color="000000"/>
            </w:tcBorders>
            <w:shd w:val="clear" w:color="auto" w:fill="auto"/>
            <w:vAlign w:val="bottom"/>
          </w:tcPr>
          <w:p w14:paraId="00000712" w14:textId="77777777" w:rsidR="002045CD" w:rsidRDefault="005C60F8">
            <w:pPr>
              <w:spacing w:after="0" w:line="240" w:lineRule="auto"/>
              <w:jc w:val="right"/>
              <w:rPr>
                <w:color w:val="000000"/>
                <w:sz w:val="18"/>
                <w:szCs w:val="18"/>
              </w:rPr>
            </w:pPr>
            <w:r>
              <w:rPr>
                <w:color w:val="000000"/>
                <w:sz w:val="18"/>
                <w:szCs w:val="18"/>
              </w:rPr>
              <w:t>43,200</w:t>
            </w:r>
          </w:p>
        </w:tc>
        <w:tc>
          <w:tcPr>
            <w:tcW w:w="1029" w:type="dxa"/>
            <w:tcBorders>
              <w:top w:val="nil"/>
              <w:left w:val="nil"/>
              <w:bottom w:val="single" w:sz="4" w:space="0" w:color="000000"/>
              <w:right w:val="single" w:sz="4" w:space="0" w:color="000000"/>
            </w:tcBorders>
            <w:shd w:val="clear" w:color="auto" w:fill="auto"/>
            <w:vAlign w:val="bottom"/>
          </w:tcPr>
          <w:p w14:paraId="00000713" w14:textId="77777777" w:rsidR="002045CD" w:rsidRDefault="005C60F8">
            <w:pPr>
              <w:spacing w:after="0" w:line="240" w:lineRule="auto"/>
              <w:jc w:val="right"/>
              <w:rPr>
                <w:color w:val="000000"/>
                <w:sz w:val="18"/>
                <w:szCs w:val="18"/>
              </w:rPr>
            </w:pPr>
            <w:r>
              <w:rPr>
                <w:color w:val="000000"/>
                <w:sz w:val="18"/>
                <w:szCs w:val="18"/>
              </w:rPr>
              <w:t>5,500</w:t>
            </w:r>
          </w:p>
        </w:tc>
        <w:tc>
          <w:tcPr>
            <w:tcW w:w="915" w:type="dxa"/>
            <w:tcBorders>
              <w:top w:val="nil"/>
              <w:left w:val="nil"/>
              <w:bottom w:val="single" w:sz="4" w:space="0" w:color="000000"/>
              <w:right w:val="single" w:sz="4" w:space="0" w:color="000000"/>
            </w:tcBorders>
            <w:shd w:val="clear" w:color="auto" w:fill="auto"/>
            <w:vAlign w:val="bottom"/>
          </w:tcPr>
          <w:p w14:paraId="00000714" w14:textId="77777777" w:rsidR="002045CD" w:rsidRDefault="005C60F8">
            <w:pPr>
              <w:spacing w:after="0" w:line="240" w:lineRule="auto"/>
              <w:jc w:val="right"/>
              <w:rPr>
                <w:color w:val="000000"/>
                <w:sz w:val="18"/>
                <w:szCs w:val="18"/>
              </w:rPr>
            </w:pPr>
            <w:r>
              <w:rPr>
                <w:color w:val="000000"/>
                <w:sz w:val="18"/>
                <w:szCs w:val="18"/>
              </w:rPr>
              <w:t>12.7%</w:t>
            </w:r>
          </w:p>
        </w:tc>
        <w:tc>
          <w:tcPr>
            <w:tcW w:w="1144" w:type="dxa"/>
            <w:tcBorders>
              <w:top w:val="nil"/>
              <w:left w:val="nil"/>
              <w:bottom w:val="single" w:sz="4" w:space="0" w:color="000000"/>
              <w:right w:val="single" w:sz="4" w:space="0" w:color="000000"/>
            </w:tcBorders>
            <w:shd w:val="clear" w:color="auto" w:fill="auto"/>
            <w:vAlign w:val="bottom"/>
          </w:tcPr>
          <w:p w14:paraId="00000715" w14:textId="77777777" w:rsidR="002045CD" w:rsidRDefault="005C60F8">
            <w:pPr>
              <w:spacing w:after="0" w:line="240" w:lineRule="auto"/>
              <w:jc w:val="right"/>
              <w:rPr>
                <w:color w:val="000000"/>
                <w:sz w:val="18"/>
                <w:szCs w:val="18"/>
              </w:rPr>
            </w:pPr>
            <w:r>
              <w:rPr>
                <w:color w:val="000000"/>
                <w:sz w:val="18"/>
                <w:szCs w:val="18"/>
              </w:rPr>
              <w:t>40,500</w:t>
            </w:r>
          </w:p>
        </w:tc>
        <w:tc>
          <w:tcPr>
            <w:tcW w:w="1029" w:type="dxa"/>
            <w:tcBorders>
              <w:top w:val="nil"/>
              <w:left w:val="nil"/>
              <w:bottom w:val="single" w:sz="4" w:space="0" w:color="000000"/>
              <w:right w:val="single" w:sz="4" w:space="0" w:color="000000"/>
            </w:tcBorders>
            <w:shd w:val="clear" w:color="auto" w:fill="auto"/>
          </w:tcPr>
          <w:p w14:paraId="00000716" w14:textId="77777777" w:rsidR="002045CD" w:rsidRDefault="005C60F8">
            <w:pPr>
              <w:spacing w:after="0" w:line="240" w:lineRule="auto"/>
              <w:jc w:val="right"/>
              <w:rPr>
                <w:color w:val="000000"/>
                <w:sz w:val="18"/>
                <w:szCs w:val="18"/>
              </w:rPr>
            </w:pPr>
            <w:r>
              <w:rPr>
                <w:sz w:val="18"/>
                <w:szCs w:val="18"/>
              </w:rPr>
              <w:t>5,200</w:t>
            </w:r>
          </w:p>
        </w:tc>
        <w:tc>
          <w:tcPr>
            <w:tcW w:w="845" w:type="dxa"/>
            <w:tcBorders>
              <w:top w:val="nil"/>
              <w:left w:val="nil"/>
              <w:bottom w:val="single" w:sz="4" w:space="0" w:color="000000"/>
              <w:right w:val="single" w:sz="4" w:space="0" w:color="000000"/>
            </w:tcBorders>
            <w:shd w:val="clear" w:color="auto" w:fill="auto"/>
          </w:tcPr>
          <w:p w14:paraId="00000717" w14:textId="77777777" w:rsidR="002045CD" w:rsidRDefault="005C60F8">
            <w:pPr>
              <w:spacing w:after="0" w:line="240" w:lineRule="auto"/>
              <w:jc w:val="right"/>
              <w:rPr>
                <w:color w:val="000000"/>
                <w:sz w:val="18"/>
                <w:szCs w:val="18"/>
              </w:rPr>
            </w:pPr>
            <w:r>
              <w:rPr>
                <w:sz w:val="18"/>
                <w:szCs w:val="18"/>
              </w:rPr>
              <w:t>12.8%</w:t>
            </w:r>
          </w:p>
        </w:tc>
        <w:tc>
          <w:tcPr>
            <w:tcW w:w="1052" w:type="dxa"/>
            <w:tcBorders>
              <w:top w:val="nil"/>
              <w:left w:val="nil"/>
              <w:bottom w:val="single" w:sz="4" w:space="0" w:color="000000"/>
              <w:right w:val="single" w:sz="4" w:space="0" w:color="000000"/>
            </w:tcBorders>
            <w:shd w:val="clear" w:color="auto" w:fill="auto"/>
          </w:tcPr>
          <w:p w14:paraId="00000718" w14:textId="77777777" w:rsidR="002045CD" w:rsidRDefault="005C60F8">
            <w:pPr>
              <w:spacing w:after="0" w:line="240" w:lineRule="auto"/>
              <w:jc w:val="right"/>
              <w:rPr>
                <w:color w:val="000000"/>
                <w:sz w:val="18"/>
                <w:szCs w:val="18"/>
              </w:rPr>
            </w:pPr>
            <w:r>
              <w:rPr>
                <w:sz w:val="18"/>
                <w:szCs w:val="18"/>
              </w:rPr>
              <w:t>-2,700</w:t>
            </w:r>
          </w:p>
        </w:tc>
        <w:tc>
          <w:tcPr>
            <w:tcW w:w="999" w:type="dxa"/>
            <w:tcBorders>
              <w:top w:val="nil"/>
              <w:left w:val="nil"/>
              <w:bottom w:val="single" w:sz="4" w:space="0" w:color="000000"/>
              <w:right w:val="single" w:sz="4" w:space="0" w:color="000000"/>
            </w:tcBorders>
            <w:shd w:val="clear" w:color="auto" w:fill="auto"/>
          </w:tcPr>
          <w:p w14:paraId="00000719" w14:textId="77777777" w:rsidR="002045CD" w:rsidRDefault="005C60F8">
            <w:pPr>
              <w:spacing w:after="0" w:line="240" w:lineRule="auto"/>
              <w:jc w:val="right"/>
              <w:rPr>
                <w:color w:val="000000"/>
                <w:sz w:val="18"/>
                <w:szCs w:val="18"/>
              </w:rPr>
            </w:pPr>
            <w:r>
              <w:rPr>
                <w:sz w:val="18"/>
                <w:szCs w:val="18"/>
              </w:rPr>
              <w:t>-300</w:t>
            </w:r>
          </w:p>
        </w:tc>
        <w:tc>
          <w:tcPr>
            <w:tcW w:w="1029" w:type="dxa"/>
            <w:tcBorders>
              <w:top w:val="nil"/>
              <w:left w:val="nil"/>
              <w:bottom w:val="single" w:sz="4" w:space="0" w:color="000000"/>
              <w:right w:val="single" w:sz="4" w:space="0" w:color="000000"/>
            </w:tcBorders>
            <w:shd w:val="clear" w:color="auto" w:fill="auto"/>
          </w:tcPr>
          <w:p w14:paraId="0000071A"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71B" w14:textId="77777777" w:rsidR="002045CD" w:rsidRDefault="005C60F8">
            <w:pPr>
              <w:spacing w:after="0" w:line="240" w:lineRule="auto"/>
              <w:jc w:val="right"/>
              <w:rPr>
                <w:color w:val="000000"/>
                <w:sz w:val="18"/>
                <w:szCs w:val="18"/>
              </w:rPr>
            </w:pPr>
            <w:r>
              <w:rPr>
                <w:sz w:val="18"/>
                <w:szCs w:val="18"/>
              </w:rPr>
              <w:t>-6.3%</w:t>
            </w:r>
          </w:p>
        </w:tc>
        <w:tc>
          <w:tcPr>
            <w:tcW w:w="1094" w:type="dxa"/>
            <w:tcBorders>
              <w:top w:val="nil"/>
              <w:left w:val="nil"/>
              <w:bottom w:val="single" w:sz="4" w:space="0" w:color="000000"/>
              <w:right w:val="single" w:sz="4" w:space="0" w:color="000000"/>
            </w:tcBorders>
            <w:shd w:val="clear" w:color="auto" w:fill="auto"/>
          </w:tcPr>
          <w:p w14:paraId="0000071C" w14:textId="77777777" w:rsidR="002045CD" w:rsidRDefault="005C60F8">
            <w:pPr>
              <w:spacing w:after="0" w:line="240" w:lineRule="auto"/>
              <w:jc w:val="right"/>
              <w:rPr>
                <w:color w:val="000000"/>
                <w:sz w:val="18"/>
                <w:szCs w:val="18"/>
              </w:rPr>
            </w:pPr>
            <w:r>
              <w:rPr>
                <w:sz w:val="18"/>
                <w:szCs w:val="18"/>
              </w:rPr>
              <w:t>-5.5%</w:t>
            </w:r>
          </w:p>
        </w:tc>
        <w:tc>
          <w:tcPr>
            <w:tcW w:w="1027" w:type="dxa"/>
            <w:tcBorders>
              <w:top w:val="nil"/>
              <w:left w:val="nil"/>
              <w:bottom w:val="single" w:sz="4" w:space="0" w:color="000000"/>
              <w:right w:val="single" w:sz="4" w:space="0" w:color="000000"/>
            </w:tcBorders>
            <w:shd w:val="clear" w:color="auto" w:fill="auto"/>
          </w:tcPr>
          <w:p w14:paraId="0000071D" w14:textId="77777777" w:rsidR="002045CD" w:rsidRDefault="005C60F8">
            <w:pPr>
              <w:spacing w:after="0" w:line="240" w:lineRule="auto"/>
              <w:jc w:val="right"/>
              <w:rPr>
                <w:color w:val="000000"/>
                <w:sz w:val="18"/>
                <w:szCs w:val="18"/>
              </w:rPr>
            </w:pPr>
            <w:r>
              <w:rPr>
                <w:sz w:val="18"/>
                <w:szCs w:val="18"/>
              </w:rPr>
              <w:t>0.8%</w:t>
            </w:r>
          </w:p>
        </w:tc>
      </w:tr>
      <w:tr w:rsidR="002045CD" w14:paraId="7A6BA08D"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1E" w14:textId="77777777" w:rsidR="002045CD" w:rsidRDefault="005C60F8">
            <w:pPr>
              <w:spacing w:after="0" w:line="240" w:lineRule="auto"/>
              <w:rPr>
                <w:b/>
                <w:color w:val="000000"/>
                <w:sz w:val="18"/>
                <w:szCs w:val="18"/>
              </w:rPr>
            </w:pPr>
            <w:r>
              <w:rPr>
                <w:b/>
                <w:color w:val="000000"/>
                <w:sz w:val="18"/>
                <w:szCs w:val="18"/>
              </w:rPr>
              <w:t>Georgia</w:t>
            </w:r>
          </w:p>
        </w:tc>
        <w:tc>
          <w:tcPr>
            <w:tcW w:w="1052" w:type="dxa"/>
            <w:tcBorders>
              <w:top w:val="nil"/>
              <w:left w:val="nil"/>
              <w:bottom w:val="single" w:sz="4" w:space="0" w:color="000000"/>
              <w:right w:val="single" w:sz="4" w:space="0" w:color="000000"/>
            </w:tcBorders>
            <w:shd w:val="clear" w:color="auto" w:fill="auto"/>
            <w:vAlign w:val="bottom"/>
          </w:tcPr>
          <w:p w14:paraId="0000071F" w14:textId="77777777" w:rsidR="002045CD" w:rsidRDefault="005C60F8">
            <w:pPr>
              <w:spacing w:after="0" w:line="240" w:lineRule="auto"/>
              <w:jc w:val="right"/>
              <w:rPr>
                <w:color w:val="000000"/>
                <w:sz w:val="18"/>
                <w:szCs w:val="18"/>
              </w:rPr>
            </w:pPr>
            <w:r>
              <w:rPr>
                <w:color w:val="000000"/>
                <w:sz w:val="18"/>
                <w:szCs w:val="18"/>
              </w:rPr>
              <w:t>26,900</w:t>
            </w:r>
          </w:p>
        </w:tc>
        <w:tc>
          <w:tcPr>
            <w:tcW w:w="1029" w:type="dxa"/>
            <w:tcBorders>
              <w:top w:val="nil"/>
              <w:left w:val="nil"/>
              <w:bottom w:val="single" w:sz="4" w:space="0" w:color="000000"/>
              <w:right w:val="single" w:sz="4" w:space="0" w:color="000000"/>
            </w:tcBorders>
            <w:shd w:val="clear" w:color="auto" w:fill="auto"/>
            <w:vAlign w:val="bottom"/>
          </w:tcPr>
          <w:p w14:paraId="00000720" w14:textId="77777777" w:rsidR="002045CD" w:rsidRDefault="005C60F8">
            <w:pPr>
              <w:spacing w:after="0" w:line="240" w:lineRule="auto"/>
              <w:jc w:val="right"/>
              <w:rPr>
                <w:color w:val="000000"/>
                <w:sz w:val="18"/>
                <w:szCs w:val="18"/>
              </w:rPr>
            </w:pPr>
            <w:r>
              <w:rPr>
                <w:color w:val="000000"/>
                <w:sz w:val="18"/>
                <w:szCs w:val="18"/>
              </w:rPr>
              <w:t>3,900</w:t>
            </w:r>
          </w:p>
        </w:tc>
        <w:tc>
          <w:tcPr>
            <w:tcW w:w="915" w:type="dxa"/>
            <w:tcBorders>
              <w:top w:val="nil"/>
              <w:left w:val="nil"/>
              <w:bottom w:val="single" w:sz="4" w:space="0" w:color="000000"/>
              <w:right w:val="single" w:sz="4" w:space="0" w:color="000000"/>
            </w:tcBorders>
            <w:shd w:val="clear" w:color="auto" w:fill="auto"/>
            <w:vAlign w:val="bottom"/>
          </w:tcPr>
          <w:p w14:paraId="00000721" w14:textId="77777777" w:rsidR="002045CD" w:rsidRDefault="005C60F8">
            <w:pPr>
              <w:spacing w:after="0" w:line="240" w:lineRule="auto"/>
              <w:jc w:val="right"/>
              <w:rPr>
                <w:color w:val="000000"/>
                <w:sz w:val="18"/>
                <w:szCs w:val="18"/>
              </w:rPr>
            </w:pPr>
            <w:r>
              <w:rPr>
                <w:color w:val="000000"/>
                <w:sz w:val="18"/>
                <w:szCs w:val="18"/>
              </w:rPr>
              <w:t>14.5%</w:t>
            </w:r>
          </w:p>
        </w:tc>
        <w:tc>
          <w:tcPr>
            <w:tcW w:w="1144" w:type="dxa"/>
            <w:tcBorders>
              <w:top w:val="nil"/>
              <w:left w:val="nil"/>
              <w:bottom w:val="single" w:sz="4" w:space="0" w:color="000000"/>
              <w:right w:val="single" w:sz="4" w:space="0" w:color="000000"/>
            </w:tcBorders>
            <w:shd w:val="clear" w:color="auto" w:fill="auto"/>
            <w:vAlign w:val="bottom"/>
          </w:tcPr>
          <w:p w14:paraId="00000722" w14:textId="77777777" w:rsidR="002045CD" w:rsidRDefault="005C60F8">
            <w:pPr>
              <w:spacing w:after="0" w:line="240" w:lineRule="auto"/>
              <w:jc w:val="right"/>
              <w:rPr>
                <w:color w:val="000000"/>
                <w:sz w:val="18"/>
                <w:szCs w:val="18"/>
              </w:rPr>
            </w:pPr>
            <w:r>
              <w:rPr>
                <w:color w:val="000000"/>
                <w:sz w:val="18"/>
                <w:szCs w:val="18"/>
              </w:rPr>
              <w:t>19,200</w:t>
            </w:r>
          </w:p>
        </w:tc>
        <w:tc>
          <w:tcPr>
            <w:tcW w:w="1029" w:type="dxa"/>
            <w:tcBorders>
              <w:top w:val="nil"/>
              <w:left w:val="nil"/>
              <w:bottom w:val="single" w:sz="4" w:space="0" w:color="000000"/>
              <w:right w:val="single" w:sz="4" w:space="0" w:color="000000"/>
            </w:tcBorders>
            <w:shd w:val="clear" w:color="auto" w:fill="auto"/>
          </w:tcPr>
          <w:p w14:paraId="00000723" w14:textId="77777777" w:rsidR="002045CD" w:rsidRDefault="005C60F8">
            <w:pPr>
              <w:spacing w:after="0" w:line="240" w:lineRule="auto"/>
              <w:jc w:val="right"/>
              <w:rPr>
                <w:color w:val="000000"/>
                <w:sz w:val="18"/>
                <w:szCs w:val="18"/>
              </w:rPr>
            </w:pPr>
            <w:r>
              <w:rPr>
                <w:sz w:val="18"/>
                <w:szCs w:val="18"/>
              </w:rPr>
              <w:t>2,800</w:t>
            </w:r>
          </w:p>
        </w:tc>
        <w:tc>
          <w:tcPr>
            <w:tcW w:w="845" w:type="dxa"/>
            <w:tcBorders>
              <w:top w:val="nil"/>
              <w:left w:val="nil"/>
              <w:bottom w:val="single" w:sz="4" w:space="0" w:color="000000"/>
              <w:right w:val="single" w:sz="4" w:space="0" w:color="000000"/>
            </w:tcBorders>
            <w:shd w:val="clear" w:color="auto" w:fill="auto"/>
          </w:tcPr>
          <w:p w14:paraId="00000724" w14:textId="77777777" w:rsidR="002045CD" w:rsidRDefault="005C60F8">
            <w:pPr>
              <w:spacing w:after="0" w:line="240" w:lineRule="auto"/>
              <w:jc w:val="right"/>
              <w:rPr>
                <w:color w:val="000000"/>
                <w:sz w:val="18"/>
                <w:szCs w:val="18"/>
              </w:rPr>
            </w:pPr>
            <w:r>
              <w:rPr>
                <w:sz w:val="18"/>
                <w:szCs w:val="18"/>
              </w:rPr>
              <w:t>14.6%</w:t>
            </w:r>
          </w:p>
        </w:tc>
        <w:tc>
          <w:tcPr>
            <w:tcW w:w="1052" w:type="dxa"/>
            <w:tcBorders>
              <w:top w:val="nil"/>
              <w:left w:val="nil"/>
              <w:bottom w:val="single" w:sz="4" w:space="0" w:color="000000"/>
              <w:right w:val="single" w:sz="4" w:space="0" w:color="000000"/>
            </w:tcBorders>
            <w:shd w:val="clear" w:color="auto" w:fill="auto"/>
          </w:tcPr>
          <w:p w14:paraId="00000725" w14:textId="77777777" w:rsidR="002045CD" w:rsidRDefault="005C60F8">
            <w:pPr>
              <w:spacing w:after="0" w:line="240" w:lineRule="auto"/>
              <w:jc w:val="right"/>
              <w:rPr>
                <w:color w:val="000000"/>
                <w:sz w:val="18"/>
                <w:szCs w:val="18"/>
              </w:rPr>
            </w:pPr>
            <w:r>
              <w:rPr>
                <w:sz w:val="18"/>
                <w:szCs w:val="18"/>
              </w:rPr>
              <w:t>-7,700</w:t>
            </w:r>
          </w:p>
        </w:tc>
        <w:tc>
          <w:tcPr>
            <w:tcW w:w="999" w:type="dxa"/>
            <w:tcBorders>
              <w:top w:val="nil"/>
              <w:left w:val="nil"/>
              <w:bottom w:val="single" w:sz="4" w:space="0" w:color="000000"/>
              <w:right w:val="single" w:sz="4" w:space="0" w:color="000000"/>
            </w:tcBorders>
            <w:shd w:val="clear" w:color="auto" w:fill="auto"/>
          </w:tcPr>
          <w:p w14:paraId="00000726" w14:textId="77777777" w:rsidR="002045CD" w:rsidRDefault="005C60F8">
            <w:pPr>
              <w:spacing w:after="0" w:line="240" w:lineRule="auto"/>
              <w:jc w:val="right"/>
              <w:rPr>
                <w:color w:val="000000"/>
                <w:sz w:val="18"/>
                <w:szCs w:val="18"/>
              </w:rPr>
            </w:pPr>
            <w:r>
              <w:rPr>
                <w:sz w:val="18"/>
                <w:szCs w:val="18"/>
              </w:rPr>
              <w:t>-1,100</w:t>
            </w:r>
          </w:p>
        </w:tc>
        <w:tc>
          <w:tcPr>
            <w:tcW w:w="1029" w:type="dxa"/>
            <w:tcBorders>
              <w:top w:val="nil"/>
              <w:left w:val="nil"/>
              <w:bottom w:val="single" w:sz="4" w:space="0" w:color="000000"/>
              <w:right w:val="single" w:sz="4" w:space="0" w:color="000000"/>
            </w:tcBorders>
            <w:shd w:val="clear" w:color="auto" w:fill="auto"/>
          </w:tcPr>
          <w:p w14:paraId="00000727"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728" w14:textId="77777777" w:rsidR="002045CD" w:rsidRDefault="005C60F8">
            <w:pPr>
              <w:spacing w:after="0" w:line="240" w:lineRule="auto"/>
              <w:jc w:val="right"/>
              <w:rPr>
                <w:color w:val="000000"/>
                <w:sz w:val="18"/>
                <w:szCs w:val="18"/>
              </w:rPr>
            </w:pPr>
            <w:r>
              <w:rPr>
                <w:sz w:val="18"/>
                <w:szCs w:val="18"/>
              </w:rPr>
              <w:t>-28.6%</w:t>
            </w:r>
          </w:p>
        </w:tc>
        <w:tc>
          <w:tcPr>
            <w:tcW w:w="1094" w:type="dxa"/>
            <w:tcBorders>
              <w:top w:val="nil"/>
              <w:left w:val="nil"/>
              <w:bottom w:val="single" w:sz="4" w:space="0" w:color="000000"/>
              <w:right w:val="single" w:sz="4" w:space="0" w:color="000000"/>
            </w:tcBorders>
            <w:shd w:val="clear" w:color="auto" w:fill="auto"/>
          </w:tcPr>
          <w:p w14:paraId="00000729" w14:textId="77777777" w:rsidR="002045CD" w:rsidRDefault="005C60F8">
            <w:pPr>
              <w:spacing w:after="0" w:line="240" w:lineRule="auto"/>
              <w:jc w:val="right"/>
              <w:rPr>
                <w:color w:val="000000"/>
                <w:sz w:val="18"/>
                <w:szCs w:val="18"/>
              </w:rPr>
            </w:pPr>
            <w:r>
              <w:rPr>
                <w:sz w:val="18"/>
                <w:szCs w:val="18"/>
              </w:rPr>
              <w:t>-28.2%</w:t>
            </w:r>
          </w:p>
        </w:tc>
        <w:tc>
          <w:tcPr>
            <w:tcW w:w="1027" w:type="dxa"/>
            <w:tcBorders>
              <w:top w:val="nil"/>
              <w:left w:val="nil"/>
              <w:bottom w:val="single" w:sz="4" w:space="0" w:color="000000"/>
              <w:right w:val="single" w:sz="4" w:space="0" w:color="000000"/>
            </w:tcBorders>
            <w:shd w:val="clear" w:color="auto" w:fill="auto"/>
          </w:tcPr>
          <w:p w14:paraId="0000072A" w14:textId="77777777" w:rsidR="002045CD" w:rsidRDefault="005C60F8">
            <w:pPr>
              <w:spacing w:after="0" w:line="240" w:lineRule="auto"/>
              <w:jc w:val="right"/>
              <w:rPr>
                <w:color w:val="000000"/>
                <w:sz w:val="18"/>
                <w:szCs w:val="18"/>
              </w:rPr>
            </w:pPr>
            <w:r>
              <w:rPr>
                <w:sz w:val="18"/>
                <w:szCs w:val="18"/>
              </w:rPr>
              <w:t>0.6%</w:t>
            </w:r>
          </w:p>
        </w:tc>
      </w:tr>
      <w:tr w:rsidR="002045CD" w14:paraId="0DFB3F1B"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2B" w14:textId="77777777" w:rsidR="002045CD" w:rsidRDefault="005C60F8">
            <w:pPr>
              <w:spacing w:after="0" w:line="240" w:lineRule="auto"/>
              <w:rPr>
                <w:b/>
                <w:color w:val="000000"/>
                <w:sz w:val="18"/>
                <w:szCs w:val="18"/>
              </w:rPr>
            </w:pPr>
            <w:r>
              <w:rPr>
                <w:b/>
                <w:color w:val="000000"/>
                <w:sz w:val="18"/>
                <w:szCs w:val="18"/>
              </w:rPr>
              <w:t>Idaho</w:t>
            </w:r>
          </w:p>
        </w:tc>
        <w:tc>
          <w:tcPr>
            <w:tcW w:w="1052" w:type="dxa"/>
            <w:tcBorders>
              <w:top w:val="nil"/>
              <w:left w:val="nil"/>
              <w:bottom w:val="single" w:sz="4" w:space="0" w:color="000000"/>
              <w:right w:val="single" w:sz="4" w:space="0" w:color="000000"/>
            </w:tcBorders>
            <w:shd w:val="clear" w:color="auto" w:fill="auto"/>
            <w:vAlign w:val="bottom"/>
          </w:tcPr>
          <w:p w14:paraId="0000072C" w14:textId="77777777" w:rsidR="002045CD" w:rsidRDefault="005C60F8">
            <w:pPr>
              <w:spacing w:after="0" w:line="240" w:lineRule="auto"/>
              <w:jc w:val="right"/>
              <w:rPr>
                <w:color w:val="000000"/>
                <w:sz w:val="18"/>
                <w:szCs w:val="18"/>
              </w:rPr>
            </w:pPr>
            <w:r>
              <w:rPr>
                <w:color w:val="000000"/>
                <w:sz w:val="18"/>
                <w:szCs w:val="18"/>
              </w:rPr>
              <w:t>4,600</w:t>
            </w:r>
          </w:p>
        </w:tc>
        <w:tc>
          <w:tcPr>
            <w:tcW w:w="1029" w:type="dxa"/>
            <w:tcBorders>
              <w:top w:val="nil"/>
              <w:left w:val="nil"/>
              <w:bottom w:val="single" w:sz="4" w:space="0" w:color="000000"/>
              <w:right w:val="single" w:sz="4" w:space="0" w:color="000000"/>
            </w:tcBorders>
            <w:shd w:val="clear" w:color="auto" w:fill="auto"/>
            <w:vAlign w:val="bottom"/>
          </w:tcPr>
          <w:p w14:paraId="0000072D" w14:textId="77777777" w:rsidR="002045CD" w:rsidRDefault="005C60F8">
            <w:pPr>
              <w:spacing w:after="0" w:line="240" w:lineRule="auto"/>
              <w:jc w:val="right"/>
              <w:rPr>
                <w:color w:val="000000"/>
                <w:sz w:val="18"/>
                <w:szCs w:val="18"/>
              </w:rPr>
            </w:pPr>
            <w:r>
              <w:rPr>
                <w:color w:val="000000"/>
                <w:sz w:val="18"/>
                <w:szCs w:val="18"/>
              </w:rPr>
              <w:t>600</w:t>
            </w:r>
          </w:p>
        </w:tc>
        <w:tc>
          <w:tcPr>
            <w:tcW w:w="915" w:type="dxa"/>
            <w:tcBorders>
              <w:top w:val="nil"/>
              <w:left w:val="nil"/>
              <w:bottom w:val="single" w:sz="4" w:space="0" w:color="000000"/>
              <w:right w:val="single" w:sz="4" w:space="0" w:color="000000"/>
            </w:tcBorders>
            <w:shd w:val="clear" w:color="auto" w:fill="auto"/>
            <w:vAlign w:val="bottom"/>
          </w:tcPr>
          <w:p w14:paraId="0000072E" w14:textId="77777777" w:rsidR="002045CD" w:rsidRDefault="005C60F8">
            <w:pPr>
              <w:spacing w:after="0" w:line="240" w:lineRule="auto"/>
              <w:jc w:val="right"/>
              <w:rPr>
                <w:color w:val="000000"/>
                <w:sz w:val="18"/>
                <w:szCs w:val="18"/>
              </w:rPr>
            </w:pPr>
            <w:r>
              <w:rPr>
                <w:color w:val="000000"/>
                <w:sz w:val="18"/>
                <w:szCs w:val="18"/>
              </w:rPr>
              <w:t>13.0%</w:t>
            </w:r>
          </w:p>
        </w:tc>
        <w:tc>
          <w:tcPr>
            <w:tcW w:w="1144" w:type="dxa"/>
            <w:tcBorders>
              <w:top w:val="nil"/>
              <w:left w:val="nil"/>
              <w:bottom w:val="single" w:sz="4" w:space="0" w:color="000000"/>
              <w:right w:val="single" w:sz="4" w:space="0" w:color="000000"/>
            </w:tcBorders>
            <w:shd w:val="clear" w:color="auto" w:fill="auto"/>
            <w:vAlign w:val="bottom"/>
          </w:tcPr>
          <w:p w14:paraId="0000072F" w14:textId="77777777" w:rsidR="002045CD" w:rsidRDefault="005C60F8">
            <w:pPr>
              <w:spacing w:after="0" w:line="240" w:lineRule="auto"/>
              <w:jc w:val="right"/>
              <w:rPr>
                <w:color w:val="000000"/>
                <w:sz w:val="18"/>
                <w:szCs w:val="18"/>
              </w:rPr>
            </w:pPr>
            <w:r>
              <w:rPr>
                <w:color w:val="000000"/>
                <w:sz w:val="18"/>
                <w:szCs w:val="18"/>
              </w:rPr>
              <w:t>4,500</w:t>
            </w:r>
          </w:p>
        </w:tc>
        <w:tc>
          <w:tcPr>
            <w:tcW w:w="1029" w:type="dxa"/>
            <w:tcBorders>
              <w:top w:val="nil"/>
              <w:left w:val="nil"/>
              <w:bottom w:val="single" w:sz="4" w:space="0" w:color="000000"/>
              <w:right w:val="single" w:sz="4" w:space="0" w:color="000000"/>
            </w:tcBorders>
            <w:shd w:val="clear" w:color="auto" w:fill="auto"/>
          </w:tcPr>
          <w:p w14:paraId="00000730" w14:textId="77777777" w:rsidR="002045CD" w:rsidRDefault="005C60F8">
            <w:pPr>
              <w:spacing w:after="0" w:line="240" w:lineRule="auto"/>
              <w:jc w:val="right"/>
              <w:rPr>
                <w:color w:val="000000"/>
                <w:sz w:val="18"/>
                <w:szCs w:val="18"/>
              </w:rPr>
            </w:pPr>
            <w:r>
              <w:rPr>
                <w:sz w:val="18"/>
                <w:szCs w:val="18"/>
              </w:rPr>
              <w:t>600</w:t>
            </w:r>
          </w:p>
        </w:tc>
        <w:tc>
          <w:tcPr>
            <w:tcW w:w="845" w:type="dxa"/>
            <w:tcBorders>
              <w:top w:val="nil"/>
              <w:left w:val="nil"/>
              <w:bottom w:val="single" w:sz="4" w:space="0" w:color="000000"/>
              <w:right w:val="single" w:sz="4" w:space="0" w:color="000000"/>
            </w:tcBorders>
            <w:shd w:val="clear" w:color="auto" w:fill="auto"/>
          </w:tcPr>
          <w:p w14:paraId="00000731" w14:textId="77777777" w:rsidR="002045CD" w:rsidRDefault="005C60F8">
            <w:pPr>
              <w:spacing w:after="0" w:line="240" w:lineRule="auto"/>
              <w:jc w:val="right"/>
              <w:rPr>
                <w:color w:val="000000"/>
                <w:sz w:val="18"/>
                <w:szCs w:val="18"/>
              </w:rPr>
            </w:pPr>
            <w:r>
              <w:rPr>
                <w:sz w:val="18"/>
                <w:szCs w:val="18"/>
              </w:rPr>
              <w:t>13.3%</w:t>
            </w:r>
          </w:p>
        </w:tc>
        <w:tc>
          <w:tcPr>
            <w:tcW w:w="1052" w:type="dxa"/>
            <w:tcBorders>
              <w:top w:val="nil"/>
              <w:left w:val="nil"/>
              <w:bottom w:val="single" w:sz="4" w:space="0" w:color="000000"/>
              <w:right w:val="single" w:sz="4" w:space="0" w:color="000000"/>
            </w:tcBorders>
            <w:shd w:val="clear" w:color="auto" w:fill="auto"/>
          </w:tcPr>
          <w:p w14:paraId="00000732" w14:textId="77777777" w:rsidR="002045CD" w:rsidRDefault="005C60F8">
            <w:pPr>
              <w:spacing w:after="0" w:line="240" w:lineRule="auto"/>
              <w:jc w:val="right"/>
              <w:rPr>
                <w:color w:val="000000"/>
                <w:sz w:val="18"/>
                <w:szCs w:val="18"/>
              </w:rPr>
            </w:pPr>
            <w:r>
              <w:rPr>
                <w:sz w:val="18"/>
                <w:szCs w:val="18"/>
              </w:rPr>
              <w:t>-100</w:t>
            </w:r>
          </w:p>
        </w:tc>
        <w:tc>
          <w:tcPr>
            <w:tcW w:w="999" w:type="dxa"/>
            <w:tcBorders>
              <w:top w:val="nil"/>
              <w:left w:val="nil"/>
              <w:bottom w:val="single" w:sz="4" w:space="0" w:color="000000"/>
              <w:right w:val="single" w:sz="4" w:space="0" w:color="000000"/>
            </w:tcBorders>
            <w:shd w:val="clear" w:color="auto" w:fill="auto"/>
          </w:tcPr>
          <w:p w14:paraId="00000733"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734" w14:textId="77777777" w:rsidR="002045CD" w:rsidRDefault="005C60F8">
            <w:pPr>
              <w:spacing w:after="0" w:line="240" w:lineRule="auto"/>
              <w:jc w:val="right"/>
              <w:rPr>
                <w:color w:val="000000"/>
                <w:sz w:val="18"/>
                <w:szCs w:val="18"/>
              </w:rPr>
            </w:pPr>
            <w:r>
              <w:rPr>
                <w:sz w:val="18"/>
                <w:szCs w:val="18"/>
              </w:rPr>
              <w:t>0.3%</w:t>
            </w:r>
          </w:p>
        </w:tc>
        <w:tc>
          <w:tcPr>
            <w:tcW w:w="1052" w:type="dxa"/>
            <w:tcBorders>
              <w:top w:val="nil"/>
              <w:left w:val="nil"/>
              <w:bottom w:val="single" w:sz="4" w:space="0" w:color="000000"/>
              <w:right w:val="single" w:sz="4" w:space="0" w:color="000000"/>
            </w:tcBorders>
            <w:shd w:val="clear" w:color="auto" w:fill="auto"/>
          </w:tcPr>
          <w:p w14:paraId="00000735" w14:textId="77777777" w:rsidR="002045CD" w:rsidRDefault="005C60F8">
            <w:pPr>
              <w:spacing w:after="0" w:line="240" w:lineRule="auto"/>
              <w:jc w:val="right"/>
              <w:rPr>
                <w:color w:val="000000"/>
                <w:sz w:val="18"/>
                <w:szCs w:val="18"/>
              </w:rPr>
            </w:pPr>
            <w:r>
              <w:rPr>
                <w:sz w:val="18"/>
                <w:szCs w:val="18"/>
              </w:rPr>
              <w:t>-2.2%</w:t>
            </w:r>
          </w:p>
        </w:tc>
        <w:tc>
          <w:tcPr>
            <w:tcW w:w="1094" w:type="dxa"/>
            <w:tcBorders>
              <w:top w:val="nil"/>
              <w:left w:val="nil"/>
              <w:bottom w:val="single" w:sz="4" w:space="0" w:color="000000"/>
              <w:right w:val="single" w:sz="4" w:space="0" w:color="000000"/>
            </w:tcBorders>
            <w:shd w:val="clear" w:color="auto" w:fill="auto"/>
          </w:tcPr>
          <w:p w14:paraId="00000736"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737" w14:textId="77777777" w:rsidR="002045CD" w:rsidRDefault="005C60F8">
            <w:pPr>
              <w:spacing w:after="0" w:line="240" w:lineRule="auto"/>
              <w:jc w:val="right"/>
              <w:rPr>
                <w:color w:val="000000"/>
                <w:sz w:val="18"/>
                <w:szCs w:val="18"/>
              </w:rPr>
            </w:pPr>
            <w:r>
              <w:rPr>
                <w:sz w:val="18"/>
                <w:szCs w:val="18"/>
              </w:rPr>
              <w:t>2.2%</w:t>
            </w:r>
          </w:p>
        </w:tc>
      </w:tr>
      <w:tr w:rsidR="002045CD" w14:paraId="7AB0A846"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38" w14:textId="77777777" w:rsidR="002045CD" w:rsidRDefault="005C60F8">
            <w:pPr>
              <w:spacing w:after="0" w:line="240" w:lineRule="auto"/>
              <w:rPr>
                <w:b/>
                <w:color w:val="000000"/>
                <w:sz w:val="18"/>
                <w:szCs w:val="18"/>
              </w:rPr>
            </w:pPr>
            <w:r>
              <w:rPr>
                <w:b/>
                <w:color w:val="000000"/>
                <w:sz w:val="18"/>
                <w:szCs w:val="18"/>
              </w:rPr>
              <w:t>Illinois</w:t>
            </w:r>
          </w:p>
        </w:tc>
        <w:tc>
          <w:tcPr>
            <w:tcW w:w="1052" w:type="dxa"/>
            <w:tcBorders>
              <w:top w:val="nil"/>
              <w:left w:val="nil"/>
              <w:bottom w:val="single" w:sz="4" w:space="0" w:color="000000"/>
              <w:right w:val="single" w:sz="4" w:space="0" w:color="000000"/>
            </w:tcBorders>
            <w:shd w:val="clear" w:color="auto" w:fill="auto"/>
            <w:vAlign w:val="bottom"/>
          </w:tcPr>
          <w:p w14:paraId="00000739" w14:textId="77777777" w:rsidR="002045CD" w:rsidRDefault="005C60F8">
            <w:pPr>
              <w:spacing w:after="0" w:line="240" w:lineRule="auto"/>
              <w:jc w:val="right"/>
              <w:rPr>
                <w:color w:val="000000"/>
                <w:sz w:val="18"/>
                <w:szCs w:val="18"/>
              </w:rPr>
            </w:pPr>
            <w:r>
              <w:rPr>
                <w:color w:val="000000"/>
                <w:sz w:val="18"/>
                <w:szCs w:val="18"/>
              </w:rPr>
              <w:t>33,800</w:t>
            </w:r>
          </w:p>
        </w:tc>
        <w:tc>
          <w:tcPr>
            <w:tcW w:w="1029" w:type="dxa"/>
            <w:tcBorders>
              <w:top w:val="nil"/>
              <w:left w:val="nil"/>
              <w:bottom w:val="single" w:sz="4" w:space="0" w:color="000000"/>
              <w:right w:val="single" w:sz="4" w:space="0" w:color="000000"/>
            </w:tcBorders>
            <w:shd w:val="clear" w:color="auto" w:fill="auto"/>
            <w:vAlign w:val="bottom"/>
          </w:tcPr>
          <w:p w14:paraId="0000073A" w14:textId="77777777" w:rsidR="002045CD" w:rsidRDefault="005C60F8">
            <w:pPr>
              <w:spacing w:after="0" w:line="240" w:lineRule="auto"/>
              <w:jc w:val="right"/>
              <w:rPr>
                <w:color w:val="000000"/>
                <w:sz w:val="18"/>
                <w:szCs w:val="18"/>
              </w:rPr>
            </w:pPr>
            <w:r>
              <w:rPr>
                <w:color w:val="000000"/>
                <w:sz w:val="18"/>
                <w:szCs w:val="18"/>
              </w:rPr>
              <w:t>8,300</w:t>
            </w:r>
          </w:p>
        </w:tc>
        <w:tc>
          <w:tcPr>
            <w:tcW w:w="915" w:type="dxa"/>
            <w:tcBorders>
              <w:top w:val="nil"/>
              <w:left w:val="nil"/>
              <w:bottom w:val="single" w:sz="4" w:space="0" w:color="000000"/>
              <w:right w:val="single" w:sz="4" w:space="0" w:color="000000"/>
            </w:tcBorders>
            <w:shd w:val="clear" w:color="auto" w:fill="auto"/>
            <w:vAlign w:val="bottom"/>
          </w:tcPr>
          <w:p w14:paraId="0000073B" w14:textId="77777777" w:rsidR="002045CD" w:rsidRDefault="005C60F8">
            <w:pPr>
              <w:spacing w:after="0" w:line="240" w:lineRule="auto"/>
              <w:jc w:val="right"/>
              <w:rPr>
                <w:color w:val="000000"/>
                <w:sz w:val="18"/>
                <w:szCs w:val="18"/>
              </w:rPr>
            </w:pPr>
            <w:r>
              <w:rPr>
                <w:color w:val="000000"/>
                <w:sz w:val="18"/>
                <w:szCs w:val="18"/>
              </w:rPr>
              <w:t>24.6%</w:t>
            </w:r>
          </w:p>
        </w:tc>
        <w:tc>
          <w:tcPr>
            <w:tcW w:w="1144" w:type="dxa"/>
            <w:tcBorders>
              <w:top w:val="nil"/>
              <w:left w:val="nil"/>
              <w:bottom w:val="single" w:sz="4" w:space="0" w:color="000000"/>
              <w:right w:val="single" w:sz="4" w:space="0" w:color="000000"/>
            </w:tcBorders>
            <w:shd w:val="clear" w:color="auto" w:fill="auto"/>
            <w:vAlign w:val="bottom"/>
          </w:tcPr>
          <w:p w14:paraId="0000073C" w14:textId="77777777" w:rsidR="002045CD" w:rsidRDefault="005C60F8">
            <w:pPr>
              <w:spacing w:after="0" w:line="240" w:lineRule="auto"/>
              <w:jc w:val="right"/>
              <w:rPr>
                <w:color w:val="000000"/>
                <w:sz w:val="18"/>
                <w:szCs w:val="18"/>
              </w:rPr>
            </w:pPr>
            <w:r>
              <w:rPr>
                <w:color w:val="000000"/>
                <w:sz w:val="18"/>
                <w:szCs w:val="18"/>
              </w:rPr>
              <w:t>18,300</w:t>
            </w:r>
          </w:p>
        </w:tc>
        <w:tc>
          <w:tcPr>
            <w:tcW w:w="1029" w:type="dxa"/>
            <w:tcBorders>
              <w:top w:val="nil"/>
              <w:left w:val="nil"/>
              <w:bottom w:val="single" w:sz="4" w:space="0" w:color="000000"/>
              <w:right w:val="single" w:sz="4" w:space="0" w:color="000000"/>
            </w:tcBorders>
            <w:shd w:val="clear" w:color="auto" w:fill="auto"/>
          </w:tcPr>
          <w:p w14:paraId="0000073D" w14:textId="77777777" w:rsidR="002045CD" w:rsidRDefault="005C60F8">
            <w:pPr>
              <w:spacing w:after="0" w:line="240" w:lineRule="auto"/>
              <w:jc w:val="right"/>
              <w:rPr>
                <w:color w:val="000000"/>
                <w:sz w:val="18"/>
                <w:szCs w:val="18"/>
              </w:rPr>
            </w:pPr>
            <w:r>
              <w:rPr>
                <w:sz w:val="18"/>
                <w:szCs w:val="18"/>
              </w:rPr>
              <w:t>4,500</w:t>
            </w:r>
          </w:p>
        </w:tc>
        <w:tc>
          <w:tcPr>
            <w:tcW w:w="845" w:type="dxa"/>
            <w:tcBorders>
              <w:top w:val="nil"/>
              <w:left w:val="nil"/>
              <w:bottom w:val="single" w:sz="4" w:space="0" w:color="000000"/>
              <w:right w:val="single" w:sz="4" w:space="0" w:color="000000"/>
            </w:tcBorders>
            <w:shd w:val="clear" w:color="auto" w:fill="auto"/>
          </w:tcPr>
          <w:p w14:paraId="0000073E" w14:textId="77777777" w:rsidR="002045CD" w:rsidRDefault="005C60F8">
            <w:pPr>
              <w:spacing w:after="0" w:line="240" w:lineRule="auto"/>
              <w:jc w:val="right"/>
              <w:rPr>
                <w:color w:val="000000"/>
                <w:sz w:val="18"/>
                <w:szCs w:val="18"/>
              </w:rPr>
            </w:pPr>
            <w:r>
              <w:rPr>
                <w:sz w:val="18"/>
                <w:szCs w:val="18"/>
              </w:rPr>
              <w:t>24.6%</w:t>
            </w:r>
          </w:p>
        </w:tc>
        <w:tc>
          <w:tcPr>
            <w:tcW w:w="1052" w:type="dxa"/>
            <w:tcBorders>
              <w:top w:val="nil"/>
              <w:left w:val="nil"/>
              <w:bottom w:val="single" w:sz="4" w:space="0" w:color="000000"/>
              <w:right w:val="single" w:sz="4" w:space="0" w:color="000000"/>
            </w:tcBorders>
            <w:shd w:val="clear" w:color="auto" w:fill="auto"/>
          </w:tcPr>
          <w:p w14:paraId="0000073F" w14:textId="77777777" w:rsidR="002045CD" w:rsidRDefault="005C60F8">
            <w:pPr>
              <w:spacing w:after="0" w:line="240" w:lineRule="auto"/>
              <w:jc w:val="right"/>
              <w:rPr>
                <w:color w:val="000000"/>
                <w:sz w:val="18"/>
                <w:szCs w:val="18"/>
              </w:rPr>
            </w:pPr>
            <w:r>
              <w:rPr>
                <w:sz w:val="18"/>
                <w:szCs w:val="18"/>
              </w:rPr>
              <w:t>-15,500</w:t>
            </w:r>
          </w:p>
        </w:tc>
        <w:tc>
          <w:tcPr>
            <w:tcW w:w="999" w:type="dxa"/>
            <w:tcBorders>
              <w:top w:val="nil"/>
              <w:left w:val="nil"/>
              <w:bottom w:val="single" w:sz="4" w:space="0" w:color="000000"/>
              <w:right w:val="single" w:sz="4" w:space="0" w:color="000000"/>
            </w:tcBorders>
            <w:shd w:val="clear" w:color="auto" w:fill="auto"/>
          </w:tcPr>
          <w:p w14:paraId="00000740" w14:textId="77777777" w:rsidR="002045CD" w:rsidRDefault="005C60F8">
            <w:pPr>
              <w:spacing w:after="0" w:line="240" w:lineRule="auto"/>
              <w:jc w:val="right"/>
              <w:rPr>
                <w:color w:val="000000"/>
                <w:sz w:val="18"/>
                <w:szCs w:val="18"/>
              </w:rPr>
            </w:pPr>
            <w:r>
              <w:rPr>
                <w:sz w:val="18"/>
                <w:szCs w:val="18"/>
              </w:rPr>
              <w:t>-3,800</w:t>
            </w:r>
          </w:p>
        </w:tc>
        <w:tc>
          <w:tcPr>
            <w:tcW w:w="1029" w:type="dxa"/>
            <w:tcBorders>
              <w:top w:val="nil"/>
              <w:left w:val="nil"/>
              <w:bottom w:val="single" w:sz="4" w:space="0" w:color="000000"/>
              <w:right w:val="single" w:sz="4" w:space="0" w:color="000000"/>
            </w:tcBorders>
            <w:shd w:val="clear" w:color="auto" w:fill="auto"/>
          </w:tcPr>
          <w:p w14:paraId="00000741"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742" w14:textId="77777777" w:rsidR="002045CD" w:rsidRDefault="005C60F8">
            <w:pPr>
              <w:spacing w:after="0" w:line="240" w:lineRule="auto"/>
              <w:jc w:val="right"/>
              <w:rPr>
                <w:color w:val="000000"/>
                <w:sz w:val="18"/>
                <w:szCs w:val="18"/>
              </w:rPr>
            </w:pPr>
            <w:r>
              <w:rPr>
                <w:sz w:val="18"/>
                <w:szCs w:val="18"/>
              </w:rPr>
              <w:t>-45.9%</w:t>
            </w:r>
          </w:p>
        </w:tc>
        <w:tc>
          <w:tcPr>
            <w:tcW w:w="1094" w:type="dxa"/>
            <w:tcBorders>
              <w:top w:val="nil"/>
              <w:left w:val="nil"/>
              <w:bottom w:val="single" w:sz="4" w:space="0" w:color="000000"/>
              <w:right w:val="single" w:sz="4" w:space="0" w:color="000000"/>
            </w:tcBorders>
            <w:shd w:val="clear" w:color="auto" w:fill="auto"/>
          </w:tcPr>
          <w:p w14:paraId="00000743" w14:textId="77777777" w:rsidR="002045CD" w:rsidRDefault="005C60F8">
            <w:pPr>
              <w:spacing w:after="0" w:line="240" w:lineRule="auto"/>
              <w:jc w:val="right"/>
              <w:rPr>
                <w:color w:val="000000"/>
                <w:sz w:val="18"/>
                <w:szCs w:val="18"/>
              </w:rPr>
            </w:pPr>
            <w:r>
              <w:rPr>
                <w:sz w:val="18"/>
                <w:szCs w:val="18"/>
              </w:rPr>
              <w:t>-45.8%</w:t>
            </w:r>
          </w:p>
        </w:tc>
        <w:tc>
          <w:tcPr>
            <w:tcW w:w="1027" w:type="dxa"/>
            <w:tcBorders>
              <w:top w:val="nil"/>
              <w:left w:val="nil"/>
              <w:bottom w:val="single" w:sz="4" w:space="0" w:color="000000"/>
              <w:right w:val="single" w:sz="4" w:space="0" w:color="000000"/>
            </w:tcBorders>
            <w:shd w:val="clear" w:color="auto" w:fill="auto"/>
          </w:tcPr>
          <w:p w14:paraId="00000744" w14:textId="77777777" w:rsidR="002045CD" w:rsidRDefault="005C60F8">
            <w:pPr>
              <w:spacing w:after="0" w:line="240" w:lineRule="auto"/>
              <w:jc w:val="right"/>
              <w:rPr>
                <w:color w:val="000000"/>
                <w:sz w:val="18"/>
                <w:szCs w:val="18"/>
              </w:rPr>
            </w:pPr>
            <w:r>
              <w:rPr>
                <w:sz w:val="18"/>
                <w:szCs w:val="18"/>
              </w:rPr>
              <w:t>0.1%</w:t>
            </w:r>
          </w:p>
        </w:tc>
      </w:tr>
      <w:tr w:rsidR="002045CD" w14:paraId="663491D8"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45" w14:textId="77777777" w:rsidR="002045CD" w:rsidRDefault="005C60F8">
            <w:pPr>
              <w:spacing w:after="0" w:line="240" w:lineRule="auto"/>
              <w:rPr>
                <w:b/>
                <w:color w:val="000000"/>
                <w:sz w:val="18"/>
                <w:szCs w:val="18"/>
              </w:rPr>
            </w:pPr>
            <w:r>
              <w:rPr>
                <w:b/>
                <w:color w:val="000000"/>
                <w:sz w:val="18"/>
                <w:szCs w:val="18"/>
              </w:rPr>
              <w:t>Indiana</w:t>
            </w:r>
          </w:p>
        </w:tc>
        <w:tc>
          <w:tcPr>
            <w:tcW w:w="1052" w:type="dxa"/>
            <w:tcBorders>
              <w:top w:val="nil"/>
              <w:left w:val="nil"/>
              <w:bottom w:val="single" w:sz="4" w:space="0" w:color="000000"/>
              <w:right w:val="single" w:sz="4" w:space="0" w:color="000000"/>
            </w:tcBorders>
            <w:shd w:val="clear" w:color="auto" w:fill="auto"/>
            <w:vAlign w:val="bottom"/>
          </w:tcPr>
          <w:p w14:paraId="00000746" w14:textId="77777777" w:rsidR="002045CD" w:rsidRDefault="005C60F8">
            <w:pPr>
              <w:spacing w:after="0" w:line="240" w:lineRule="auto"/>
              <w:jc w:val="right"/>
              <w:rPr>
                <w:color w:val="000000"/>
                <w:sz w:val="18"/>
                <w:szCs w:val="18"/>
              </w:rPr>
            </w:pPr>
            <w:r>
              <w:rPr>
                <w:color w:val="000000"/>
                <w:sz w:val="18"/>
                <w:szCs w:val="18"/>
              </w:rPr>
              <w:t>17,300</w:t>
            </w:r>
          </w:p>
        </w:tc>
        <w:tc>
          <w:tcPr>
            <w:tcW w:w="1029" w:type="dxa"/>
            <w:tcBorders>
              <w:top w:val="nil"/>
              <w:left w:val="nil"/>
              <w:bottom w:val="single" w:sz="4" w:space="0" w:color="000000"/>
              <w:right w:val="single" w:sz="4" w:space="0" w:color="000000"/>
            </w:tcBorders>
            <w:shd w:val="clear" w:color="auto" w:fill="auto"/>
            <w:vAlign w:val="bottom"/>
          </w:tcPr>
          <w:p w14:paraId="00000747" w14:textId="77777777" w:rsidR="002045CD" w:rsidRDefault="005C60F8">
            <w:pPr>
              <w:spacing w:after="0" w:line="240" w:lineRule="auto"/>
              <w:jc w:val="right"/>
              <w:rPr>
                <w:color w:val="000000"/>
                <w:sz w:val="18"/>
                <w:szCs w:val="18"/>
              </w:rPr>
            </w:pPr>
            <w:r>
              <w:rPr>
                <w:color w:val="000000"/>
                <w:sz w:val="18"/>
                <w:szCs w:val="18"/>
              </w:rPr>
              <w:t>3,100</w:t>
            </w:r>
          </w:p>
        </w:tc>
        <w:tc>
          <w:tcPr>
            <w:tcW w:w="915" w:type="dxa"/>
            <w:tcBorders>
              <w:top w:val="nil"/>
              <w:left w:val="nil"/>
              <w:bottom w:val="single" w:sz="4" w:space="0" w:color="000000"/>
              <w:right w:val="single" w:sz="4" w:space="0" w:color="000000"/>
            </w:tcBorders>
            <w:shd w:val="clear" w:color="auto" w:fill="auto"/>
            <w:vAlign w:val="bottom"/>
          </w:tcPr>
          <w:p w14:paraId="00000748" w14:textId="77777777" w:rsidR="002045CD" w:rsidRDefault="005C60F8">
            <w:pPr>
              <w:spacing w:after="0" w:line="240" w:lineRule="auto"/>
              <w:jc w:val="right"/>
              <w:rPr>
                <w:color w:val="000000"/>
                <w:sz w:val="18"/>
                <w:szCs w:val="18"/>
              </w:rPr>
            </w:pPr>
            <w:r>
              <w:rPr>
                <w:color w:val="000000"/>
                <w:sz w:val="18"/>
                <w:szCs w:val="18"/>
              </w:rPr>
              <w:t>17.9%</w:t>
            </w:r>
          </w:p>
        </w:tc>
        <w:tc>
          <w:tcPr>
            <w:tcW w:w="1144" w:type="dxa"/>
            <w:tcBorders>
              <w:top w:val="nil"/>
              <w:left w:val="nil"/>
              <w:bottom w:val="single" w:sz="4" w:space="0" w:color="000000"/>
              <w:right w:val="single" w:sz="4" w:space="0" w:color="000000"/>
            </w:tcBorders>
            <w:shd w:val="clear" w:color="auto" w:fill="auto"/>
            <w:vAlign w:val="bottom"/>
          </w:tcPr>
          <w:p w14:paraId="00000749" w14:textId="77777777" w:rsidR="002045CD" w:rsidRDefault="005C60F8">
            <w:pPr>
              <w:spacing w:after="0" w:line="240" w:lineRule="auto"/>
              <w:jc w:val="right"/>
              <w:rPr>
                <w:color w:val="000000"/>
                <w:sz w:val="18"/>
                <w:szCs w:val="18"/>
              </w:rPr>
            </w:pPr>
            <w:r>
              <w:rPr>
                <w:color w:val="000000"/>
                <w:sz w:val="18"/>
                <w:szCs w:val="18"/>
              </w:rPr>
              <w:t>21,300</w:t>
            </w:r>
          </w:p>
        </w:tc>
        <w:tc>
          <w:tcPr>
            <w:tcW w:w="1029" w:type="dxa"/>
            <w:tcBorders>
              <w:top w:val="nil"/>
              <w:left w:val="nil"/>
              <w:bottom w:val="single" w:sz="4" w:space="0" w:color="000000"/>
              <w:right w:val="single" w:sz="4" w:space="0" w:color="000000"/>
            </w:tcBorders>
            <w:shd w:val="clear" w:color="auto" w:fill="auto"/>
          </w:tcPr>
          <w:p w14:paraId="0000074A" w14:textId="77777777" w:rsidR="002045CD" w:rsidRDefault="005C60F8">
            <w:pPr>
              <w:spacing w:after="0" w:line="240" w:lineRule="auto"/>
              <w:jc w:val="right"/>
              <w:rPr>
                <w:color w:val="000000"/>
                <w:sz w:val="18"/>
                <w:szCs w:val="18"/>
              </w:rPr>
            </w:pPr>
            <w:r>
              <w:rPr>
                <w:sz w:val="18"/>
                <w:szCs w:val="18"/>
              </w:rPr>
              <w:t>3,900</w:t>
            </w:r>
          </w:p>
        </w:tc>
        <w:tc>
          <w:tcPr>
            <w:tcW w:w="845" w:type="dxa"/>
            <w:tcBorders>
              <w:top w:val="nil"/>
              <w:left w:val="nil"/>
              <w:bottom w:val="single" w:sz="4" w:space="0" w:color="000000"/>
              <w:right w:val="single" w:sz="4" w:space="0" w:color="000000"/>
            </w:tcBorders>
            <w:shd w:val="clear" w:color="auto" w:fill="auto"/>
          </w:tcPr>
          <w:p w14:paraId="0000074B" w14:textId="77777777" w:rsidR="002045CD" w:rsidRDefault="005C60F8">
            <w:pPr>
              <w:spacing w:after="0" w:line="240" w:lineRule="auto"/>
              <w:jc w:val="right"/>
              <w:rPr>
                <w:color w:val="000000"/>
                <w:sz w:val="18"/>
                <w:szCs w:val="18"/>
              </w:rPr>
            </w:pPr>
            <w:r>
              <w:rPr>
                <w:sz w:val="18"/>
                <w:szCs w:val="18"/>
              </w:rPr>
              <w:t>18.3%</w:t>
            </w:r>
          </w:p>
        </w:tc>
        <w:tc>
          <w:tcPr>
            <w:tcW w:w="1052" w:type="dxa"/>
            <w:tcBorders>
              <w:top w:val="nil"/>
              <w:left w:val="nil"/>
              <w:bottom w:val="single" w:sz="4" w:space="0" w:color="000000"/>
              <w:right w:val="single" w:sz="4" w:space="0" w:color="000000"/>
            </w:tcBorders>
            <w:shd w:val="clear" w:color="auto" w:fill="auto"/>
          </w:tcPr>
          <w:p w14:paraId="0000074C" w14:textId="77777777" w:rsidR="002045CD" w:rsidRDefault="005C60F8">
            <w:pPr>
              <w:spacing w:after="0" w:line="240" w:lineRule="auto"/>
              <w:jc w:val="right"/>
              <w:rPr>
                <w:color w:val="000000"/>
                <w:sz w:val="18"/>
                <w:szCs w:val="18"/>
              </w:rPr>
            </w:pPr>
            <w:r>
              <w:rPr>
                <w:sz w:val="18"/>
                <w:szCs w:val="18"/>
              </w:rPr>
              <w:t>4,000</w:t>
            </w:r>
          </w:p>
        </w:tc>
        <w:tc>
          <w:tcPr>
            <w:tcW w:w="999" w:type="dxa"/>
            <w:tcBorders>
              <w:top w:val="nil"/>
              <w:left w:val="nil"/>
              <w:bottom w:val="single" w:sz="4" w:space="0" w:color="000000"/>
              <w:right w:val="single" w:sz="4" w:space="0" w:color="000000"/>
            </w:tcBorders>
            <w:shd w:val="clear" w:color="auto" w:fill="auto"/>
          </w:tcPr>
          <w:p w14:paraId="0000074D" w14:textId="77777777" w:rsidR="002045CD" w:rsidRDefault="005C60F8">
            <w:pPr>
              <w:spacing w:after="0" w:line="240" w:lineRule="auto"/>
              <w:jc w:val="right"/>
              <w:rPr>
                <w:color w:val="000000"/>
                <w:sz w:val="18"/>
                <w:szCs w:val="18"/>
              </w:rPr>
            </w:pPr>
            <w:r>
              <w:rPr>
                <w:sz w:val="18"/>
                <w:szCs w:val="18"/>
              </w:rPr>
              <w:t>800</w:t>
            </w:r>
          </w:p>
        </w:tc>
        <w:tc>
          <w:tcPr>
            <w:tcW w:w="1029" w:type="dxa"/>
            <w:tcBorders>
              <w:top w:val="nil"/>
              <w:left w:val="nil"/>
              <w:bottom w:val="single" w:sz="4" w:space="0" w:color="000000"/>
              <w:right w:val="single" w:sz="4" w:space="0" w:color="000000"/>
            </w:tcBorders>
            <w:shd w:val="clear" w:color="auto" w:fill="auto"/>
          </w:tcPr>
          <w:p w14:paraId="0000074E"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74F" w14:textId="77777777" w:rsidR="002045CD" w:rsidRDefault="005C60F8">
            <w:pPr>
              <w:spacing w:after="0" w:line="240" w:lineRule="auto"/>
              <w:jc w:val="right"/>
              <w:rPr>
                <w:color w:val="000000"/>
                <w:sz w:val="18"/>
                <w:szCs w:val="18"/>
              </w:rPr>
            </w:pPr>
            <w:r>
              <w:rPr>
                <w:sz w:val="18"/>
                <w:szCs w:val="18"/>
              </w:rPr>
              <w:t>23.1%</w:t>
            </w:r>
          </w:p>
        </w:tc>
        <w:tc>
          <w:tcPr>
            <w:tcW w:w="1094" w:type="dxa"/>
            <w:tcBorders>
              <w:top w:val="nil"/>
              <w:left w:val="nil"/>
              <w:bottom w:val="single" w:sz="4" w:space="0" w:color="000000"/>
              <w:right w:val="single" w:sz="4" w:space="0" w:color="000000"/>
            </w:tcBorders>
            <w:shd w:val="clear" w:color="auto" w:fill="auto"/>
          </w:tcPr>
          <w:p w14:paraId="00000750" w14:textId="77777777" w:rsidR="002045CD" w:rsidRDefault="005C60F8">
            <w:pPr>
              <w:spacing w:after="0" w:line="240" w:lineRule="auto"/>
              <w:jc w:val="right"/>
              <w:rPr>
                <w:color w:val="000000"/>
                <w:sz w:val="18"/>
                <w:szCs w:val="18"/>
              </w:rPr>
            </w:pPr>
            <w:r>
              <w:rPr>
                <w:sz w:val="18"/>
                <w:szCs w:val="18"/>
              </w:rPr>
              <w:t>25.8%</w:t>
            </w:r>
          </w:p>
        </w:tc>
        <w:tc>
          <w:tcPr>
            <w:tcW w:w="1027" w:type="dxa"/>
            <w:tcBorders>
              <w:top w:val="nil"/>
              <w:left w:val="nil"/>
              <w:bottom w:val="single" w:sz="4" w:space="0" w:color="000000"/>
              <w:right w:val="single" w:sz="4" w:space="0" w:color="000000"/>
            </w:tcBorders>
            <w:shd w:val="clear" w:color="auto" w:fill="auto"/>
          </w:tcPr>
          <w:p w14:paraId="00000751" w14:textId="77777777" w:rsidR="002045CD" w:rsidRDefault="005C60F8">
            <w:pPr>
              <w:spacing w:after="0" w:line="240" w:lineRule="auto"/>
              <w:jc w:val="right"/>
              <w:rPr>
                <w:color w:val="000000"/>
                <w:sz w:val="18"/>
                <w:szCs w:val="18"/>
              </w:rPr>
            </w:pPr>
            <w:r>
              <w:rPr>
                <w:sz w:val="18"/>
                <w:szCs w:val="18"/>
              </w:rPr>
              <w:t>2.2%</w:t>
            </w:r>
          </w:p>
        </w:tc>
      </w:tr>
      <w:tr w:rsidR="002045CD" w14:paraId="09CBF499"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52" w14:textId="77777777" w:rsidR="002045CD" w:rsidRDefault="005C60F8">
            <w:pPr>
              <w:spacing w:after="0" w:line="240" w:lineRule="auto"/>
              <w:rPr>
                <w:b/>
                <w:color w:val="000000"/>
                <w:sz w:val="18"/>
                <w:szCs w:val="18"/>
              </w:rPr>
            </w:pPr>
            <w:r>
              <w:rPr>
                <w:b/>
                <w:color w:val="000000"/>
                <w:sz w:val="18"/>
                <w:szCs w:val="18"/>
              </w:rPr>
              <w:t>Iowa</w:t>
            </w:r>
          </w:p>
        </w:tc>
        <w:tc>
          <w:tcPr>
            <w:tcW w:w="1052" w:type="dxa"/>
            <w:tcBorders>
              <w:top w:val="nil"/>
              <w:left w:val="nil"/>
              <w:bottom w:val="single" w:sz="4" w:space="0" w:color="000000"/>
              <w:right w:val="single" w:sz="4" w:space="0" w:color="000000"/>
            </w:tcBorders>
            <w:shd w:val="clear" w:color="auto" w:fill="auto"/>
            <w:vAlign w:val="bottom"/>
          </w:tcPr>
          <w:p w14:paraId="00000753" w14:textId="77777777" w:rsidR="002045CD" w:rsidRDefault="005C60F8">
            <w:pPr>
              <w:spacing w:after="0" w:line="240" w:lineRule="auto"/>
              <w:jc w:val="right"/>
              <w:rPr>
                <w:color w:val="000000"/>
                <w:sz w:val="18"/>
                <w:szCs w:val="18"/>
              </w:rPr>
            </w:pPr>
            <w:r>
              <w:rPr>
                <w:color w:val="000000"/>
                <w:sz w:val="18"/>
                <w:szCs w:val="18"/>
              </w:rPr>
              <w:t>7,900</w:t>
            </w:r>
          </w:p>
        </w:tc>
        <w:tc>
          <w:tcPr>
            <w:tcW w:w="1029" w:type="dxa"/>
            <w:tcBorders>
              <w:top w:val="nil"/>
              <w:left w:val="nil"/>
              <w:bottom w:val="single" w:sz="4" w:space="0" w:color="000000"/>
              <w:right w:val="single" w:sz="4" w:space="0" w:color="000000"/>
            </w:tcBorders>
            <w:shd w:val="clear" w:color="auto" w:fill="auto"/>
            <w:vAlign w:val="bottom"/>
          </w:tcPr>
          <w:p w14:paraId="00000754" w14:textId="77777777" w:rsidR="002045CD" w:rsidRDefault="005C60F8">
            <w:pPr>
              <w:spacing w:after="0" w:line="240" w:lineRule="auto"/>
              <w:jc w:val="right"/>
              <w:rPr>
                <w:color w:val="000000"/>
                <w:sz w:val="18"/>
                <w:szCs w:val="18"/>
              </w:rPr>
            </w:pPr>
            <w:r>
              <w:rPr>
                <w:color w:val="000000"/>
                <w:sz w:val="18"/>
                <w:szCs w:val="18"/>
              </w:rPr>
              <w:t>1,000</w:t>
            </w:r>
          </w:p>
        </w:tc>
        <w:tc>
          <w:tcPr>
            <w:tcW w:w="915" w:type="dxa"/>
            <w:tcBorders>
              <w:top w:val="nil"/>
              <w:left w:val="nil"/>
              <w:bottom w:val="single" w:sz="4" w:space="0" w:color="000000"/>
              <w:right w:val="single" w:sz="4" w:space="0" w:color="000000"/>
            </w:tcBorders>
            <w:shd w:val="clear" w:color="auto" w:fill="auto"/>
            <w:vAlign w:val="bottom"/>
          </w:tcPr>
          <w:p w14:paraId="00000755" w14:textId="77777777" w:rsidR="002045CD" w:rsidRDefault="005C60F8">
            <w:pPr>
              <w:spacing w:after="0" w:line="240" w:lineRule="auto"/>
              <w:jc w:val="right"/>
              <w:rPr>
                <w:color w:val="000000"/>
                <w:sz w:val="18"/>
                <w:szCs w:val="18"/>
              </w:rPr>
            </w:pPr>
            <w:r>
              <w:rPr>
                <w:color w:val="000000"/>
                <w:sz w:val="18"/>
                <w:szCs w:val="18"/>
              </w:rPr>
              <w:t>12.7%</w:t>
            </w:r>
          </w:p>
        </w:tc>
        <w:tc>
          <w:tcPr>
            <w:tcW w:w="1144" w:type="dxa"/>
            <w:tcBorders>
              <w:top w:val="nil"/>
              <w:left w:val="nil"/>
              <w:bottom w:val="single" w:sz="4" w:space="0" w:color="000000"/>
              <w:right w:val="single" w:sz="4" w:space="0" w:color="000000"/>
            </w:tcBorders>
            <w:shd w:val="clear" w:color="auto" w:fill="auto"/>
            <w:vAlign w:val="bottom"/>
          </w:tcPr>
          <w:p w14:paraId="00000756" w14:textId="77777777" w:rsidR="002045CD" w:rsidRDefault="005C60F8">
            <w:pPr>
              <w:spacing w:after="0" w:line="240" w:lineRule="auto"/>
              <w:jc w:val="right"/>
              <w:rPr>
                <w:color w:val="000000"/>
                <w:sz w:val="18"/>
                <w:szCs w:val="18"/>
              </w:rPr>
            </w:pPr>
            <w:r>
              <w:rPr>
                <w:color w:val="000000"/>
                <w:sz w:val="18"/>
                <w:szCs w:val="18"/>
              </w:rPr>
              <w:t>4,200</w:t>
            </w:r>
          </w:p>
        </w:tc>
        <w:tc>
          <w:tcPr>
            <w:tcW w:w="1029" w:type="dxa"/>
            <w:tcBorders>
              <w:top w:val="nil"/>
              <w:left w:val="nil"/>
              <w:bottom w:val="single" w:sz="4" w:space="0" w:color="000000"/>
              <w:right w:val="single" w:sz="4" w:space="0" w:color="000000"/>
            </w:tcBorders>
            <w:shd w:val="clear" w:color="auto" w:fill="auto"/>
          </w:tcPr>
          <w:p w14:paraId="00000757" w14:textId="77777777" w:rsidR="002045CD" w:rsidRDefault="005C60F8">
            <w:pPr>
              <w:spacing w:after="0" w:line="240" w:lineRule="auto"/>
              <w:jc w:val="right"/>
              <w:rPr>
                <w:color w:val="000000"/>
                <w:sz w:val="18"/>
                <w:szCs w:val="18"/>
              </w:rPr>
            </w:pPr>
            <w:r>
              <w:rPr>
                <w:sz w:val="18"/>
                <w:szCs w:val="18"/>
              </w:rPr>
              <w:t>500</w:t>
            </w:r>
          </w:p>
        </w:tc>
        <w:tc>
          <w:tcPr>
            <w:tcW w:w="845" w:type="dxa"/>
            <w:tcBorders>
              <w:top w:val="nil"/>
              <w:left w:val="nil"/>
              <w:bottom w:val="single" w:sz="4" w:space="0" w:color="000000"/>
              <w:right w:val="single" w:sz="4" w:space="0" w:color="000000"/>
            </w:tcBorders>
            <w:shd w:val="clear" w:color="auto" w:fill="auto"/>
          </w:tcPr>
          <w:p w14:paraId="00000758" w14:textId="77777777" w:rsidR="002045CD" w:rsidRDefault="005C60F8">
            <w:pPr>
              <w:spacing w:after="0" w:line="240" w:lineRule="auto"/>
              <w:jc w:val="right"/>
              <w:rPr>
                <w:color w:val="000000"/>
                <w:sz w:val="18"/>
                <w:szCs w:val="18"/>
              </w:rPr>
            </w:pPr>
            <w:r>
              <w:rPr>
                <w:sz w:val="18"/>
                <w:szCs w:val="18"/>
              </w:rPr>
              <w:t>11.9%</w:t>
            </w:r>
          </w:p>
        </w:tc>
        <w:tc>
          <w:tcPr>
            <w:tcW w:w="1052" w:type="dxa"/>
            <w:tcBorders>
              <w:top w:val="nil"/>
              <w:left w:val="nil"/>
              <w:bottom w:val="single" w:sz="4" w:space="0" w:color="000000"/>
              <w:right w:val="single" w:sz="4" w:space="0" w:color="000000"/>
            </w:tcBorders>
            <w:shd w:val="clear" w:color="auto" w:fill="auto"/>
          </w:tcPr>
          <w:p w14:paraId="00000759" w14:textId="77777777" w:rsidR="002045CD" w:rsidRDefault="005C60F8">
            <w:pPr>
              <w:spacing w:after="0" w:line="240" w:lineRule="auto"/>
              <w:jc w:val="right"/>
              <w:rPr>
                <w:color w:val="000000"/>
                <w:sz w:val="18"/>
                <w:szCs w:val="18"/>
              </w:rPr>
            </w:pPr>
            <w:r>
              <w:rPr>
                <w:sz w:val="18"/>
                <w:szCs w:val="18"/>
              </w:rPr>
              <w:t>-3,700</w:t>
            </w:r>
          </w:p>
        </w:tc>
        <w:tc>
          <w:tcPr>
            <w:tcW w:w="999" w:type="dxa"/>
            <w:tcBorders>
              <w:top w:val="nil"/>
              <w:left w:val="nil"/>
              <w:bottom w:val="single" w:sz="4" w:space="0" w:color="000000"/>
              <w:right w:val="single" w:sz="4" w:space="0" w:color="000000"/>
            </w:tcBorders>
            <w:shd w:val="clear" w:color="auto" w:fill="auto"/>
          </w:tcPr>
          <w:p w14:paraId="0000075A" w14:textId="77777777" w:rsidR="002045CD" w:rsidRDefault="005C60F8">
            <w:pPr>
              <w:spacing w:after="0" w:line="240" w:lineRule="auto"/>
              <w:jc w:val="right"/>
              <w:rPr>
                <w:color w:val="000000"/>
                <w:sz w:val="18"/>
                <w:szCs w:val="18"/>
              </w:rPr>
            </w:pPr>
            <w:r>
              <w:rPr>
                <w:sz w:val="18"/>
                <w:szCs w:val="18"/>
              </w:rPr>
              <w:t>-500</w:t>
            </w:r>
          </w:p>
        </w:tc>
        <w:tc>
          <w:tcPr>
            <w:tcW w:w="1029" w:type="dxa"/>
            <w:tcBorders>
              <w:top w:val="nil"/>
              <w:left w:val="nil"/>
              <w:bottom w:val="single" w:sz="4" w:space="0" w:color="000000"/>
              <w:right w:val="single" w:sz="4" w:space="0" w:color="000000"/>
            </w:tcBorders>
            <w:shd w:val="clear" w:color="auto" w:fill="auto"/>
          </w:tcPr>
          <w:p w14:paraId="0000075B" w14:textId="77777777" w:rsidR="002045CD" w:rsidRDefault="005C60F8">
            <w:pPr>
              <w:spacing w:after="0" w:line="240" w:lineRule="auto"/>
              <w:jc w:val="right"/>
              <w:rPr>
                <w:color w:val="000000"/>
                <w:sz w:val="18"/>
                <w:szCs w:val="18"/>
              </w:rPr>
            </w:pPr>
            <w:r>
              <w:rPr>
                <w:sz w:val="18"/>
                <w:szCs w:val="18"/>
              </w:rPr>
              <w:t>-0.8%</w:t>
            </w:r>
          </w:p>
        </w:tc>
        <w:tc>
          <w:tcPr>
            <w:tcW w:w="1052" w:type="dxa"/>
            <w:tcBorders>
              <w:top w:val="nil"/>
              <w:left w:val="nil"/>
              <w:bottom w:val="single" w:sz="4" w:space="0" w:color="000000"/>
              <w:right w:val="single" w:sz="4" w:space="0" w:color="000000"/>
            </w:tcBorders>
            <w:shd w:val="clear" w:color="auto" w:fill="auto"/>
          </w:tcPr>
          <w:p w14:paraId="0000075C" w14:textId="77777777" w:rsidR="002045CD" w:rsidRDefault="005C60F8">
            <w:pPr>
              <w:spacing w:after="0" w:line="240" w:lineRule="auto"/>
              <w:jc w:val="right"/>
              <w:rPr>
                <w:color w:val="000000"/>
                <w:sz w:val="18"/>
                <w:szCs w:val="18"/>
              </w:rPr>
            </w:pPr>
            <w:r>
              <w:rPr>
                <w:sz w:val="18"/>
                <w:szCs w:val="18"/>
              </w:rPr>
              <w:t>-46.8%</w:t>
            </w:r>
          </w:p>
        </w:tc>
        <w:tc>
          <w:tcPr>
            <w:tcW w:w="1094" w:type="dxa"/>
            <w:tcBorders>
              <w:top w:val="nil"/>
              <w:left w:val="nil"/>
              <w:bottom w:val="single" w:sz="4" w:space="0" w:color="000000"/>
              <w:right w:val="single" w:sz="4" w:space="0" w:color="000000"/>
            </w:tcBorders>
            <w:shd w:val="clear" w:color="auto" w:fill="auto"/>
          </w:tcPr>
          <w:p w14:paraId="0000075D" w14:textId="77777777" w:rsidR="002045CD" w:rsidRDefault="005C60F8">
            <w:pPr>
              <w:spacing w:after="0" w:line="240" w:lineRule="auto"/>
              <w:jc w:val="right"/>
              <w:rPr>
                <w:color w:val="000000"/>
                <w:sz w:val="18"/>
                <w:szCs w:val="18"/>
              </w:rPr>
            </w:pPr>
            <w:r>
              <w:rPr>
                <w:sz w:val="18"/>
                <w:szCs w:val="18"/>
              </w:rPr>
              <w:t>-50.0%</w:t>
            </w:r>
          </w:p>
        </w:tc>
        <w:tc>
          <w:tcPr>
            <w:tcW w:w="1027" w:type="dxa"/>
            <w:tcBorders>
              <w:top w:val="nil"/>
              <w:left w:val="nil"/>
              <w:bottom w:val="single" w:sz="4" w:space="0" w:color="000000"/>
              <w:right w:val="single" w:sz="4" w:space="0" w:color="000000"/>
            </w:tcBorders>
            <w:shd w:val="clear" w:color="auto" w:fill="auto"/>
          </w:tcPr>
          <w:p w14:paraId="0000075E" w14:textId="77777777" w:rsidR="002045CD" w:rsidRDefault="005C60F8">
            <w:pPr>
              <w:spacing w:after="0" w:line="240" w:lineRule="auto"/>
              <w:jc w:val="right"/>
              <w:rPr>
                <w:color w:val="000000"/>
                <w:sz w:val="18"/>
                <w:szCs w:val="18"/>
              </w:rPr>
            </w:pPr>
            <w:r>
              <w:rPr>
                <w:sz w:val="18"/>
                <w:szCs w:val="18"/>
              </w:rPr>
              <w:t>-6.0%</w:t>
            </w:r>
          </w:p>
        </w:tc>
      </w:tr>
      <w:tr w:rsidR="002045CD" w14:paraId="70733EFC"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5F" w14:textId="77777777" w:rsidR="002045CD" w:rsidRDefault="005C60F8">
            <w:pPr>
              <w:spacing w:after="0" w:line="240" w:lineRule="auto"/>
              <w:rPr>
                <w:b/>
                <w:color w:val="000000"/>
                <w:sz w:val="18"/>
                <w:szCs w:val="18"/>
              </w:rPr>
            </w:pPr>
            <w:r>
              <w:rPr>
                <w:b/>
                <w:color w:val="000000"/>
                <w:sz w:val="18"/>
                <w:szCs w:val="18"/>
              </w:rPr>
              <w:t>Kansas</w:t>
            </w:r>
          </w:p>
        </w:tc>
        <w:tc>
          <w:tcPr>
            <w:tcW w:w="1052" w:type="dxa"/>
            <w:tcBorders>
              <w:top w:val="nil"/>
              <w:left w:val="nil"/>
              <w:bottom w:val="single" w:sz="4" w:space="0" w:color="000000"/>
              <w:right w:val="single" w:sz="4" w:space="0" w:color="000000"/>
            </w:tcBorders>
            <w:shd w:val="clear" w:color="auto" w:fill="auto"/>
            <w:vAlign w:val="bottom"/>
          </w:tcPr>
          <w:p w14:paraId="00000760" w14:textId="77777777" w:rsidR="002045CD" w:rsidRDefault="005C60F8">
            <w:pPr>
              <w:spacing w:after="0" w:line="240" w:lineRule="auto"/>
              <w:jc w:val="right"/>
              <w:rPr>
                <w:color w:val="000000"/>
                <w:sz w:val="18"/>
                <w:szCs w:val="18"/>
              </w:rPr>
            </w:pPr>
            <w:r>
              <w:rPr>
                <w:color w:val="000000"/>
                <w:sz w:val="18"/>
                <w:szCs w:val="18"/>
              </w:rPr>
              <w:t>7,800</w:t>
            </w:r>
          </w:p>
        </w:tc>
        <w:tc>
          <w:tcPr>
            <w:tcW w:w="1029" w:type="dxa"/>
            <w:tcBorders>
              <w:top w:val="nil"/>
              <w:left w:val="nil"/>
              <w:bottom w:val="single" w:sz="4" w:space="0" w:color="000000"/>
              <w:right w:val="single" w:sz="4" w:space="0" w:color="000000"/>
            </w:tcBorders>
            <w:shd w:val="clear" w:color="auto" w:fill="auto"/>
            <w:vAlign w:val="bottom"/>
          </w:tcPr>
          <w:p w14:paraId="00000761" w14:textId="77777777" w:rsidR="002045CD" w:rsidRDefault="005C60F8">
            <w:pPr>
              <w:spacing w:after="0" w:line="240" w:lineRule="auto"/>
              <w:jc w:val="right"/>
              <w:rPr>
                <w:color w:val="000000"/>
                <w:sz w:val="18"/>
                <w:szCs w:val="18"/>
              </w:rPr>
            </w:pPr>
            <w:r>
              <w:rPr>
                <w:color w:val="000000"/>
                <w:sz w:val="18"/>
                <w:szCs w:val="18"/>
              </w:rPr>
              <w:t>1,100</w:t>
            </w:r>
          </w:p>
        </w:tc>
        <w:tc>
          <w:tcPr>
            <w:tcW w:w="915" w:type="dxa"/>
            <w:tcBorders>
              <w:top w:val="nil"/>
              <w:left w:val="nil"/>
              <w:bottom w:val="single" w:sz="4" w:space="0" w:color="000000"/>
              <w:right w:val="single" w:sz="4" w:space="0" w:color="000000"/>
            </w:tcBorders>
            <w:shd w:val="clear" w:color="auto" w:fill="auto"/>
            <w:vAlign w:val="bottom"/>
          </w:tcPr>
          <w:p w14:paraId="00000762" w14:textId="77777777" w:rsidR="002045CD" w:rsidRDefault="005C60F8">
            <w:pPr>
              <w:spacing w:after="0" w:line="240" w:lineRule="auto"/>
              <w:jc w:val="right"/>
              <w:rPr>
                <w:color w:val="000000"/>
                <w:sz w:val="18"/>
                <w:szCs w:val="18"/>
              </w:rPr>
            </w:pPr>
            <w:r>
              <w:rPr>
                <w:color w:val="000000"/>
                <w:sz w:val="18"/>
                <w:szCs w:val="18"/>
              </w:rPr>
              <w:t>14.1%</w:t>
            </w:r>
          </w:p>
        </w:tc>
        <w:tc>
          <w:tcPr>
            <w:tcW w:w="1144" w:type="dxa"/>
            <w:tcBorders>
              <w:top w:val="nil"/>
              <w:left w:val="nil"/>
              <w:bottom w:val="single" w:sz="4" w:space="0" w:color="000000"/>
              <w:right w:val="single" w:sz="4" w:space="0" w:color="000000"/>
            </w:tcBorders>
            <w:shd w:val="clear" w:color="auto" w:fill="auto"/>
            <w:vAlign w:val="bottom"/>
          </w:tcPr>
          <w:p w14:paraId="00000763" w14:textId="77777777" w:rsidR="002045CD" w:rsidRDefault="005C60F8">
            <w:pPr>
              <w:spacing w:after="0" w:line="240" w:lineRule="auto"/>
              <w:jc w:val="right"/>
              <w:rPr>
                <w:color w:val="000000"/>
                <w:sz w:val="18"/>
                <w:szCs w:val="18"/>
              </w:rPr>
            </w:pPr>
            <w:r>
              <w:rPr>
                <w:color w:val="000000"/>
                <w:sz w:val="18"/>
                <w:szCs w:val="18"/>
              </w:rPr>
              <w:t>5,800</w:t>
            </w:r>
          </w:p>
        </w:tc>
        <w:tc>
          <w:tcPr>
            <w:tcW w:w="1029" w:type="dxa"/>
            <w:tcBorders>
              <w:top w:val="nil"/>
              <w:left w:val="nil"/>
              <w:bottom w:val="single" w:sz="4" w:space="0" w:color="000000"/>
              <w:right w:val="single" w:sz="4" w:space="0" w:color="000000"/>
            </w:tcBorders>
            <w:shd w:val="clear" w:color="auto" w:fill="auto"/>
          </w:tcPr>
          <w:p w14:paraId="00000764" w14:textId="77777777" w:rsidR="002045CD" w:rsidRDefault="005C60F8">
            <w:pPr>
              <w:spacing w:after="0" w:line="240" w:lineRule="auto"/>
              <w:jc w:val="right"/>
              <w:rPr>
                <w:color w:val="000000"/>
                <w:sz w:val="18"/>
                <w:szCs w:val="18"/>
              </w:rPr>
            </w:pPr>
            <w:r>
              <w:rPr>
                <w:sz w:val="18"/>
                <w:szCs w:val="18"/>
              </w:rPr>
              <w:t>800</w:t>
            </w:r>
          </w:p>
        </w:tc>
        <w:tc>
          <w:tcPr>
            <w:tcW w:w="845" w:type="dxa"/>
            <w:tcBorders>
              <w:top w:val="nil"/>
              <w:left w:val="nil"/>
              <w:bottom w:val="single" w:sz="4" w:space="0" w:color="000000"/>
              <w:right w:val="single" w:sz="4" w:space="0" w:color="000000"/>
            </w:tcBorders>
            <w:shd w:val="clear" w:color="auto" w:fill="auto"/>
          </w:tcPr>
          <w:p w14:paraId="00000765" w14:textId="77777777" w:rsidR="002045CD" w:rsidRDefault="005C60F8">
            <w:pPr>
              <w:spacing w:after="0" w:line="240" w:lineRule="auto"/>
              <w:jc w:val="right"/>
              <w:rPr>
                <w:color w:val="000000"/>
                <w:sz w:val="18"/>
                <w:szCs w:val="18"/>
              </w:rPr>
            </w:pPr>
            <w:r>
              <w:rPr>
                <w:sz w:val="18"/>
                <w:szCs w:val="18"/>
              </w:rPr>
              <w:t>13.8%</w:t>
            </w:r>
          </w:p>
        </w:tc>
        <w:tc>
          <w:tcPr>
            <w:tcW w:w="1052" w:type="dxa"/>
            <w:tcBorders>
              <w:top w:val="nil"/>
              <w:left w:val="nil"/>
              <w:bottom w:val="single" w:sz="4" w:space="0" w:color="000000"/>
              <w:right w:val="single" w:sz="4" w:space="0" w:color="000000"/>
            </w:tcBorders>
            <w:shd w:val="clear" w:color="auto" w:fill="auto"/>
          </w:tcPr>
          <w:p w14:paraId="00000766" w14:textId="77777777" w:rsidR="002045CD" w:rsidRDefault="005C60F8">
            <w:pPr>
              <w:spacing w:after="0" w:line="240" w:lineRule="auto"/>
              <w:jc w:val="right"/>
              <w:rPr>
                <w:color w:val="000000"/>
                <w:sz w:val="18"/>
                <w:szCs w:val="18"/>
              </w:rPr>
            </w:pPr>
            <w:r>
              <w:rPr>
                <w:sz w:val="18"/>
                <w:szCs w:val="18"/>
              </w:rPr>
              <w:t>-2,000</w:t>
            </w:r>
          </w:p>
        </w:tc>
        <w:tc>
          <w:tcPr>
            <w:tcW w:w="999" w:type="dxa"/>
            <w:tcBorders>
              <w:top w:val="nil"/>
              <w:left w:val="nil"/>
              <w:bottom w:val="single" w:sz="4" w:space="0" w:color="000000"/>
              <w:right w:val="single" w:sz="4" w:space="0" w:color="000000"/>
            </w:tcBorders>
            <w:shd w:val="clear" w:color="auto" w:fill="auto"/>
          </w:tcPr>
          <w:p w14:paraId="00000767" w14:textId="77777777" w:rsidR="002045CD" w:rsidRDefault="005C60F8">
            <w:pPr>
              <w:spacing w:after="0" w:line="240" w:lineRule="auto"/>
              <w:jc w:val="right"/>
              <w:rPr>
                <w:color w:val="000000"/>
                <w:sz w:val="18"/>
                <w:szCs w:val="18"/>
              </w:rPr>
            </w:pPr>
            <w:r>
              <w:rPr>
                <w:sz w:val="18"/>
                <w:szCs w:val="18"/>
              </w:rPr>
              <w:t>-300</w:t>
            </w:r>
          </w:p>
        </w:tc>
        <w:tc>
          <w:tcPr>
            <w:tcW w:w="1029" w:type="dxa"/>
            <w:tcBorders>
              <w:top w:val="nil"/>
              <w:left w:val="nil"/>
              <w:bottom w:val="single" w:sz="4" w:space="0" w:color="000000"/>
              <w:right w:val="single" w:sz="4" w:space="0" w:color="000000"/>
            </w:tcBorders>
            <w:shd w:val="clear" w:color="auto" w:fill="auto"/>
          </w:tcPr>
          <w:p w14:paraId="00000768" w14:textId="77777777" w:rsidR="002045CD" w:rsidRDefault="005C60F8">
            <w:pPr>
              <w:spacing w:after="0" w:line="240" w:lineRule="auto"/>
              <w:jc w:val="right"/>
              <w:rPr>
                <w:color w:val="000000"/>
                <w:sz w:val="18"/>
                <w:szCs w:val="18"/>
              </w:rPr>
            </w:pPr>
            <w:r>
              <w:rPr>
                <w:sz w:val="18"/>
                <w:szCs w:val="18"/>
              </w:rPr>
              <w:t>-0.3%</w:t>
            </w:r>
          </w:p>
        </w:tc>
        <w:tc>
          <w:tcPr>
            <w:tcW w:w="1052" w:type="dxa"/>
            <w:tcBorders>
              <w:top w:val="nil"/>
              <w:left w:val="nil"/>
              <w:bottom w:val="single" w:sz="4" w:space="0" w:color="000000"/>
              <w:right w:val="single" w:sz="4" w:space="0" w:color="000000"/>
            </w:tcBorders>
            <w:shd w:val="clear" w:color="auto" w:fill="auto"/>
          </w:tcPr>
          <w:p w14:paraId="00000769" w14:textId="77777777" w:rsidR="002045CD" w:rsidRDefault="005C60F8">
            <w:pPr>
              <w:spacing w:after="0" w:line="240" w:lineRule="auto"/>
              <w:jc w:val="right"/>
              <w:rPr>
                <w:color w:val="000000"/>
                <w:sz w:val="18"/>
                <w:szCs w:val="18"/>
              </w:rPr>
            </w:pPr>
            <w:r>
              <w:rPr>
                <w:sz w:val="18"/>
                <w:szCs w:val="18"/>
              </w:rPr>
              <w:t>-25.6%</w:t>
            </w:r>
          </w:p>
        </w:tc>
        <w:tc>
          <w:tcPr>
            <w:tcW w:w="1094" w:type="dxa"/>
            <w:tcBorders>
              <w:top w:val="nil"/>
              <w:left w:val="nil"/>
              <w:bottom w:val="single" w:sz="4" w:space="0" w:color="000000"/>
              <w:right w:val="single" w:sz="4" w:space="0" w:color="000000"/>
            </w:tcBorders>
            <w:shd w:val="clear" w:color="auto" w:fill="auto"/>
          </w:tcPr>
          <w:p w14:paraId="0000076A" w14:textId="77777777" w:rsidR="002045CD" w:rsidRDefault="005C60F8">
            <w:pPr>
              <w:spacing w:after="0" w:line="240" w:lineRule="auto"/>
              <w:jc w:val="right"/>
              <w:rPr>
                <w:color w:val="000000"/>
                <w:sz w:val="18"/>
                <w:szCs w:val="18"/>
              </w:rPr>
            </w:pPr>
            <w:r>
              <w:rPr>
                <w:sz w:val="18"/>
                <w:szCs w:val="18"/>
              </w:rPr>
              <w:t>-27.3%</w:t>
            </w:r>
          </w:p>
        </w:tc>
        <w:tc>
          <w:tcPr>
            <w:tcW w:w="1027" w:type="dxa"/>
            <w:tcBorders>
              <w:top w:val="nil"/>
              <w:left w:val="nil"/>
              <w:bottom w:val="single" w:sz="4" w:space="0" w:color="000000"/>
              <w:right w:val="single" w:sz="4" w:space="0" w:color="000000"/>
            </w:tcBorders>
            <w:shd w:val="clear" w:color="auto" w:fill="auto"/>
          </w:tcPr>
          <w:p w14:paraId="0000076B" w14:textId="77777777" w:rsidR="002045CD" w:rsidRDefault="005C60F8">
            <w:pPr>
              <w:spacing w:after="0" w:line="240" w:lineRule="auto"/>
              <w:jc w:val="right"/>
              <w:rPr>
                <w:color w:val="000000"/>
                <w:sz w:val="18"/>
                <w:szCs w:val="18"/>
              </w:rPr>
            </w:pPr>
            <w:r>
              <w:rPr>
                <w:sz w:val="18"/>
                <w:szCs w:val="18"/>
              </w:rPr>
              <w:t>-2.2%</w:t>
            </w:r>
          </w:p>
        </w:tc>
      </w:tr>
      <w:tr w:rsidR="002045CD" w14:paraId="10444C9A"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6C" w14:textId="77777777" w:rsidR="002045CD" w:rsidRDefault="005C60F8">
            <w:pPr>
              <w:spacing w:after="0" w:line="240" w:lineRule="auto"/>
              <w:rPr>
                <w:b/>
                <w:color w:val="000000"/>
                <w:sz w:val="18"/>
                <w:szCs w:val="18"/>
              </w:rPr>
            </w:pPr>
            <w:r>
              <w:rPr>
                <w:b/>
                <w:color w:val="000000"/>
                <w:sz w:val="18"/>
                <w:szCs w:val="18"/>
              </w:rPr>
              <w:t>Kentucky</w:t>
            </w:r>
          </w:p>
        </w:tc>
        <w:tc>
          <w:tcPr>
            <w:tcW w:w="1052" w:type="dxa"/>
            <w:tcBorders>
              <w:top w:val="nil"/>
              <w:left w:val="nil"/>
              <w:bottom w:val="single" w:sz="4" w:space="0" w:color="000000"/>
              <w:right w:val="single" w:sz="4" w:space="0" w:color="000000"/>
            </w:tcBorders>
            <w:shd w:val="clear" w:color="auto" w:fill="auto"/>
            <w:vAlign w:val="bottom"/>
          </w:tcPr>
          <w:p w14:paraId="0000076D" w14:textId="77777777" w:rsidR="002045CD" w:rsidRDefault="005C60F8">
            <w:pPr>
              <w:spacing w:after="0" w:line="240" w:lineRule="auto"/>
              <w:jc w:val="right"/>
              <w:rPr>
                <w:color w:val="000000"/>
                <w:sz w:val="18"/>
                <w:szCs w:val="18"/>
              </w:rPr>
            </w:pPr>
            <w:r>
              <w:rPr>
                <w:color w:val="000000"/>
                <w:sz w:val="18"/>
                <w:szCs w:val="18"/>
              </w:rPr>
              <w:t>11,000</w:t>
            </w:r>
          </w:p>
        </w:tc>
        <w:tc>
          <w:tcPr>
            <w:tcW w:w="1029" w:type="dxa"/>
            <w:tcBorders>
              <w:top w:val="nil"/>
              <w:left w:val="nil"/>
              <w:bottom w:val="single" w:sz="4" w:space="0" w:color="000000"/>
              <w:right w:val="single" w:sz="4" w:space="0" w:color="000000"/>
            </w:tcBorders>
            <w:shd w:val="clear" w:color="auto" w:fill="auto"/>
            <w:vAlign w:val="bottom"/>
          </w:tcPr>
          <w:p w14:paraId="0000076E" w14:textId="77777777" w:rsidR="002045CD" w:rsidRDefault="005C60F8">
            <w:pPr>
              <w:spacing w:after="0" w:line="240" w:lineRule="auto"/>
              <w:jc w:val="right"/>
              <w:rPr>
                <w:color w:val="000000"/>
                <w:sz w:val="18"/>
                <w:szCs w:val="18"/>
              </w:rPr>
            </w:pPr>
            <w:r>
              <w:rPr>
                <w:color w:val="000000"/>
                <w:sz w:val="18"/>
                <w:szCs w:val="18"/>
              </w:rPr>
              <w:t>1,600</w:t>
            </w:r>
          </w:p>
        </w:tc>
        <w:tc>
          <w:tcPr>
            <w:tcW w:w="915" w:type="dxa"/>
            <w:tcBorders>
              <w:top w:val="nil"/>
              <w:left w:val="nil"/>
              <w:bottom w:val="single" w:sz="4" w:space="0" w:color="000000"/>
              <w:right w:val="single" w:sz="4" w:space="0" w:color="000000"/>
            </w:tcBorders>
            <w:shd w:val="clear" w:color="auto" w:fill="auto"/>
            <w:vAlign w:val="bottom"/>
          </w:tcPr>
          <w:p w14:paraId="0000076F" w14:textId="77777777" w:rsidR="002045CD" w:rsidRDefault="005C60F8">
            <w:pPr>
              <w:spacing w:after="0" w:line="240" w:lineRule="auto"/>
              <w:jc w:val="right"/>
              <w:rPr>
                <w:color w:val="000000"/>
                <w:sz w:val="18"/>
                <w:szCs w:val="18"/>
              </w:rPr>
            </w:pPr>
            <w:r>
              <w:rPr>
                <w:color w:val="000000"/>
                <w:sz w:val="18"/>
                <w:szCs w:val="18"/>
              </w:rPr>
              <w:t>14.5%</w:t>
            </w:r>
          </w:p>
        </w:tc>
        <w:tc>
          <w:tcPr>
            <w:tcW w:w="1144" w:type="dxa"/>
            <w:tcBorders>
              <w:top w:val="nil"/>
              <w:left w:val="nil"/>
              <w:bottom w:val="single" w:sz="4" w:space="0" w:color="000000"/>
              <w:right w:val="single" w:sz="4" w:space="0" w:color="000000"/>
            </w:tcBorders>
            <w:shd w:val="clear" w:color="auto" w:fill="auto"/>
            <w:vAlign w:val="bottom"/>
          </w:tcPr>
          <w:p w14:paraId="00000770" w14:textId="77777777" w:rsidR="002045CD" w:rsidRDefault="005C60F8">
            <w:pPr>
              <w:spacing w:after="0" w:line="240" w:lineRule="auto"/>
              <w:jc w:val="right"/>
              <w:rPr>
                <w:color w:val="000000"/>
                <w:sz w:val="18"/>
                <w:szCs w:val="18"/>
              </w:rPr>
            </w:pPr>
            <w:r>
              <w:rPr>
                <w:color w:val="000000"/>
                <w:sz w:val="18"/>
                <w:szCs w:val="18"/>
              </w:rPr>
              <w:t>10,300</w:t>
            </w:r>
          </w:p>
        </w:tc>
        <w:tc>
          <w:tcPr>
            <w:tcW w:w="1029" w:type="dxa"/>
            <w:tcBorders>
              <w:top w:val="nil"/>
              <w:left w:val="nil"/>
              <w:bottom w:val="single" w:sz="4" w:space="0" w:color="000000"/>
              <w:right w:val="single" w:sz="4" w:space="0" w:color="000000"/>
            </w:tcBorders>
            <w:shd w:val="clear" w:color="auto" w:fill="auto"/>
          </w:tcPr>
          <w:p w14:paraId="00000771" w14:textId="77777777" w:rsidR="002045CD" w:rsidRDefault="005C60F8">
            <w:pPr>
              <w:spacing w:after="0" w:line="240" w:lineRule="auto"/>
              <w:jc w:val="right"/>
              <w:rPr>
                <w:color w:val="000000"/>
                <w:sz w:val="18"/>
                <w:szCs w:val="18"/>
              </w:rPr>
            </w:pPr>
            <w:r>
              <w:rPr>
                <w:sz w:val="18"/>
                <w:szCs w:val="18"/>
              </w:rPr>
              <w:t>1,500</w:t>
            </w:r>
          </w:p>
        </w:tc>
        <w:tc>
          <w:tcPr>
            <w:tcW w:w="845" w:type="dxa"/>
            <w:tcBorders>
              <w:top w:val="nil"/>
              <w:left w:val="nil"/>
              <w:bottom w:val="single" w:sz="4" w:space="0" w:color="000000"/>
              <w:right w:val="single" w:sz="4" w:space="0" w:color="000000"/>
            </w:tcBorders>
            <w:shd w:val="clear" w:color="auto" w:fill="auto"/>
          </w:tcPr>
          <w:p w14:paraId="00000772" w14:textId="77777777" w:rsidR="002045CD" w:rsidRDefault="005C60F8">
            <w:pPr>
              <w:spacing w:after="0" w:line="240" w:lineRule="auto"/>
              <w:jc w:val="right"/>
              <w:rPr>
                <w:color w:val="000000"/>
                <w:sz w:val="18"/>
                <w:szCs w:val="18"/>
              </w:rPr>
            </w:pPr>
            <w:r>
              <w:rPr>
                <w:sz w:val="18"/>
                <w:szCs w:val="18"/>
              </w:rPr>
              <w:t>14.6%</w:t>
            </w:r>
          </w:p>
        </w:tc>
        <w:tc>
          <w:tcPr>
            <w:tcW w:w="1052" w:type="dxa"/>
            <w:tcBorders>
              <w:top w:val="nil"/>
              <w:left w:val="nil"/>
              <w:bottom w:val="single" w:sz="4" w:space="0" w:color="000000"/>
              <w:right w:val="single" w:sz="4" w:space="0" w:color="000000"/>
            </w:tcBorders>
            <w:shd w:val="clear" w:color="auto" w:fill="auto"/>
          </w:tcPr>
          <w:p w14:paraId="00000773" w14:textId="77777777" w:rsidR="002045CD" w:rsidRDefault="005C60F8">
            <w:pPr>
              <w:spacing w:after="0" w:line="240" w:lineRule="auto"/>
              <w:jc w:val="right"/>
              <w:rPr>
                <w:color w:val="000000"/>
                <w:sz w:val="18"/>
                <w:szCs w:val="18"/>
              </w:rPr>
            </w:pPr>
            <w:r>
              <w:rPr>
                <w:sz w:val="18"/>
                <w:szCs w:val="18"/>
              </w:rPr>
              <w:t>-700</w:t>
            </w:r>
          </w:p>
        </w:tc>
        <w:tc>
          <w:tcPr>
            <w:tcW w:w="999" w:type="dxa"/>
            <w:tcBorders>
              <w:top w:val="nil"/>
              <w:left w:val="nil"/>
              <w:bottom w:val="single" w:sz="4" w:space="0" w:color="000000"/>
              <w:right w:val="single" w:sz="4" w:space="0" w:color="000000"/>
            </w:tcBorders>
            <w:shd w:val="clear" w:color="auto" w:fill="auto"/>
          </w:tcPr>
          <w:p w14:paraId="00000774"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75"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776" w14:textId="77777777" w:rsidR="002045CD" w:rsidRDefault="005C60F8">
            <w:pPr>
              <w:spacing w:after="0" w:line="240" w:lineRule="auto"/>
              <w:jc w:val="right"/>
              <w:rPr>
                <w:color w:val="000000"/>
                <w:sz w:val="18"/>
                <w:szCs w:val="18"/>
              </w:rPr>
            </w:pPr>
            <w:r>
              <w:rPr>
                <w:sz w:val="18"/>
                <w:szCs w:val="18"/>
              </w:rPr>
              <w:t>-6.4%</w:t>
            </w:r>
          </w:p>
        </w:tc>
        <w:tc>
          <w:tcPr>
            <w:tcW w:w="1094" w:type="dxa"/>
            <w:tcBorders>
              <w:top w:val="nil"/>
              <w:left w:val="nil"/>
              <w:bottom w:val="single" w:sz="4" w:space="0" w:color="000000"/>
              <w:right w:val="single" w:sz="4" w:space="0" w:color="000000"/>
            </w:tcBorders>
            <w:shd w:val="clear" w:color="auto" w:fill="auto"/>
          </w:tcPr>
          <w:p w14:paraId="00000777" w14:textId="77777777" w:rsidR="002045CD" w:rsidRDefault="005C60F8">
            <w:pPr>
              <w:spacing w:after="0" w:line="240" w:lineRule="auto"/>
              <w:jc w:val="right"/>
              <w:rPr>
                <w:color w:val="000000"/>
                <w:sz w:val="18"/>
                <w:szCs w:val="18"/>
              </w:rPr>
            </w:pPr>
            <w:r>
              <w:rPr>
                <w:sz w:val="18"/>
                <w:szCs w:val="18"/>
              </w:rPr>
              <w:t>-6.3%</w:t>
            </w:r>
          </w:p>
        </w:tc>
        <w:tc>
          <w:tcPr>
            <w:tcW w:w="1027" w:type="dxa"/>
            <w:tcBorders>
              <w:top w:val="nil"/>
              <w:left w:val="nil"/>
              <w:bottom w:val="single" w:sz="4" w:space="0" w:color="000000"/>
              <w:right w:val="single" w:sz="4" w:space="0" w:color="000000"/>
            </w:tcBorders>
            <w:shd w:val="clear" w:color="auto" w:fill="auto"/>
          </w:tcPr>
          <w:p w14:paraId="00000778" w14:textId="77777777" w:rsidR="002045CD" w:rsidRDefault="005C60F8">
            <w:pPr>
              <w:spacing w:after="0" w:line="240" w:lineRule="auto"/>
              <w:jc w:val="right"/>
              <w:rPr>
                <w:color w:val="000000"/>
                <w:sz w:val="18"/>
                <w:szCs w:val="18"/>
              </w:rPr>
            </w:pPr>
            <w:r>
              <w:rPr>
                <w:sz w:val="18"/>
                <w:szCs w:val="18"/>
              </w:rPr>
              <w:t>0.1%</w:t>
            </w:r>
          </w:p>
        </w:tc>
      </w:tr>
      <w:tr w:rsidR="002045CD" w14:paraId="273B5796"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79" w14:textId="77777777" w:rsidR="002045CD" w:rsidRDefault="005C60F8">
            <w:pPr>
              <w:spacing w:after="0" w:line="240" w:lineRule="auto"/>
              <w:rPr>
                <w:b/>
                <w:color w:val="000000"/>
                <w:sz w:val="18"/>
                <w:szCs w:val="18"/>
              </w:rPr>
            </w:pPr>
            <w:r>
              <w:rPr>
                <w:b/>
                <w:color w:val="000000"/>
                <w:sz w:val="18"/>
                <w:szCs w:val="18"/>
              </w:rPr>
              <w:t>Louisiana</w:t>
            </w:r>
          </w:p>
        </w:tc>
        <w:tc>
          <w:tcPr>
            <w:tcW w:w="1052" w:type="dxa"/>
            <w:tcBorders>
              <w:top w:val="nil"/>
              <w:left w:val="nil"/>
              <w:bottom w:val="single" w:sz="4" w:space="0" w:color="000000"/>
              <w:right w:val="single" w:sz="4" w:space="0" w:color="000000"/>
            </w:tcBorders>
            <w:shd w:val="clear" w:color="auto" w:fill="auto"/>
            <w:vAlign w:val="bottom"/>
          </w:tcPr>
          <w:p w14:paraId="0000077A" w14:textId="77777777" w:rsidR="002045CD" w:rsidRDefault="005C60F8">
            <w:pPr>
              <w:spacing w:after="0" w:line="240" w:lineRule="auto"/>
              <w:jc w:val="right"/>
              <w:rPr>
                <w:color w:val="000000"/>
                <w:sz w:val="18"/>
                <w:szCs w:val="18"/>
              </w:rPr>
            </w:pPr>
            <w:r>
              <w:rPr>
                <w:color w:val="000000"/>
                <w:sz w:val="18"/>
                <w:szCs w:val="18"/>
              </w:rPr>
              <w:t>12,100</w:t>
            </w:r>
          </w:p>
        </w:tc>
        <w:tc>
          <w:tcPr>
            <w:tcW w:w="1029" w:type="dxa"/>
            <w:tcBorders>
              <w:top w:val="nil"/>
              <w:left w:val="nil"/>
              <w:bottom w:val="single" w:sz="4" w:space="0" w:color="000000"/>
              <w:right w:val="single" w:sz="4" w:space="0" w:color="000000"/>
            </w:tcBorders>
            <w:shd w:val="clear" w:color="auto" w:fill="auto"/>
            <w:vAlign w:val="bottom"/>
          </w:tcPr>
          <w:p w14:paraId="0000077B" w14:textId="77777777" w:rsidR="002045CD" w:rsidRDefault="005C60F8">
            <w:pPr>
              <w:spacing w:after="0" w:line="240" w:lineRule="auto"/>
              <w:jc w:val="right"/>
              <w:rPr>
                <w:color w:val="000000"/>
                <w:sz w:val="18"/>
                <w:szCs w:val="18"/>
              </w:rPr>
            </w:pPr>
            <w:r>
              <w:rPr>
                <w:color w:val="000000"/>
                <w:sz w:val="18"/>
                <w:szCs w:val="18"/>
              </w:rPr>
              <w:t>1,400</w:t>
            </w:r>
          </w:p>
        </w:tc>
        <w:tc>
          <w:tcPr>
            <w:tcW w:w="915" w:type="dxa"/>
            <w:tcBorders>
              <w:top w:val="nil"/>
              <w:left w:val="nil"/>
              <w:bottom w:val="single" w:sz="4" w:space="0" w:color="000000"/>
              <w:right w:val="single" w:sz="4" w:space="0" w:color="000000"/>
            </w:tcBorders>
            <w:shd w:val="clear" w:color="auto" w:fill="auto"/>
            <w:vAlign w:val="bottom"/>
          </w:tcPr>
          <w:p w14:paraId="0000077C" w14:textId="77777777" w:rsidR="002045CD" w:rsidRDefault="005C60F8">
            <w:pPr>
              <w:spacing w:after="0" w:line="240" w:lineRule="auto"/>
              <w:jc w:val="right"/>
              <w:rPr>
                <w:color w:val="000000"/>
                <w:sz w:val="18"/>
                <w:szCs w:val="18"/>
              </w:rPr>
            </w:pPr>
            <w:r>
              <w:rPr>
                <w:color w:val="000000"/>
                <w:sz w:val="18"/>
                <w:szCs w:val="18"/>
              </w:rPr>
              <w:t>11.6%</w:t>
            </w:r>
          </w:p>
        </w:tc>
        <w:tc>
          <w:tcPr>
            <w:tcW w:w="1144" w:type="dxa"/>
            <w:tcBorders>
              <w:top w:val="nil"/>
              <w:left w:val="nil"/>
              <w:bottom w:val="single" w:sz="4" w:space="0" w:color="000000"/>
              <w:right w:val="single" w:sz="4" w:space="0" w:color="000000"/>
            </w:tcBorders>
            <w:shd w:val="clear" w:color="auto" w:fill="auto"/>
            <w:vAlign w:val="bottom"/>
          </w:tcPr>
          <w:p w14:paraId="0000077D" w14:textId="77777777" w:rsidR="002045CD" w:rsidRDefault="005C60F8">
            <w:pPr>
              <w:spacing w:after="0" w:line="240" w:lineRule="auto"/>
              <w:jc w:val="right"/>
              <w:rPr>
                <w:color w:val="000000"/>
                <w:sz w:val="18"/>
                <w:szCs w:val="18"/>
              </w:rPr>
            </w:pPr>
            <w:r>
              <w:rPr>
                <w:color w:val="000000"/>
                <w:sz w:val="18"/>
                <w:szCs w:val="18"/>
              </w:rPr>
              <w:t>5,600</w:t>
            </w:r>
          </w:p>
        </w:tc>
        <w:tc>
          <w:tcPr>
            <w:tcW w:w="1029" w:type="dxa"/>
            <w:tcBorders>
              <w:top w:val="nil"/>
              <w:left w:val="nil"/>
              <w:bottom w:val="single" w:sz="4" w:space="0" w:color="000000"/>
              <w:right w:val="single" w:sz="4" w:space="0" w:color="000000"/>
            </w:tcBorders>
            <w:shd w:val="clear" w:color="auto" w:fill="auto"/>
          </w:tcPr>
          <w:p w14:paraId="0000077E" w14:textId="77777777" w:rsidR="002045CD" w:rsidRDefault="005C60F8">
            <w:pPr>
              <w:spacing w:after="0" w:line="240" w:lineRule="auto"/>
              <w:jc w:val="right"/>
              <w:rPr>
                <w:color w:val="000000"/>
                <w:sz w:val="18"/>
                <w:szCs w:val="18"/>
              </w:rPr>
            </w:pPr>
            <w:r>
              <w:rPr>
                <w:sz w:val="18"/>
                <w:szCs w:val="18"/>
              </w:rPr>
              <w:t>700</w:t>
            </w:r>
          </w:p>
        </w:tc>
        <w:tc>
          <w:tcPr>
            <w:tcW w:w="845" w:type="dxa"/>
            <w:tcBorders>
              <w:top w:val="nil"/>
              <w:left w:val="nil"/>
              <w:bottom w:val="single" w:sz="4" w:space="0" w:color="000000"/>
              <w:right w:val="single" w:sz="4" w:space="0" w:color="000000"/>
            </w:tcBorders>
            <w:shd w:val="clear" w:color="auto" w:fill="auto"/>
          </w:tcPr>
          <w:p w14:paraId="0000077F" w14:textId="77777777" w:rsidR="002045CD" w:rsidRDefault="005C60F8">
            <w:pPr>
              <w:spacing w:after="0" w:line="240" w:lineRule="auto"/>
              <w:jc w:val="right"/>
              <w:rPr>
                <w:color w:val="000000"/>
                <w:sz w:val="18"/>
                <w:szCs w:val="18"/>
              </w:rPr>
            </w:pPr>
            <w:r>
              <w:rPr>
                <w:sz w:val="18"/>
                <w:szCs w:val="18"/>
              </w:rPr>
              <w:t>12.5%</w:t>
            </w:r>
          </w:p>
        </w:tc>
        <w:tc>
          <w:tcPr>
            <w:tcW w:w="1052" w:type="dxa"/>
            <w:tcBorders>
              <w:top w:val="nil"/>
              <w:left w:val="nil"/>
              <w:bottom w:val="single" w:sz="4" w:space="0" w:color="000000"/>
              <w:right w:val="single" w:sz="4" w:space="0" w:color="000000"/>
            </w:tcBorders>
            <w:shd w:val="clear" w:color="auto" w:fill="auto"/>
          </w:tcPr>
          <w:p w14:paraId="00000780" w14:textId="77777777" w:rsidR="002045CD" w:rsidRDefault="005C60F8">
            <w:pPr>
              <w:spacing w:after="0" w:line="240" w:lineRule="auto"/>
              <w:jc w:val="right"/>
              <w:rPr>
                <w:color w:val="000000"/>
                <w:sz w:val="18"/>
                <w:szCs w:val="18"/>
              </w:rPr>
            </w:pPr>
            <w:r>
              <w:rPr>
                <w:sz w:val="18"/>
                <w:szCs w:val="18"/>
              </w:rPr>
              <w:t>-6,500</w:t>
            </w:r>
          </w:p>
        </w:tc>
        <w:tc>
          <w:tcPr>
            <w:tcW w:w="999" w:type="dxa"/>
            <w:tcBorders>
              <w:top w:val="nil"/>
              <w:left w:val="nil"/>
              <w:bottom w:val="single" w:sz="4" w:space="0" w:color="000000"/>
              <w:right w:val="single" w:sz="4" w:space="0" w:color="000000"/>
            </w:tcBorders>
            <w:shd w:val="clear" w:color="auto" w:fill="auto"/>
          </w:tcPr>
          <w:p w14:paraId="00000781" w14:textId="77777777" w:rsidR="002045CD" w:rsidRDefault="005C60F8">
            <w:pPr>
              <w:spacing w:after="0" w:line="240" w:lineRule="auto"/>
              <w:jc w:val="right"/>
              <w:rPr>
                <w:color w:val="000000"/>
                <w:sz w:val="18"/>
                <w:szCs w:val="18"/>
              </w:rPr>
            </w:pPr>
            <w:r>
              <w:rPr>
                <w:sz w:val="18"/>
                <w:szCs w:val="18"/>
              </w:rPr>
              <w:t>-700</w:t>
            </w:r>
          </w:p>
        </w:tc>
        <w:tc>
          <w:tcPr>
            <w:tcW w:w="1029" w:type="dxa"/>
            <w:tcBorders>
              <w:top w:val="nil"/>
              <w:left w:val="nil"/>
              <w:bottom w:val="single" w:sz="4" w:space="0" w:color="000000"/>
              <w:right w:val="single" w:sz="4" w:space="0" w:color="000000"/>
            </w:tcBorders>
            <w:shd w:val="clear" w:color="auto" w:fill="auto"/>
          </w:tcPr>
          <w:p w14:paraId="00000782" w14:textId="77777777" w:rsidR="002045CD" w:rsidRDefault="005C60F8">
            <w:pPr>
              <w:spacing w:after="0" w:line="240" w:lineRule="auto"/>
              <w:jc w:val="right"/>
              <w:rPr>
                <w:color w:val="000000"/>
                <w:sz w:val="18"/>
                <w:szCs w:val="18"/>
              </w:rPr>
            </w:pPr>
            <w:r>
              <w:rPr>
                <w:sz w:val="18"/>
                <w:szCs w:val="18"/>
              </w:rPr>
              <w:t>0.9%</w:t>
            </w:r>
          </w:p>
        </w:tc>
        <w:tc>
          <w:tcPr>
            <w:tcW w:w="1052" w:type="dxa"/>
            <w:tcBorders>
              <w:top w:val="nil"/>
              <w:left w:val="nil"/>
              <w:bottom w:val="single" w:sz="4" w:space="0" w:color="000000"/>
              <w:right w:val="single" w:sz="4" w:space="0" w:color="000000"/>
            </w:tcBorders>
            <w:shd w:val="clear" w:color="auto" w:fill="auto"/>
          </w:tcPr>
          <w:p w14:paraId="00000783" w14:textId="77777777" w:rsidR="002045CD" w:rsidRDefault="005C60F8">
            <w:pPr>
              <w:spacing w:after="0" w:line="240" w:lineRule="auto"/>
              <w:jc w:val="right"/>
              <w:rPr>
                <w:color w:val="000000"/>
                <w:sz w:val="18"/>
                <w:szCs w:val="18"/>
              </w:rPr>
            </w:pPr>
            <w:r>
              <w:rPr>
                <w:sz w:val="18"/>
                <w:szCs w:val="18"/>
              </w:rPr>
              <w:t>-53.7%</w:t>
            </w:r>
          </w:p>
        </w:tc>
        <w:tc>
          <w:tcPr>
            <w:tcW w:w="1094" w:type="dxa"/>
            <w:tcBorders>
              <w:top w:val="nil"/>
              <w:left w:val="nil"/>
              <w:bottom w:val="single" w:sz="4" w:space="0" w:color="000000"/>
              <w:right w:val="single" w:sz="4" w:space="0" w:color="000000"/>
            </w:tcBorders>
            <w:shd w:val="clear" w:color="auto" w:fill="auto"/>
          </w:tcPr>
          <w:p w14:paraId="00000784" w14:textId="77777777" w:rsidR="002045CD" w:rsidRDefault="005C60F8">
            <w:pPr>
              <w:spacing w:after="0" w:line="240" w:lineRule="auto"/>
              <w:jc w:val="right"/>
              <w:rPr>
                <w:color w:val="000000"/>
                <w:sz w:val="18"/>
                <w:szCs w:val="18"/>
              </w:rPr>
            </w:pPr>
            <w:r>
              <w:rPr>
                <w:sz w:val="18"/>
                <w:szCs w:val="18"/>
              </w:rPr>
              <w:t>-50.0%</w:t>
            </w:r>
          </w:p>
        </w:tc>
        <w:tc>
          <w:tcPr>
            <w:tcW w:w="1027" w:type="dxa"/>
            <w:tcBorders>
              <w:top w:val="nil"/>
              <w:left w:val="nil"/>
              <w:bottom w:val="single" w:sz="4" w:space="0" w:color="000000"/>
              <w:right w:val="single" w:sz="4" w:space="0" w:color="000000"/>
            </w:tcBorders>
            <w:shd w:val="clear" w:color="auto" w:fill="auto"/>
          </w:tcPr>
          <w:p w14:paraId="00000785" w14:textId="77777777" w:rsidR="002045CD" w:rsidRDefault="005C60F8">
            <w:pPr>
              <w:spacing w:after="0" w:line="240" w:lineRule="auto"/>
              <w:jc w:val="right"/>
              <w:rPr>
                <w:color w:val="000000"/>
                <w:sz w:val="18"/>
                <w:szCs w:val="18"/>
              </w:rPr>
            </w:pPr>
            <w:r>
              <w:rPr>
                <w:sz w:val="18"/>
                <w:szCs w:val="18"/>
              </w:rPr>
              <w:t>8.0%</w:t>
            </w:r>
          </w:p>
        </w:tc>
      </w:tr>
      <w:tr w:rsidR="002045CD" w14:paraId="2A9BCC57"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86" w14:textId="77777777" w:rsidR="002045CD" w:rsidRDefault="005C60F8">
            <w:pPr>
              <w:spacing w:after="0" w:line="240" w:lineRule="auto"/>
              <w:rPr>
                <w:b/>
                <w:color w:val="000000"/>
                <w:sz w:val="18"/>
                <w:szCs w:val="18"/>
              </w:rPr>
            </w:pPr>
            <w:r>
              <w:rPr>
                <w:b/>
                <w:color w:val="000000"/>
                <w:sz w:val="18"/>
                <w:szCs w:val="18"/>
              </w:rPr>
              <w:t>Maine</w:t>
            </w:r>
          </w:p>
        </w:tc>
        <w:tc>
          <w:tcPr>
            <w:tcW w:w="1052" w:type="dxa"/>
            <w:tcBorders>
              <w:top w:val="nil"/>
              <w:left w:val="nil"/>
              <w:bottom w:val="single" w:sz="4" w:space="0" w:color="000000"/>
              <w:right w:val="single" w:sz="4" w:space="0" w:color="000000"/>
            </w:tcBorders>
            <w:shd w:val="clear" w:color="auto" w:fill="auto"/>
            <w:vAlign w:val="bottom"/>
          </w:tcPr>
          <w:p w14:paraId="00000787" w14:textId="77777777" w:rsidR="002045CD" w:rsidRDefault="005C60F8">
            <w:pPr>
              <w:spacing w:after="0" w:line="240" w:lineRule="auto"/>
              <w:jc w:val="right"/>
              <w:rPr>
                <w:color w:val="000000"/>
                <w:sz w:val="18"/>
                <w:szCs w:val="18"/>
              </w:rPr>
            </w:pPr>
            <w:r>
              <w:rPr>
                <w:color w:val="000000"/>
                <w:sz w:val="18"/>
                <w:szCs w:val="18"/>
              </w:rPr>
              <w:t>3,000</w:t>
            </w:r>
          </w:p>
        </w:tc>
        <w:tc>
          <w:tcPr>
            <w:tcW w:w="1029" w:type="dxa"/>
            <w:tcBorders>
              <w:top w:val="nil"/>
              <w:left w:val="nil"/>
              <w:bottom w:val="single" w:sz="4" w:space="0" w:color="000000"/>
              <w:right w:val="single" w:sz="4" w:space="0" w:color="000000"/>
            </w:tcBorders>
            <w:shd w:val="clear" w:color="auto" w:fill="auto"/>
            <w:vAlign w:val="bottom"/>
          </w:tcPr>
          <w:p w14:paraId="00000788" w14:textId="77777777" w:rsidR="002045CD" w:rsidRDefault="005C60F8">
            <w:pPr>
              <w:spacing w:after="0" w:line="240" w:lineRule="auto"/>
              <w:jc w:val="right"/>
              <w:rPr>
                <w:color w:val="000000"/>
                <w:sz w:val="18"/>
                <w:szCs w:val="18"/>
              </w:rPr>
            </w:pPr>
            <w:r>
              <w:rPr>
                <w:color w:val="000000"/>
                <w:sz w:val="18"/>
                <w:szCs w:val="18"/>
              </w:rPr>
              <w:t>200</w:t>
            </w:r>
          </w:p>
        </w:tc>
        <w:tc>
          <w:tcPr>
            <w:tcW w:w="915" w:type="dxa"/>
            <w:tcBorders>
              <w:top w:val="nil"/>
              <w:left w:val="nil"/>
              <w:bottom w:val="single" w:sz="4" w:space="0" w:color="000000"/>
              <w:right w:val="single" w:sz="4" w:space="0" w:color="000000"/>
            </w:tcBorders>
            <w:shd w:val="clear" w:color="auto" w:fill="auto"/>
            <w:vAlign w:val="bottom"/>
          </w:tcPr>
          <w:p w14:paraId="00000789" w14:textId="77777777" w:rsidR="002045CD" w:rsidRDefault="005C60F8">
            <w:pPr>
              <w:spacing w:after="0" w:line="240" w:lineRule="auto"/>
              <w:jc w:val="right"/>
              <w:rPr>
                <w:color w:val="000000"/>
                <w:sz w:val="18"/>
                <w:szCs w:val="18"/>
              </w:rPr>
            </w:pPr>
            <w:r>
              <w:rPr>
                <w:color w:val="000000"/>
                <w:sz w:val="18"/>
                <w:szCs w:val="18"/>
              </w:rPr>
              <w:t>6.7%</w:t>
            </w:r>
          </w:p>
        </w:tc>
        <w:tc>
          <w:tcPr>
            <w:tcW w:w="1144" w:type="dxa"/>
            <w:tcBorders>
              <w:top w:val="nil"/>
              <w:left w:val="nil"/>
              <w:bottom w:val="single" w:sz="4" w:space="0" w:color="000000"/>
              <w:right w:val="single" w:sz="4" w:space="0" w:color="000000"/>
            </w:tcBorders>
            <w:shd w:val="clear" w:color="auto" w:fill="auto"/>
            <w:vAlign w:val="bottom"/>
          </w:tcPr>
          <w:p w14:paraId="0000078A" w14:textId="77777777" w:rsidR="002045CD" w:rsidRDefault="005C60F8">
            <w:pPr>
              <w:spacing w:after="0" w:line="240" w:lineRule="auto"/>
              <w:jc w:val="right"/>
              <w:rPr>
                <w:color w:val="000000"/>
                <w:sz w:val="18"/>
                <w:szCs w:val="18"/>
              </w:rPr>
            </w:pPr>
            <w:r>
              <w:rPr>
                <w:color w:val="000000"/>
                <w:sz w:val="18"/>
                <w:szCs w:val="18"/>
              </w:rPr>
              <w:t>2,200</w:t>
            </w:r>
          </w:p>
        </w:tc>
        <w:tc>
          <w:tcPr>
            <w:tcW w:w="1029" w:type="dxa"/>
            <w:tcBorders>
              <w:top w:val="nil"/>
              <w:left w:val="nil"/>
              <w:bottom w:val="single" w:sz="4" w:space="0" w:color="000000"/>
              <w:right w:val="single" w:sz="4" w:space="0" w:color="000000"/>
            </w:tcBorders>
            <w:shd w:val="clear" w:color="auto" w:fill="auto"/>
          </w:tcPr>
          <w:p w14:paraId="0000078B" w14:textId="77777777" w:rsidR="002045CD" w:rsidRDefault="005C60F8">
            <w:pPr>
              <w:spacing w:after="0" w:line="240" w:lineRule="auto"/>
              <w:jc w:val="right"/>
              <w:rPr>
                <w:color w:val="000000"/>
                <w:sz w:val="18"/>
                <w:szCs w:val="18"/>
              </w:rPr>
            </w:pPr>
            <w:r>
              <w:rPr>
                <w:sz w:val="18"/>
                <w:szCs w:val="18"/>
              </w:rPr>
              <w:t>200</w:t>
            </w:r>
          </w:p>
        </w:tc>
        <w:tc>
          <w:tcPr>
            <w:tcW w:w="845" w:type="dxa"/>
            <w:tcBorders>
              <w:top w:val="nil"/>
              <w:left w:val="nil"/>
              <w:bottom w:val="single" w:sz="4" w:space="0" w:color="000000"/>
              <w:right w:val="single" w:sz="4" w:space="0" w:color="000000"/>
            </w:tcBorders>
            <w:shd w:val="clear" w:color="auto" w:fill="auto"/>
          </w:tcPr>
          <w:p w14:paraId="0000078C" w14:textId="77777777" w:rsidR="002045CD" w:rsidRDefault="005C60F8">
            <w:pPr>
              <w:spacing w:after="0" w:line="240" w:lineRule="auto"/>
              <w:jc w:val="right"/>
              <w:rPr>
                <w:color w:val="000000"/>
                <w:sz w:val="18"/>
                <w:szCs w:val="18"/>
              </w:rPr>
            </w:pPr>
            <w:r>
              <w:rPr>
                <w:sz w:val="18"/>
                <w:szCs w:val="18"/>
              </w:rPr>
              <w:t>9.1%</w:t>
            </w:r>
          </w:p>
        </w:tc>
        <w:tc>
          <w:tcPr>
            <w:tcW w:w="1052" w:type="dxa"/>
            <w:tcBorders>
              <w:top w:val="nil"/>
              <w:left w:val="nil"/>
              <w:bottom w:val="single" w:sz="4" w:space="0" w:color="000000"/>
              <w:right w:val="single" w:sz="4" w:space="0" w:color="000000"/>
            </w:tcBorders>
            <w:shd w:val="clear" w:color="auto" w:fill="auto"/>
          </w:tcPr>
          <w:p w14:paraId="0000078D" w14:textId="77777777" w:rsidR="002045CD" w:rsidRDefault="005C60F8">
            <w:pPr>
              <w:spacing w:after="0" w:line="240" w:lineRule="auto"/>
              <w:jc w:val="right"/>
              <w:rPr>
                <w:color w:val="000000"/>
                <w:sz w:val="18"/>
                <w:szCs w:val="18"/>
              </w:rPr>
            </w:pPr>
            <w:r>
              <w:rPr>
                <w:sz w:val="18"/>
                <w:szCs w:val="18"/>
              </w:rPr>
              <w:t>-800</w:t>
            </w:r>
          </w:p>
        </w:tc>
        <w:tc>
          <w:tcPr>
            <w:tcW w:w="999" w:type="dxa"/>
            <w:tcBorders>
              <w:top w:val="nil"/>
              <w:left w:val="nil"/>
              <w:bottom w:val="single" w:sz="4" w:space="0" w:color="000000"/>
              <w:right w:val="single" w:sz="4" w:space="0" w:color="000000"/>
            </w:tcBorders>
            <w:shd w:val="clear" w:color="auto" w:fill="auto"/>
          </w:tcPr>
          <w:p w14:paraId="0000078E"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78F" w14:textId="77777777" w:rsidR="002045CD" w:rsidRDefault="005C60F8">
            <w:pPr>
              <w:spacing w:after="0" w:line="240" w:lineRule="auto"/>
              <w:jc w:val="right"/>
              <w:rPr>
                <w:color w:val="000000"/>
                <w:sz w:val="18"/>
                <w:szCs w:val="18"/>
              </w:rPr>
            </w:pPr>
            <w:r>
              <w:rPr>
                <w:sz w:val="18"/>
                <w:szCs w:val="18"/>
              </w:rPr>
              <w:t>2.4%</w:t>
            </w:r>
          </w:p>
        </w:tc>
        <w:tc>
          <w:tcPr>
            <w:tcW w:w="1052" w:type="dxa"/>
            <w:tcBorders>
              <w:top w:val="nil"/>
              <w:left w:val="nil"/>
              <w:bottom w:val="single" w:sz="4" w:space="0" w:color="000000"/>
              <w:right w:val="single" w:sz="4" w:space="0" w:color="000000"/>
            </w:tcBorders>
            <w:shd w:val="clear" w:color="auto" w:fill="auto"/>
          </w:tcPr>
          <w:p w14:paraId="00000790" w14:textId="77777777" w:rsidR="002045CD" w:rsidRDefault="005C60F8">
            <w:pPr>
              <w:spacing w:after="0" w:line="240" w:lineRule="auto"/>
              <w:jc w:val="right"/>
              <w:rPr>
                <w:color w:val="000000"/>
                <w:sz w:val="18"/>
                <w:szCs w:val="18"/>
              </w:rPr>
            </w:pPr>
            <w:r>
              <w:rPr>
                <w:sz w:val="18"/>
                <w:szCs w:val="18"/>
              </w:rPr>
              <w:t>-26.7%</w:t>
            </w:r>
          </w:p>
        </w:tc>
        <w:tc>
          <w:tcPr>
            <w:tcW w:w="1094" w:type="dxa"/>
            <w:tcBorders>
              <w:top w:val="nil"/>
              <w:left w:val="nil"/>
              <w:bottom w:val="single" w:sz="4" w:space="0" w:color="000000"/>
              <w:right w:val="single" w:sz="4" w:space="0" w:color="000000"/>
            </w:tcBorders>
            <w:shd w:val="clear" w:color="auto" w:fill="auto"/>
          </w:tcPr>
          <w:p w14:paraId="00000791"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792" w14:textId="77777777" w:rsidR="002045CD" w:rsidRDefault="005C60F8">
            <w:pPr>
              <w:spacing w:after="0" w:line="240" w:lineRule="auto"/>
              <w:jc w:val="right"/>
              <w:rPr>
                <w:color w:val="000000"/>
                <w:sz w:val="18"/>
                <w:szCs w:val="18"/>
              </w:rPr>
            </w:pPr>
            <w:r>
              <w:rPr>
                <w:sz w:val="18"/>
                <w:szCs w:val="18"/>
              </w:rPr>
              <w:t>36.4%</w:t>
            </w:r>
          </w:p>
        </w:tc>
      </w:tr>
      <w:tr w:rsidR="002045CD" w14:paraId="35FAFDF2"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93" w14:textId="77777777" w:rsidR="002045CD" w:rsidRDefault="005C60F8">
            <w:pPr>
              <w:spacing w:after="0" w:line="240" w:lineRule="auto"/>
              <w:rPr>
                <w:b/>
                <w:color w:val="000000"/>
                <w:sz w:val="18"/>
                <w:szCs w:val="18"/>
              </w:rPr>
            </w:pPr>
            <w:r>
              <w:rPr>
                <w:b/>
                <w:color w:val="000000"/>
                <w:sz w:val="18"/>
                <w:szCs w:val="18"/>
              </w:rPr>
              <w:t>Maryland</w:t>
            </w:r>
          </w:p>
        </w:tc>
        <w:tc>
          <w:tcPr>
            <w:tcW w:w="1052" w:type="dxa"/>
            <w:tcBorders>
              <w:top w:val="nil"/>
              <w:left w:val="nil"/>
              <w:bottom w:val="single" w:sz="4" w:space="0" w:color="000000"/>
              <w:right w:val="single" w:sz="4" w:space="0" w:color="000000"/>
            </w:tcBorders>
            <w:shd w:val="clear" w:color="auto" w:fill="auto"/>
            <w:vAlign w:val="bottom"/>
          </w:tcPr>
          <w:p w14:paraId="00000794" w14:textId="77777777" w:rsidR="002045CD" w:rsidRDefault="005C60F8">
            <w:pPr>
              <w:spacing w:after="0" w:line="240" w:lineRule="auto"/>
              <w:jc w:val="right"/>
              <w:rPr>
                <w:color w:val="000000"/>
                <w:sz w:val="18"/>
                <w:szCs w:val="18"/>
              </w:rPr>
            </w:pPr>
            <w:r>
              <w:rPr>
                <w:color w:val="000000"/>
                <w:sz w:val="18"/>
                <w:szCs w:val="18"/>
              </w:rPr>
              <w:t>14,600</w:t>
            </w:r>
          </w:p>
        </w:tc>
        <w:tc>
          <w:tcPr>
            <w:tcW w:w="1029" w:type="dxa"/>
            <w:tcBorders>
              <w:top w:val="nil"/>
              <w:left w:val="nil"/>
              <w:bottom w:val="single" w:sz="4" w:space="0" w:color="000000"/>
              <w:right w:val="single" w:sz="4" w:space="0" w:color="000000"/>
            </w:tcBorders>
            <w:shd w:val="clear" w:color="auto" w:fill="auto"/>
            <w:vAlign w:val="bottom"/>
          </w:tcPr>
          <w:p w14:paraId="00000795" w14:textId="77777777" w:rsidR="002045CD" w:rsidRDefault="005C60F8">
            <w:pPr>
              <w:spacing w:after="0" w:line="240" w:lineRule="auto"/>
              <w:jc w:val="right"/>
              <w:rPr>
                <w:color w:val="000000"/>
                <w:sz w:val="18"/>
                <w:szCs w:val="18"/>
              </w:rPr>
            </w:pPr>
            <w:r>
              <w:rPr>
                <w:color w:val="000000"/>
                <w:sz w:val="18"/>
                <w:szCs w:val="18"/>
              </w:rPr>
              <w:t>2,800</w:t>
            </w:r>
          </w:p>
        </w:tc>
        <w:tc>
          <w:tcPr>
            <w:tcW w:w="915" w:type="dxa"/>
            <w:tcBorders>
              <w:top w:val="nil"/>
              <w:left w:val="nil"/>
              <w:bottom w:val="single" w:sz="4" w:space="0" w:color="000000"/>
              <w:right w:val="single" w:sz="4" w:space="0" w:color="000000"/>
            </w:tcBorders>
            <w:shd w:val="clear" w:color="auto" w:fill="auto"/>
            <w:vAlign w:val="bottom"/>
          </w:tcPr>
          <w:p w14:paraId="00000796" w14:textId="77777777" w:rsidR="002045CD" w:rsidRDefault="005C60F8">
            <w:pPr>
              <w:spacing w:after="0" w:line="240" w:lineRule="auto"/>
              <w:jc w:val="right"/>
              <w:rPr>
                <w:color w:val="000000"/>
                <w:sz w:val="18"/>
                <w:szCs w:val="18"/>
              </w:rPr>
            </w:pPr>
            <w:r>
              <w:rPr>
                <w:color w:val="000000"/>
                <w:sz w:val="18"/>
                <w:szCs w:val="18"/>
              </w:rPr>
              <w:t>19.2%</w:t>
            </w:r>
          </w:p>
        </w:tc>
        <w:tc>
          <w:tcPr>
            <w:tcW w:w="1144" w:type="dxa"/>
            <w:tcBorders>
              <w:top w:val="nil"/>
              <w:left w:val="nil"/>
              <w:bottom w:val="single" w:sz="4" w:space="0" w:color="000000"/>
              <w:right w:val="single" w:sz="4" w:space="0" w:color="000000"/>
            </w:tcBorders>
            <w:shd w:val="clear" w:color="auto" w:fill="auto"/>
            <w:vAlign w:val="bottom"/>
          </w:tcPr>
          <w:p w14:paraId="00000797" w14:textId="77777777" w:rsidR="002045CD" w:rsidRDefault="005C60F8">
            <w:pPr>
              <w:spacing w:after="0" w:line="240" w:lineRule="auto"/>
              <w:jc w:val="right"/>
              <w:rPr>
                <w:color w:val="000000"/>
                <w:sz w:val="18"/>
                <w:szCs w:val="18"/>
              </w:rPr>
            </w:pPr>
            <w:r>
              <w:rPr>
                <w:color w:val="000000"/>
                <w:sz w:val="18"/>
                <w:szCs w:val="18"/>
              </w:rPr>
              <w:t>12,800</w:t>
            </w:r>
          </w:p>
        </w:tc>
        <w:tc>
          <w:tcPr>
            <w:tcW w:w="1029" w:type="dxa"/>
            <w:tcBorders>
              <w:top w:val="nil"/>
              <w:left w:val="nil"/>
              <w:bottom w:val="single" w:sz="4" w:space="0" w:color="000000"/>
              <w:right w:val="single" w:sz="4" w:space="0" w:color="000000"/>
            </w:tcBorders>
            <w:shd w:val="clear" w:color="auto" w:fill="auto"/>
          </w:tcPr>
          <w:p w14:paraId="00000798" w14:textId="77777777" w:rsidR="002045CD" w:rsidRDefault="005C60F8">
            <w:pPr>
              <w:spacing w:after="0" w:line="240" w:lineRule="auto"/>
              <w:jc w:val="right"/>
              <w:rPr>
                <w:color w:val="000000"/>
                <w:sz w:val="18"/>
                <w:szCs w:val="18"/>
              </w:rPr>
            </w:pPr>
            <w:r>
              <w:rPr>
                <w:sz w:val="18"/>
                <w:szCs w:val="18"/>
              </w:rPr>
              <w:t>2,500</w:t>
            </w:r>
          </w:p>
        </w:tc>
        <w:tc>
          <w:tcPr>
            <w:tcW w:w="845" w:type="dxa"/>
            <w:tcBorders>
              <w:top w:val="nil"/>
              <w:left w:val="nil"/>
              <w:bottom w:val="single" w:sz="4" w:space="0" w:color="000000"/>
              <w:right w:val="single" w:sz="4" w:space="0" w:color="000000"/>
            </w:tcBorders>
            <w:shd w:val="clear" w:color="auto" w:fill="auto"/>
          </w:tcPr>
          <w:p w14:paraId="00000799" w14:textId="77777777" w:rsidR="002045CD" w:rsidRDefault="005C60F8">
            <w:pPr>
              <w:spacing w:after="0" w:line="240" w:lineRule="auto"/>
              <w:jc w:val="right"/>
              <w:rPr>
                <w:color w:val="000000"/>
                <w:sz w:val="18"/>
                <w:szCs w:val="18"/>
              </w:rPr>
            </w:pPr>
            <w:r>
              <w:rPr>
                <w:sz w:val="18"/>
                <w:szCs w:val="18"/>
              </w:rPr>
              <w:t>19.5%</w:t>
            </w:r>
          </w:p>
        </w:tc>
        <w:tc>
          <w:tcPr>
            <w:tcW w:w="1052" w:type="dxa"/>
            <w:tcBorders>
              <w:top w:val="nil"/>
              <w:left w:val="nil"/>
              <w:bottom w:val="single" w:sz="4" w:space="0" w:color="000000"/>
              <w:right w:val="single" w:sz="4" w:space="0" w:color="000000"/>
            </w:tcBorders>
            <w:shd w:val="clear" w:color="auto" w:fill="auto"/>
          </w:tcPr>
          <w:p w14:paraId="0000079A" w14:textId="77777777" w:rsidR="002045CD" w:rsidRDefault="005C60F8">
            <w:pPr>
              <w:spacing w:after="0" w:line="240" w:lineRule="auto"/>
              <w:jc w:val="right"/>
              <w:rPr>
                <w:color w:val="000000"/>
                <w:sz w:val="18"/>
                <w:szCs w:val="18"/>
              </w:rPr>
            </w:pPr>
            <w:r>
              <w:rPr>
                <w:sz w:val="18"/>
                <w:szCs w:val="18"/>
              </w:rPr>
              <w:t>-1,800</w:t>
            </w:r>
          </w:p>
        </w:tc>
        <w:tc>
          <w:tcPr>
            <w:tcW w:w="999" w:type="dxa"/>
            <w:tcBorders>
              <w:top w:val="nil"/>
              <w:left w:val="nil"/>
              <w:bottom w:val="single" w:sz="4" w:space="0" w:color="000000"/>
              <w:right w:val="single" w:sz="4" w:space="0" w:color="000000"/>
            </w:tcBorders>
            <w:shd w:val="clear" w:color="auto" w:fill="auto"/>
          </w:tcPr>
          <w:p w14:paraId="0000079B" w14:textId="77777777" w:rsidR="002045CD" w:rsidRDefault="005C60F8">
            <w:pPr>
              <w:spacing w:after="0" w:line="240" w:lineRule="auto"/>
              <w:jc w:val="right"/>
              <w:rPr>
                <w:color w:val="000000"/>
                <w:sz w:val="18"/>
                <w:szCs w:val="18"/>
              </w:rPr>
            </w:pPr>
            <w:r>
              <w:rPr>
                <w:sz w:val="18"/>
                <w:szCs w:val="18"/>
              </w:rPr>
              <w:t>-300</w:t>
            </w:r>
          </w:p>
        </w:tc>
        <w:tc>
          <w:tcPr>
            <w:tcW w:w="1029" w:type="dxa"/>
            <w:tcBorders>
              <w:top w:val="nil"/>
              <w:left w:val="nil"/>
              <w:bottom w:val="single" w:sz="4" w:space="0" w:color="000000"/>
              <w:right w:val="single" w:sz="4" w:space="0" w:color="000000"/>
            </w:tcBorders>
            <w:shd w:val="clear" w:color="auto" w:fill="auto"/>
          </w:tcPr>
          <w:p w14:paraId="0000079C"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79D" w14:textId="77777777" w:rsidR="002045CD" w:rsidRDefault="005C60F8">
            <w:pPr>
              <w:spacing w:after="0" w:line="240" w:lineRule="auto"/>
              <w:jc w:val="right"/>
              <w:rPr>
                <w:color w:val="000000"/>
                <w:sz w:val="18"/>
                <w:szCs w:val="18"/>
              </w:rPr>
            </w:pPr>
            <w:r>
              <w:rPr>
                <w:sz w:val="18"/>
                <w:szCs w:val="18"/>
              </w:rPr>
              <w:t>-12.3%</w:t>
            </w:r>
          </w:p>
        </w:tc>
        <w:tc>
          <w:tcPr>
            <w:tcW w:w="1094" w:type="dxa"/>
            <w:tcBorders>
              <w:top w:val="nil"/>
              <w:left w:val="nil"/>
              <w:bottom w:val="single" w:sz="4" w:space="0" w:color="000000"/>
              <w:right w:val="single" w:sz="4" w:space="0" w:color="000000"/>
            </w:tcBorders>
            <w:shd w:val="clear" w:color="auto" w:fill="auto"/>
          </w:tcPr>
          <w:p w14:paraId="0000079E" w14:textId="77777777" w:rsidR="002045CD" w:rsidRDefault="005C60F8">
            <w:pPr>
              <w:spacing w:after="0" w:line="240" w:lineRule="auto"/>
              <w:jc w:val="right"/>
              <w:rPr>
                <w:color w:val="000000"/>
                <w:sz w:val="18"/>
                <w:szCs w:val="18"/>
              </w:rPr>
            </w:pPr>
            <w:r>
              <w:rPr>
                <w:sz w:val="18"/>
                <w:szCs w:val="18"/>
              </w:rPr>
              <w:t>-10.7%</w:t>
            </w:r>
          </w:p>
        </w:tc>
        <w:tc>
          <w:tcPr>
            <w:tcW w:w="1027" w:type="dxa"/>
            <w:tcBorders>
              <w:top w:val="nil"/>
              <w:left w:val="nil"/>
              <w:bottom w:val="single" w:sz="4" w:space="0" w:color="000000"/>
              <w:right w:val="single" w:sz="4" w:space="0" w:color="000000"/>
            </w:tcBorders>
            <w:shd w:val="clear" w:color="auto" w:fill="auto"/>
          </w:tcPr>
          <w:p w14:paraId="0000079F" w14:textId="77777777" w:rsidR="002045CD" w:rsidRDefault="005C60F8">
            <w:pPr>
              <w:spacing w:after="0" w:line="240" w:lineRule="auto"/>
              <w:jc w:val="right"/>
              <w:rPr>
                <w:color w:val="000000"/>
                <w:sz w:val="18"/>
                <w:szCs w:val="18"/>
              </w:rPr>
            </w:pPr>
            <w:r>
              <w:rPr>
                <w:sz w:val="18"/>
                <w:szCs w:val="18"/>
              </w:rPr>
              <w:t>1.8%</w:t>
            </w:r>
          </w:p>
        </w:tc>
      </w:tr>
      <w:tr w:rsidR="002045CD" w14:paraId="78ED0CAB"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A0" w14:textId="77777777" w:rsidR="002045CD" w:rsidRDefault="005C60F8">
            <w:pPr>
              <w:spacing w:after="0" w:line="240" w:lineRule="auto"/>
              <w:rPr>
                <w:b/>
                <w:color w:val="000000"/>
                <w:sz w:val="18"/>
                <w:szCs w:val="18"/>
              </w:rPr>
            </w:pPr>
            <w:r>
              <w:rPr>
                <w:b/>
                <w:color w:val="000000"/>
                <w:sz w:val="18"/>
                <w:szCs w:val="18"/>
              </w:rPr>
              <w:t>Massachusetts</w:t>
            </w:r>
          </w:p>
        </w:tc>
        <w:tc>
          <w:tcPr>
            <w:tcW w:w="1052" w:type="dxa"/>
            <w:tcBorders>
              <w:top w:val="nil"/>
              <w:left w:val="nil"/>
              <w:bottom w:val="single" w:sz="4" w:space="0" w:color="000000"/>
              <w:right w:val="single" w:sz="4" w:space="0" w:color="000000"/>
            </w:tcBorders>
            <w:shd w:val="clear" w:color="auto" w:fill="auto"/>
            <w:vAlign w:val="bottom"/>
          </w:tcPr>
          <w:p w14:paraId="000007A1" w14:textId="77777777" w:rsidR="002045CD" w:rsidRDefault="005C60F8">
            <w:pPr>
              <w:spacing w:after="0" w:line="240" w:lineRule="auto"/>
              <w:jc w:val="right"/>
              <w:rPr>
                <w:color w:val="000000"/>
                <w:sz w:val="18"/>
                <w:szCs w:val="18"/>
              </w:rPr>
            </w:pPr>
            <w:r>
              <w:rPr>
                <w:color w:val="000000"/>
                <w:sz w:val="18"/>
                <w:szCs w:val="18"/>
              </w:rPr>
              <w:t>15,300</w:t>
            </w:r>
          </w:p>
        </w:tc>
        <w:tc>
          <w:tcPr>
            <w:tcW w:w="1029" w:type="dxa"/>
            <w:tcBorders>
              <w:top w:val="nil"/>
              <w:left w:val="nil"/>
              <w:bottom w:val="single" w:sz="4" w:space="0" w:color="000000"/>
              <w:right w:val="single" w:sz="4" w:space="0" w:color="000000"/>
            </w:tcBorders>
            <w:shd w:val="clear" w:color="auto" w:fill="auto"/>
            <w:vAlign w:val="bottom"/>
          </w:tcPr>
          <w:p w14:paraId="000007A2" w14:textId="77777777" w:rsidR="002045CD" w:rsidRDefault="005C60F8">
            <w:pPr>
              <w:spacing w:after="0" w:line="240" w:lineRule="auto"/>
              <w:jc w:val="right"/>
              <w:rPr>
                <w:color w:val="000000"/>
                <w:sz w:val="18"/>
                <w:szCs w:val="18"/>
              </w:rPr>
            </w:pPr>
            <w:r>
              <w:rPr>
                <w:color w:val="000000"/>
                <w:sz w:val="18"/>
                <w:szCs w:val="18"/>
              </w:rPr>
              <w:t>2,500</w:t>
            </w:r>
          </w:p>
        </w:tc>
        <w:tc>
          <w:tcPr>
            <w:tcW w:w="915" w:type="dxa"/>
            <w:tcBorders>
              <w:top w:val="nil"/>
              <w:left w:val="nil"/>
              <w:bottom w:val="single" w:sz="4" w:space="0" w:color="000000"/>
              <w:right w:val="single" w:sz="4" w:space="0" w:color="000000"/>
            </w:tcBorders>
            <w:shd w:val="clear" w:color="auto" w:fill="auto"/>
            <w:vAlign w:val="bottom"/>
          </w:tcPr>
          <w:p w14:paraId="000007A3" w14:textId="77777777" w:rsidR="002045CD" w:rsidRDefault="005C60F8">
            <w:pPr>
              <w:spacing w:after="0" w:line="240" w:lineRule="auto"/>
              <w:jc w:val="right"/>
              <w:rPr>
                <w:color w:val="000000"/>
                <w:sz w:val="18"/>
                <w:szCs w:val="18"/>
              </w:rPr>
            </w:pPr>
            <w:r>
              <w:rPr>
                <w:color w:val="000000"/>
                <w:sz w:val="18"/>
                <w:szCs w:val="18"/>
              </w:rPr>
              <w:t>16.3%</w:t>
            </w:r>
          </w:p>
        </w:tc>
        <w:tc>
          <w:tcPr>
            <w:tcW w:w="1144" w:type="dxa"/>
            <w:tcBorders>
              <w:top w:val="nil"/>
              <w:left w:val="nil"/>
              <w:bottom w:val="single" w:sz="4" w:space="0" w:color="000000"/>
              <w:right w:val="single" w:sz="4" w:space="0" w:color="000000"/>
            </w:tcBorders>
            <w:shd w:val="clear" w:color="auto" w:fill="auto"/>
            <w:vAlign w:val="bottom"/>
          </w:tcPr>
          <w:p w14:paraId="000007A4" w14:textId="77777777" w:rsidR="002045CD" w:rsidRDefault="005C60F8">
            <w:pPr>
              <w:spacing w:after="0" w:line="240" w:lineRule="auto"/>
              <w:jc w:val="right"/>
              <w:rPr>
                <w:color w:val="000000"/>
                <w:sz w:val="18"/>
                <w:szCs w:val="18"/>
              </w:rPr>
            </w:pPr>
            <w:r>
              <w:rPr>
                <w:color w:val="000000"/>
                <w:sz w:val="18"/>
                <w:szCs w:val="18"/>
              </w:rPr>
              <w:t>14,400</w:t>
            </w:r>
          </w:p>
        </w:tc>
        <w:tc>
          <w:tcPr>
            <w:tcW w:w="1029" w:type="dxa"/>
            <w:tcBorders>
              <w:top w:val="nil"/>
              <w:left w:val="nil"/>
              <w:bottom w:val="single" w:sz="4" w:space="0" w:color="000000"/>
              <w:right w:val="single" w:sz="4" w:space="0" w:color="000000"/>
            </w:tcBorders>
            <w:shd w:val="clear" w:color="auto" w:fill="auto"/>
          </w:tcPr>
          <w:p w14:paraId="000007A5" w14:textId="77777777" w:rsidR="002045CD" w:rsidRDefault="005C60F8">
            <w:pPr>
              <w:spacing w:after="0" w:line="240" w:lineRule="auto"/>
              <w:jc w:val="right"/>
              <w:rPr>
                <w:color w:val="000000"/>
                <w:sz w:val="18"/>
                <w:szCs w:val="18"/>
              </w:rPr>
            </w:pPr>
            <w:r>
              <w:rPr>
                <w:sz w:val="18"/>
                <w:szCs w:val="18"/>
              </w:rPr>
              <w:t>2,400</w:t>
            </w:r>
          </w:p>
        </w:tc>
        <w:tc>
          <w:tcPr>
            <w:tcW w:w="845" w:type="dxa"/>
            <w:tcBorders>
              <w:top w:val="nil"/>
              <w:left w:val="nil"/>
              <w:bottom w:val="single" w:sz="4" w:space="0" w:color="000000"/>
              <w:right w:val="single" w:sz="4" w:space="0" w:color="000000"/>
            </w:tcBorders>
            <w:shd w:val="clear" w:color="auto" w:fill="auto"/>
          </w:tcPr>
          <w:p w14:paraId="000007A6" w14:textId="77777777" w:rsidR="002045CD" w:rsidRDefault="005C60F8">
            <w:pPr>
              <w:spacing w:after="0" w:line="240" w:lineRule="auto"/>
              <w:jc w:val="right"/>
              <w:rPr>
                <w:color w:val="000000"/>
                <w:sz w:val="18"/>
                <w:szCs w:val="18"/>
              </w:rPr>
            </w:pPr>
            <w:r>
              <w:rPr>
                <w:sz w:val="18"/>
                <w:szCs w:val="18"/>
              </w:rPr>
              <w:t>16.7%</w:t>
            </w:r>
          </w:p>
        </w:tc>
        <w:tc>
          <w:tcPr>
            <w:tcW w:w="1052" w:type="dxa"/>
            <w:tcBorders>
              <w:top w:val="nil"/>
              <w:left w:val="nil"/>
              <w:bottom w:val="single" w:sz="4" w:space="0" w:color="000000"/>
              <w:right w:val="single" w:sz="4" w:space="0" w:color="000000"/>
            </w:tcBorders>
            <w:shd w:val="clear" w:color="auto" w:fill="auto"/>
          </w:tcPr>
          <w:p w14:paraId="000007A7" w14:textId="77777777" w:rsidR="002045CD" w:rsidRDefault="005C60F8">
            <w:pPr>
              <w:spacing w:after="0" w:line="240" w:lineRule="auto"/>
              <w:jc w:val="right"/>
              <w:rPr>
                <w:color w:val="000000"/>
                <w:sz w:val="18"/>
                <w:szCs w:val="18"/>
              </w:rPr>
            </w:pPr>
            <w:r>
              <w:rPr>
                <w:sz w:val="18"/>
                <w:szCs w:val="18"/>
              </w:rPr>
              <w:t>-900</w:t>
            </w:r>
          </w:p>
        </w:tc>
        <w:tc>
          <w:tcPr>
            <w:tcW w:w="999" w:type="dxa"/>
            <w:tcBorders>
              <w:top w:val="nil"/>
              <w:left w:val="nil"/>
              <w:bottom w:val="single" w:sz="4" w:space="0" w:color="000000"/>
              <w:right w:val="single" w:sz="4" w:space="0" w:color="000000"/>
            </w:tcBorders>
            <w:shd w:val="clear" w:color="auto" w:fill="auto"/>
          </w:tcPr>
          <w:p w14:paraId="000007A8"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A9" w14:textId="77777777" w:rsidR="002045CD" w:rsidRDefault="005C60F8">
            <w:pPr>
              <w:spacing w:after="0" w:line="240" w:lineRule="auto"/>
              <w:jc w:val="right"/>
              <w:rPr>
                <w:color w:val="000000"/>
                <w:sz w:val="18"/>
                <w:szCs w:val="18"/>
              </w:rPr>
            </w:pPr>
            <w:r>
              <w:rPr>
                <w:sz w:val="18"/>
                <w:szCs w:val="18"/>
              </w:rPr>
              <w:t>0.3%</w:t>
            </w:r>
          </w:p>
        </w:tc>
        <w:tc>
          <w:tcPr>
            <w:tcW w:w="1052" w:type="dxa"/>
            <w:tcBorders>
              <w:top w:val="nil"/>
              <w:left w:val="nil"/>
              <w:bottom w:val="single" w:sz="4" w:space="0" w:color="000000"/>
              <w:right w:val="single" w:sz="4" w:space="0" w:color="000000"/>
            </w:tcBorders>
            <w:shd w:val="clear" w:color="auto" w:fill="auto"/>
          </w:tcPr>
          <w:p w14:paraId="000007AA" w14:textId="77777777" w:rsidR="002045CD" w:rsidRDefault="005C60F8">
            <w:pPr>
              <w:spacing w:after="0" w:line="240" w:lineRule="auto"/>
              <w:jc w:val="right"/>
              <w:rPr>
                <w:color w:val="000000"/>
                <w:sz w:val="18"/>
                <w:szCs w:val="18"/>
              </w:rPr>
            </w:pPr>
            <w:r>
              <w:rPr>
                <w:sz w:val="18"/>
                <w:szCs w:val="18"/>
              </w:rPr>
              <w:t>-5.9%</w:t>
            </w:r>
          </w:p>
        </w:tc>
        <w:tc>
          <w:tcPr>
            <w:tcW w:w="1094" w:type="dxa"/>
            <w:tcBorders>
              <w:top w:val="nil"/>
              <w:left w:val="nil"/>
              <w:bottom w:val="single" w:sz="4" w:space="0" w:color="000000"/>
              <w:right w:val="single" w:sz="4" w:space="0" w:color="000000"/>
            </w:tcBorders>
            <w:shd w:val="clear" w:color="auto" w:fill="auto"/>
          </w:tcPr>
          <w:p w14:paraId="000007AB" w14:textId="77777777" w:rsidR="002045CD" w:rsidRDefault="005C60F8">
            <w:pPr>
              <w:spacing w:after="0" w:line="240" w:lineRule="auto"/>
              <w:jc w:val="right"/>
              <w:rPr>
                <w:color w:val="000000"/>
                <w:sz w:val="18"/>
                <w:szCs w:val="18"/>
              </w:rPr>
            </w:pPr>
            <w:r>
              <w:rPr>
                <w:sz w:val="18"/>
                <w:szCs w:val="18"/>
              </w:rPr>
              <w:t>-4.0%</w:t>
            </w:r>
          </w:p>
        </w:tc>
        <w:tc>
          <w:tcPr>
            <w:tcW w:w="1027" w:type="dxa"/>
            <w:tcBorders>
              <w:top w:val="nil"/>
              <w:left w:val="nil"/>
              <w:bottom w:val="single" w:sz="4" w:space="0" w:color="000000"/>
              <w:right w:val="single" w:sz="4" w:space="0" w:color="000000"/>
            </w:tcBorders>
            <w:shd w:val="clear" w:color="auto" w:fill="auto"/>
          </w:tcPr>
          <w:p w14:paraId="000007AC" w14:textId="77777777" w:rsidR="002045CD" w:rsidRDefault="005C60F8">
            <w:pPr>
              <w:spacing w:after="0" w:line="240" w:lineRule="auto"/>
              <w:jc w:val="right"/>
              <w:rPr>
                <w:color w:val="000000"/>
                <w:sz w:val="18"/>
                <w:szCs w:val="18"/>
              </w:rPr>
            </w:pPr>
            <w:r>
              <w:rPr>
                <w:sz w:val="18"/>
                <w:szCs w:val="18"/>
              </w:rPr>
              <w:t>2.0%</w:t>
            </w:r>
          </w:p>
        </w:tc>
      </w:tr>
      <w:tr w:rsidR="002045CD" w14:paraId="390C0192"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AD" w14:textId="77777777" w:rsidR="002045CD" w:rsidRDefault="005C60F8">
            <w:pPr>
              <w:spacing w:after="0" w:line="240" w:lineRule="auto"/>
              <w:rPr>
                <w:b/>
                <w:color w:val="000000"/>
                <w:sz w:val="18"/>
                <w:szCs w:val="18"/>
              </w:rPr>
            </w:pPr>
            <w:r>
              <w:rPr>
                <w:b/>
                <w:color w:val="000000"/>
                <w:sz w:val="18"/>
                <w:szCs w:val="18"/>
              </w:rPr>
              <w:t>Michigan</w:t>
            </w:r>
          </w:p>
        </w:tc>
        <w:tc>
          <w:tcPr>
            <w:tcW w:w="1052" w:type="dxa"/>
            <w:tcBorders>
              <w:top w:val="nil"/>
              <w:left w:val="nil"/>
              <w:bottom w:val="single" w:sz="4" w:space="0" w:color="000000"/>
              <w:right w:val="single" w:sz="4" w:space="0" w:color="000000"/>
            </w:tcBorders>
            <w:shd w:val="clear" w:color="auto" w:fill="auto"/>
            <w:vAlign w:val="bottom"/>
          </w:tcPr>
          <w:p w14:paraId="000007AE" w14:textId="77777777" w:rsidR="002045CD" w:rsidRDefault="005C60F8">
            <w:pPr>
              <w:spacing w:after="0" w:line="240" w:lineRule="auto"/>
              <w:jc w:val="right"/>
              <w:rPr>
                <w:color w:val="000000"/>
                <w:sz w:val="18"/>
                <w:szCs w:val="18"/>
              </w:rPr>
            </w:pPr>
            <w:r>
              <w:rPr>
                <w:color w:val="000000"/>
                <w:sz w:val="18"/>
                <w:szCs w:val="18"/>
              </w:rPr>
              <w:t>25,300</w:t>
            </w:r>
          </w:p>
        </w:tc>
        <w:tc>
          <w:tcPr>
            <w:tcW w:w="1029" w:type="dxa"/>
            <w:tcBorders>
              <w:top w:val="nil"/>
              <w:left w:val="nil"/>
              <w:bottom w:val="single" w:sz="4" w:space="0" w:color="000000"/>
              <w:right w:val="single" w:sz="4" w:space="0" w:color="000000"/>
            </w:tcBorders>
            <w:shd w:val="clear" w:color="auto" w:fill="auto"/>
            <w:vAlign w:val="bottom"/>
          </w:tcPr>
          <w:p w14:paraId="000007AF" w14:textId="77777777" w:rsidR="002045CD" w:rsidRDefault="005C60F8">
            <w:pPr>
              <w:spacing w:after="0" w:line="240" w:lineRule="auto"/>
              <w:jc w:val="right"/>
              <w:rPr>
                <w:color w:val="000000"/>
                <w:sz w:val="18"/>
                <w:szCs w:val="18"/>
              </w:rPr>
            </w:pPr>
            <w:r>
              <w:rPr>
                <w:color w:val="000000"/>
                <w:sz w:val="18"/>
                <w:szCs w:val="18"/>
              </w:rPr>
              <w:t>4,200</w:t>
            </w:r>
          </w:p>
        </w:tc>
        <w:tc>
          <w:tcPr>
            <w:tcW w:w="915" w:type="dxa"/>
            <w:tcBorders>
              <w:top w:val="nil"/>
              <w:left w:val="nil"/>
              <w:bottom w:val="single" w:sz="4" w:space="0" w:color="000000"/>
              <w:right w:val="single" w:sz="4" w:space="0" w:color="000000"/>
            </w:tcBorders>
            <w:shd w:val="clear" w:color="auto" w:fill="auto"/>
            <w:vAlign w:val="bottom"/>
          </w:tcPr>
          <w:p w14:paraId="000007B0" w14:textId="77777777" w:rsidR="002045CD" w:rsidRDefault="005C60F8">
            <w:pPr>
              <w:spacing w:after="0" w:line="240" w:lineRule="auto"/>
              <w:jc w:val="right"/>
              <w:rPr>
                <w:color w:val="000000"/>
                <w:sz w:val="18"/>
                <w:szCs w:val="18"/>
              </w:rPr>
            </w:pPr>
            <w:r>
              <w:rPr>
                <w:color w:val="000000"/>
                <w:sz w:val="18"/>
                <w:szCs w:val="18"/>
              </w:rPr>
              <w:t>16.6%</w:t>
            </w:r>
          </w:p>
        </w:tc>
        <w:tc>
          <w:tcPr>
            <w:tcW w:w="1144" w:type="dxa"/>
            <w:tcBorders>
              <w:top w:val="nil"/>
              <w:left w:val="nil"/>
              <w:bottom w:val="single" w:sz="4" w:space="0" w:color="000000"/>
              <w:right w:val="single" w:sz="4" w:space="0" w:color="000000"/>
            </w:tcBorders>
            <w:shd w:val="clear" w:color="auto" w:fill="auto"/>
            <w:vAlign w:val="bottom"/>
          </w:tcPr>
          <w:p w14:paraId="000007B1" w14:textId="77777777" w:rsidR="002045CD" w:rsidRDefault="005C60F8">
            <w:pPr>
              <w:spacing w:after="0" w:line="240" w:lineRule="auto"/>
              <w:jc w:val="right"/>
              <w:rPr>
                <w:color w:val="000000"/>
                <w:sz w:val="18"/>
                <w:szCs w:val="18"/>
              </w:rPr>
            </w:pPr>
            <w:r>
              <w:rPr>
                <w:color w:val="000000"/>
                <w:sz w:val="18"/>
                <w:szCs w:val="18"/>
              </w:rPr>
              <w:t>24,400</w:t>
            </w:r>
          </w:p>
        </w:tc>
        <w:tc>
          <w:tcPr>
            <w:tcW w:w="1029" w:type="dxa"/>
            <w:tcBorders>
              <w:top w:val="nil"/>
              <w:left w:val="nil"/>
              <w:bottom w:val="single" w:sz="4" w:space="0" w:color="000000"/>
              <w:right w:val="single" w:sz="4" w:space="0" w:color="000000"/>
            </w:tcBorders>
            <w:shd w:val="clear" w:color="auto" w:fill="auto"/>
          </w:tcPr>
          <w:p w14:paraId="000007B2" w14:textId="77777777" w:rsidR="002045CD" w:rsidRDefault="005C60F8">
            <w:pPr>
              <w:spacing w:after="0" w:line="240" w:lineRule="auto"/>
              <w:jc w:val="right"/>
              <w:rPr>
                <w:color w:val="000000"/>
                <w:sz w:val="18"/>
                <w:szCs w:val="18"/>
              </w:rPr>
            </w:pPr>
            <w:r>
              <w:rPr>
                <w:sz w:val="18"/>
                <w:szCs w:val="18"/>
              </w:rPr>
              <w:t>4,100</w:t>
            </w:r>
          </w:p>
        </w:tc>
        <w:tc>
          <w:tcPr>
            <w:tcW w:w="845" w:type="dxa"/>
            <w:tcBorders>
              <w:top w:val="nil"/>
              <w:left w:val="nil"/>
              <w:bottom w:val="single" w:sz="4" w:space="0" w:color="000000"/>
              <w:right w:val="single" w:sz="4" w:space="0" w:color="000000"/>
            </w:tcBorders>
            <w:shd w:val="clear" w:color="auto" w:fill="auto"/>
          </w:tcPr>
          <w:p w14:paraId="000007B3" w14:textId="77777777" w:rsidR="002045CD" w:rsidRDefault="005C60F8">
            <w:pPr>
              <w:spacing w:after="0" w:line="240" w:lineRule="auto"/>
              <w:jc w:val="right"/>
              <w:rPr>
                <w:color w:val="000000"/>
                <w:sz w:val="18"/>
                <w:szCs w:val="18"/>
              </w:rPr>
            </w:pPr>
            <w:r>
              <w:rPr>
                <w:sz w:val="18"/>
                <w:szCs w:val="18"/>
              </w:rPr>
              <w:t>16.8%</w:t>
            </w:r>
          </w:p>
        </w:tc>
        <w:tc>
          <w:tcPr>
            <w:tcW w:w="1052" w:type="dxa"/>
            <w:tcBorders>
              <w:top w:val="nil"/>
              <w:left w:val="nil"/>
              <w:bottom w:val="single" w:sz="4" w:space="0" w:color="000000"/>
              <w:right w:val="single" w:sz="4" w:space="0" w:color="000000"/>
            </w:tcBorders>
            <w:shd w:val="clear" w:color="auto" w:fill="auto"/>
          </w:tcPr>
          <w:p w14:paraId="000007B4" w14:textId="77777777" w:rsidR="002045CD" w:rsidRDefault="005C60F8">
            <w:pPr>
              <w:spacing w:after="0" w:line="240" w:lineRule="auto"/>
              <w:jc w:val="right"/>
              <w:rPr>
                <w:color w:val="000000"/>
                <w:sz w:val="18"/>
                <w:szCs w:val="18"/>
              </w:rPr>
            </w:pPr>
            <w:r>
              <w:rPr>
                <w:sz w:val="18"/>
                <w:szCs w:val="18"/>
              </w:rPr>
              <w:t>-900</w:t>
            </w:r>
          </w:p>
        </w:tc>
        <w:tc>
          <w:tcPr>
            <w:tcW w:w="999" w:type="dxa"/>
            <w:tcBorders>
              <w:top w:val="nil"/>
              <w:left w:val="nil"/>
              <w:bottom w:val="single" w:sz="4" w:space="0" w:color="000000"/>
              <w:right w:val="single" w:sz="4" w:space="0" w:color="000000"/>
            </w:tcBorders>
            <w:shd w:val="clear" w:color="auto" w:fill="auto"/>
          </w:tcPr>
          <w:p w14:paraId="000007B5"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B6" w14:textId="77777777" w:rsidR="002045CD" w:rsidRDefault="005C60F8">
            <w:pPr>
              <w:spacing w:after="0" w:line="240" w:lineRule="auto"/>
              <w:jc w:val="right"/>
              <w:rPr>
                <w:color w:val="000000"/>
                <w:sz w:val="18"/>
                <w:szCs w:val="18"/>
              </w:rPr>
            </w:pPr>
            <w:r>
              <w:rPr>
                <w:sz w:val="18"/>
                <w:szCs w:val="18"/>
              </w:rPr>
              <w:t>0.2%</w:t>
            </w:r>
          </w:p>
        </w:tc>
        <w:tc>
          <w:tcPr>
            <w:tcW w:w="1052" w:type="dxa"/>
            <w:tcBorders>
              <w:top w:val="nil"/>
              <w:left w:val="nil"/>
              <w:bottom w:val="single" w:sz="4" w:space="0" w:color="000000"/>
              <w:right w:val="single" w:sz="4" w:space="0" w:color="000000"/>
            </w:tcBorders>
            <w:shd w:val="clear" w:color="auto" w:fill="auto"/>
          </w:tcPr>
          <w:p w14:paraId="000007B7" w14:textId="77777777" w:rsidR="002045CD" w:rsidRDefault="005C60F8">
            <w:pPr>
              <w:spacing w:after="0" w:line="240" w:lineRule="auto"/>
              <w:jc w:val="right"/>
              <w:rPr>
                <w:color w:val="000000"/>
                <w:sz w:val="18"/>
                <w:szCs w:val="18"/>
              </w:rPr>
            </w:pPr>
            <w:r>
              <w:rPr>
                <w:sz w:val="18"/>
                <w:szCs w:val="18"/>
              </w:rPr>
              <w:t>-3.6%</w:t>
            </w:r>
          </w:p>
        </w:tc>
        <w:tc>
          <w:tcPr>
            <w:tcW w:w="1094" w:type="dxa"/>
            <w:tcBorders>
              <w:top w:val="nil"/>
              <w:left w:val="nil"/>
              <w:bottom w:val="single" w:sz="4" w:space="0" w:color="000000"/>
              <w:right w:val="single" w:sz="4" w:space="0" w:color="000000"/>
            </w:tcBorders>
            <w:shd w:val="clear" w:color="auto" w:fill="auto"/>
          </w:tcPr>
          <w:p w14:paraId="000007B8" w14:textId="77777777" w:rsidR="002045CD" w:rsidRDefault="005C60F8">
            <w:pPr>
              <w:spacing w:after="0" w:line="240" w:lineRule="auto"/>
              <w:jc w:val="right"/>
              <w:rPr>
                <w:color w:val="000000"/>
                <w:sz w:val="18"/>
                <w:szCs w:val="18"/>
              </w:rPr>
            </w:pPr>
            <w:r>
              <w:rPr>
                <w:sz w:val="18"/>
                <w:szCs w:val="18"/>
              </w:rPr>
              <w:t>-2.4%</w:t>
            </w:r>
          </w:p>
        </w:tc>
        <w:tc>
          <w:tcPr>
            <w:tcW w:w="1027" w:type="dxa"/>
            <w:tcBorders>
              <w:top w:val="nil"/>
              <w:left w:val="nil"/>
              <w:bottom w:val="single" w:sz="4" w:space="0" w:color="000000"/>
              <w:right w:val="single" w:sz="4" w:space="0" w:color="000000"/>
            </w:tcBorders>
            <w:shd w:val="clear" w:color="auto" w:fill="auto"/>
          </w:tcPr>
          <w:p w14:paraId="000007B9" w14:textId="77777777" w:rsidR="002045CD" w:rsidRDefault="005C60F8">
            <w:pPr>
              <w:spacing w:after="0" w:line="240" w:lineRule="auto"/>
              <w:jc w:val="right"/>
              <w:rPr>
                <w:color w:val="000000"/>
                <w:sz w:val="18"/>
                <w:szCs w:val="18"/>
              </w:rPr>
            </w:pPr>
            <w:r>
              <w:rPr>
                <w:sz w:val="18"/>
                <w:szCs w:val="18"/>
              </w:rPr>
              <w:t>1.2%</w:t>
            </w:r>
          </w:p>
        </w:tc>
      </w:tr>
      <w:tr w:rsidR="002045CD" w14:paraId="1CA504D9"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BA" w14:textId="77777777" w:rsidR="002045CD" w:rsidRDefault="005C60F8">
            <w:pPr>
              <w:spacing w:after="0" w:line="240" w:lineRule="auto"/>
              <w:rPr>
                <w:b/>
                <w:color w:val="000000"/>
                <w:sz w:val="18"/>
                <w:szCs w:val="18"/>
              </w:rPr>
            </w:pPr>
            <w:r>
              <w:rPr>
                <w:b/>
                <w:color w:val="000000"/>
                <w:sz w:val="18"/>
                <w:szCs w:val="18"/>
              </w:rPr>
              <w:t>Minnesota</w:t>
            </w:r>
          </w:p>
        </w:tc>
        <w:tc>
          <w:tcPr>
            <w:tcW w:w="1052" w:type="dxa"/>
            <w:tcBorders>
              <w:top w:val="nil"/>
              <w:left w:val="nil"/>
              <w:bottom w:val="single" w:sz="4" w:space="0" w:color="000000"/>
              <w:right w:val="single" w:sz="4" w:space="0" w:color="000000"/>
            </w:tcBorders>
            <w:shd w:val="clear" w:color="auto" w:fill="auto"/>
            <w:vAlign w:val="bottom"/>
          </w:tcPr>
          <w:p w14:paraId="000007BB" w14:textId="77777777" w:rsidR="002045CD" w:rsidRDefault="005C60F8">
            <w:pPr>
              <w:spacing w:after="0" w:line="240" w:lineRule="auto"/>
              <w:jc w:val="right"/>
              <w:rPr>
                <w:color w:val="000000"/>
                <w:sz w:val="18"/>
                <w:szCs w:val="18"/>
              </w:rPr>
            </w:pPr>
            <w:r>
              <w:rPr>
                <w:color w:val="000000"/>
                <w:sz w:val="18"/>
                <w:szCs w:val="18"/>
              </w:rPr>
              <w:t>13,900</w:t>
            </w:r>
          </w:p>
        </w:tc>
        <w:tc>
          <w:tcPr>
            <w:tcW w:w="1029" w:type="dxa"/>
            <w:tcBorders>
              <w:top w:val="nil"/>
              <w:left w:val="nil"/>
              <w:bottom w:val="single" w:sz="4" w:space="0" w:color="000000"/>
              <w:right w:val="single" w:sz="4" w:space="0" w:color="000000"/>
            </w:tcBorders>
            <w:shd w:val="clear" w:color="auto" w:fill="auto"/>
            <w:vAlign w:val="bottom"/>
          </w:tcPr>
          <w:p w14:paraId="000007BC" w14:textId="77777777" w:rsidR="002045CD" w:rsidRDefault="005C60F8">
            <w:pPr>
              <w:spacing w:after="0" w:line="240" w:lineRule="auto"/>
              <w:jc w:val="right"/>
              <w:rPr>
                <w:color w:val="000000"/>
                <w:sz w:val="18"/>
                <w:szCs w:val="18"/>
              </w:rPr>
            </w:pPr>
            <w:r>
              <w:rPr>
                <w:color w:val="000000"/>
                <w:sz w:val="18"/>
                <w:szCs w:val="18"/>
              </w:rPr>
              <w:t>2,100</w:t>
            </w:r>
          </w:p>
        </w:tc>
        <w:tc>
          <w:tcPr>
            <w:tcW w:w="915" w:type="dxa"/>
            <w:tcBorders>
              <w:top w:val="nil"/>
              <w:left w:val="nil"/>
              <w:bottom w:val="single" w:sz="4" w:space="0" w:color="000000"/>
              <w:right w:val="single" w:sz="4" w:space="0" w:color="000000"/>
            </w:tcBorders>
            <w:shd w:val="clear" w:color="auto" w:fill="auto"/>
            <w:vAlign w:val="bottom"/>
          </w:tcPr>
          <w:p w14:paraId="000007BD" w14:textId="77777777" w:rsidR="002045CD" w:rsidRDefault="005C60F8">
            <w:pPr>
              <w:spacing w:after="0" w:line="240" w:lineRule="auto"/>
              <w:jc w:val="right"/>
              <w:rPr>
                <w:color w:val="000000"/>
                <w:sz w:val="18"/>
                <w:szCs w:val="18"/>
              </w:rPr>
            </w:pPr>
            <w:r>
              <w:rPr>
                <w:color w:val="000000"/>
                <w:sz w:val="18"/>
                <w:szCs w:val="18"/>
              </w:rPr>
              <w:t>15.1%</w:t>
            </w:r>
          </w:p>
        </w:tc>
        <w:tc>
          <w:tcPr>
            <w:tcW w:w="1144" w:type="dxa"/>
            <w:tcBorders>
              <w:top w:val="nil"/>
              <w:left w:val="nil"/>
              <w:bottom w:val="single" w:sz="4" w:space="0" w:color="000000"/>
              <w:right w:val="single" w:sz="4" w:space="0" w:color="000000"/>
            </w:tcBorders>
            <w:shd w:val="clear" w:color="auto" w:fill="auto"/>
            <w:vAlign w:val="bottom"/>
          </w:tcPr>
          <w:p w14:paraId="000007BE" w14:textId="77777777" w:rsidR="002045CD" w:rsidRDefault="005C60F8">
            <w:pPr>
              <w:spacing w:after="0" w:line="240" w:lineRule="auto"/>
              <w:jc w:val="right"/>
              <w:rPr>
                <w:color w:val="000000"/>
                <w:sz w:val="18"/>
                <w:szCs w:val="18"/>
              </w:rPr>
            </w:pPr>
            <w:r>
              <w:rPr>
                <w:color w:val="000000"/>
                <w:sz w:val="18"/>
                <w:szCs w:val="18"/>
              </w:rPr>
              <w:t>13,500</w:t>
            </w:r>
          </w:p>
        </w:tc>
        <w:tc>
          <w:tcPr>
            <w:tcW w:w="1029" w:type="dxa"/>
            <w:tcBorders>
              <w:top w:val="nil"/>
              <w:left w:val="nil"/>
              <w:bottom w:val="single" w:sz="4" w:space="0" w:color="000000"/>
              <w:right w:val="single" w:sz="4" w:space="0" w:color="000000"/>
            </w:tcBorders>
            <w:shd w:val="clear" w:color="auto" w:fill="auto"/>
          </w:tcPr>
          <w:p w14:paraId="000007BF" w14:textId="77777777" w:rsidR="002045CD" w:rsidRDefault="005C60F8">
            <w:pPr>
              <w:spacing w:after="0" w:line="240" w:lineRule="auto"/>
              <w:jc w:val="right"/>
              <w:rPr>
                <w:color w:val="000000"/>
                <w:sz w:val="18"/>
                <w:szCs w:val="18"/>
              </w:rPr>
            </w:pPr>
            <w:r>
              <w:rPr>
                <w:sz w:val="18"/>
                <w:szCs w:val="18"/>
              </w:rPr>
              <w:t>2,100</w:t>
            </w:r>
          </w:p>
        </w:tc>
        <w:tc>
          <w:tcPr>
            <w:tcW w:w="845" w:type="dxa"/>
            <w:tcBorders>
              <w:top w:val="nil"/>
              <w:left w:val="nil"/>
              <w:bottom w:val="single" w:sz="4" w:space="0" w:color="000000"/>
              <w:right w:val="single" w:sz="4" w:space="0" w:color="000000"/>
            </w:tcBorders>
            <w:shd w:val="clear" w:color="auto" w:fill="auto"/>
          </w:tcPr>
          <w:p w14:paraId="000007C0" w14:textId="77777777" w:rsidR="002045CD" w:rsidRDefault="005C60F8">
            <w:pPr>
              <w:spacing w:after="0" w:line="240" w:lineRule="auto"/>
              <w:jc w:val="right"/>
              <w:rPr>
                <w:color w:val="000000"/>
                <w:sz w:val="18"/>
                <w:szCs w:val="18"/>
              </w:rPr>
            </w:pPr>
            <w:r>
              <w:rPr>
                <w:sz w:val="18"/>
                <w:szCs w:val="18"/>
              </w:rPr>
              <w:t>15.6%</w:t>
            </w:r>
          </w:p>
        </w:tc>
        <w:tc>
          <w:tcPr>
            <w:tcW w:w="1052" w:type="dxa"/>
            <w:tcBorders>
              <w:top w:val="nil"/>
              <w:left w:val="nil"/>
              <w:bottom w:val="single" w:sz="4" w:space="0" w:color="000000"/>
              <w:right w:val="single" w:sz="4" w:space="0" w:color="000000"/>
            </w:tcBorders>
            <w:shd w:val="clear" w:color="auto" w:fill="auto"/>
          </w:tcPr>
          <w:p w14:paraId="000007C1" w14:textId="77777777" w:rsidR="002045CD" w:rsidRDefault="005C60F8">
            <w:pPr>
              <w:spacing w:after="0" w:line="240" w:lineRule="auto"/>
              <w:jc w:val="right"/>
              <w:rPr>
                <w:color w:val="000000"/>
                <w:sz w:val="18"/>
                <w:szCs w:val="18"/>
              </w:rPr>
            </w:pPr>
            <w:r>
              <w:rPr>
                <w:sz w:val="18"/>
                <w:szCs w:val="18"/>
              </w:rPr>
              <w:t>-400</w:t>
            </w:r>
          </w:p>
        </w:tc>
        <w:tc>
          <w:tcPr>
            <w:tcW w:w="999" w:type="dxa"/>
            <w:tcBorders>
              <w:top w:val="nil"/>
              <w:left w:val="nil"/>
              <w:bottom w:val="single" w:sz="4" w:space="0" w:color="000000"/>
              <w:right w:val="single" w:sz="4" w:space="0" w:color="000000"/>
            </w:tcBorders>
            <w:shd w:val="clear" w:color="auto" w:fill="auto"/>
          </w:tcPr>
          <w:p w14:paraId="000007C2"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7C3"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7C4" w14:textId="77777777" w:rsidR="002045CD" w:rsidRDefault="005C60F8">
            <w:pPr>
              <w:spacing w:after="0" w:line="240" w:lineRule="auto"/>
              <w:jc w:val="right"/>
              <w:rPr>
                <w:color w:val="000000"/>
                <w:sz w:val="18"/>
                <w:szCs w:val="18"/>
              </w:rPr>
            </w:pPr>
            <w:r>
              <w:rPr>
                <w:sz w:val="18"/>
                <w:szCs w:val="18"/>
              </w:rPr>
              <w:t>-2.9%</w:t>
            </w:r>
          </w:p>
        </w:tc>
        <w:tc>
          <w:tcPr>
            <w:tcW w:w="1094" w:type="dxa"/>
            <w:tcBorders>
              <w:top w:val="nil"/>
              <w:left w:val="nil"/>
              <w:bottom w:val="single" w:sz="4" w:space="0" w:color="000000"/>
              <w:right w:val="single" w:sz="4" w:space="0" w:color="000000"/>
            </w:tcBorders>
            <w:shd w:val="clear" w:color="auto" w:fill="auto"/>
          </w:tcPr>
          <w:p w14:paraId="000007C5"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7C6" w14:textId="77777777" w:rsidR="002045CD" w:rsidRDefault="005C60F8">
            <w:pPr>
              <w:spacing w:after="0" w:line="240" w:lineRule="auto"/>
              <w:jc w:val="right"/>
              <w:rPr>
                <w:color w:val="000000"/>
                <w:sz w:val="18"/>
                <w:szCs w:val="18"/>
              </w:rPr>
            </w:pPr>
            <w:r>
              <w:rPr>
                <w:sz w:val="18"/>
                <w:szCs w:val="18"/>
              </w:rPr>
              <w:t>3.0%</w:t>
            </w:r>
          </w:p>
        </w:tc>
      </w:tr>
      <w:tr w:rsidR="002045CD" w14:paraId="01B7C543"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C7" w14:textId="77777777" w:rsidR="002045CD" w:rsidRDefault="005C60F8">
            <w:pPr>
              <w:spacing w:after="0" w:line="240" w:lineRule="auto"/>
              <w:rPr>
                <w:b/>
                <w:color w:val="000000"/>
                <w:sz w:val="18"/>
                <w:szCs w:val="18"/>
              </w:rPr>
            </w:pPr>
            <w:r>
              <w:rPr>
                <w:b/>
                <w:color w:val="000000"/>
                <w:sz w:val="18"/>
                <w:szCs w:val="18"/>
              </w:rPr>
              <w:t>Mississippi</w:t>
            </w:r>
          </w:p>
        </w:tc>
        <w:tc>
          <w:tcPr>
            <w:tcW w:w="1052" w:type="dxa"/>
            <w:tcBorders>
              <w:top w:val="nil"/>
              <w:left w:val="nil"/>
              <w:bottom w:val="single" w:sz="4" w:space="0" w:color="000000"/>
              <w:right w:val="single" w:sz="4" w:space="0" w:color="000000"/>
            </w:tcBorders>
            <w:shd w:val="clear" w:color="auto" w:fill="auto"/>
            <w:vAlign w:val="bottom"/>
          </w:tcPr>
          <w:p w14:paraId="000007C8" w14:textId="77777777" w:rsidR="002045CD" w:rsidRDefault="005C60F8">
            <w:pPr>
              <w:spacing w:after="0" w:line="240" w:lineRule="auto"/>
              <w:jc w:val="right"/>
              <w:rPr>
                <w:color w:val="000000"/>
                <w:sz w:val="18"/>
                <w:szCs w:val="18"/>
              </w:rPr>
            </w:pPr>
            <w:r>
              <w:rPr>
                <w:color w:val="000000"/>
                <w:sz w:val="18"/>
                <w:szCs w:val="18"/>
              </w:rPr>
              <w:t>8,200</w:t>
            </w:r>
          </w:p>
        </w:tc>
        <w:tc>
          <w:tcPr>
            <w:tcW w:w="1029" w:type="dxa"/>
            <w:tcBorders>
              <w:top w:val="nil"/>
              <w:left w:val="nil"/>
              <w:bottom w:val="single" w:sz="4" w:space="0" w:color="000000"/>
              <w:right w:val="single" w:sz="4" w:space="0" w:color="000000"/>
            </w:tcBorders>
            <w:shd w:val="clear" w:color="auto" w:fill="auto"/>
            <w:vAlign w:val="bottom"/>
          </w:tcPr>
          <w:p w14:paraId="000007C9" w14:textId="77777777" w:rsidR="002045CD" w:rsidRDefault="005C60F8">
            <w:pPr>
              <w:spacing w:after="0" w:line="240" w:lineRule="auto"/>
              <w:jc w:val="right"/>
              <w:rPr>
                <w:color w:val="000000"/>
                <w:sz w:val="18"/>
                <w:szCs w:val="18"/>
              </w:rPr>
            </w:pPr>
            <w:r>
              <w:rPr>
                <w:color w:val="000000"/>
                <w:sz w:val="18"/>
                <w:szCs w:val="18"/>
              </w:rPr>
              <w:t>800</w:t>
            </w:r>
          </w:p>
        </w:tc>
        <w:tc>
          <w:tcPr>
            <w:tcW w:w="915" w:type="dxa"/>
            <w:tcBorders>
              <w:top w:val="nil"/>
              <w:left w:val="nil"/>
              <w:bottom w:val="single" w:sz="4" w:space="0" w:color="000000"/>
              <w:right w:val="single" w:sz="4" w:space="0" w:color="000000"/>
            </w:tcBorders>
            <w:shd w:val="clear" w:color="auto" w:fill="auto"/>
            <w:vAlign w:val="bottom"/>
          </w:tcPr>
          <w:p w14:paraId="000007CA" w14:textId="77777777" w:rsidR="002045CD" w:rsidRDefault="005C60F8">
            <w:pPr>
              <w:spacing w:after="0" w:line="240" w:lineRule="auto"/>
              <w:jc w:val="right"/>
              <w:rPr>
                <w:color w:val="000000"/>
                <w:sz w:val="18"/>
                <w:szCs w:val="18"/>
              </w:rPr>
            </w:pPr>
            <w:r>
              <w:rPr>
                <w:color w:val="000000"/>
                <w:sz w:val="18"/>
                <w:szCs w:val="18"/>
              </w:rPr>
              <w:t>9.8%</w:t>
            </w:r>
          </w:p>
        </w:tc>
        <w:tc>
          <w:tcPr>
            <w:tcW w:w="1144" w:type="dxa"/>
            <w:tcBorders>
              <w:top w:val="nil"/>
              <w:left w:val="nil"/>
              <w:bottom w:val="single" w:sz="4" w:space="0" w:color="000000"/>
              <w:right w:val="single" w:sz="4" w:space="0" w:color="000000"/>
            </w:tcBorders>
            <w:shd w:val="clear" w:color="auto" w:fill="auto"/>
            <w:vAlign w:val="bottom"/>
          </w:tcPr>
          <w:p w14:paraId="000007CB" w14:textId="77777777" w:rsidR="002045CD" w:rsidRDefault="005C60F8">
            <w:pPr>
              <w:spacing w:after="0" w:line="240" w:lineRule="auto"/>
              <w:jc w:val="right"/>
              <w:rPr>
                <w:color w:val="000000"/>
                <w:sz w:val="18"/>
                <w:szCs w:val="18"/>
              </w:rPr>
            </w:pPr>
            <w:r>
              <w:rPr>
                <w:color w:val="000000"/>
                <w:sz w:val="18"/>
                <w:szCs w:val="18"/>
              </w:rPr>
              <w:t>9,100</w:t>
            </w:r>
          </w:p>
        </w:tc>
        <w:tc>
          <w:tcPr>
            <w:tcW w:w="1029" w:type="dxa"/>
            <w:tcBorders>
              <w:top w:val="nil"/>
              <w:left w:val="nil"/>
              <w:bottom w:val="single" w:sz="4" w:space="0" w:color="000000"/>
              <w:right w:val="single" w:sz="4" w:space="0" w:color="000000"/>
            </w:tcBorders>
            <w:shd w:val="clear" w:color="auto" w:fill="auto"/>
          </w:tcPr>
          <w:p w14:paraId="000007CC" w14:textId="77777777" w:rsidR="002045CD" w:rsidRDefault="005C60F8">
            <w:pPr>
              <w:spacing w:after="0" w:line="240" w:lineRule="auto"/>
              <w:jc w:val="right"/>
              <w:rPr>
                <w:color w:val="000000"/>
                <w:sz w:val="18"/>
                <w:szCs w:val="18"/>
              </w:rPr>
            </w:pPr>
            <w:r>
              <w:rPr>
                <w:sz w:val="18"/>
                <w:szCs w:val="18"/>
              </w:rPr>
              <w:t>900</w:t>
            </w:r>
          </w:p>
        </w:tc>
        <w:tc>
          <w:tcPr>
            <w:tcW w:w="845" w:type="dxa"/>
            <w:tcBorders>
              <w:top w:val="nil"/>
              <w:left w:val="nil"/>
              <w:bottom w:val="single" w:sz="4" w:space="0" w:color="000000"/>
              <w:right w:val="single" w:sz="4" w:space="0" w:color="000000"/>
            </w:tcBorders>
            <w:shd w:val="clear" w:color="auto" w:fill="auto"/>
          </w:tcPr>
          <w:p w14:paraId="000007CD" w14:textId="77777777" w:rsidR="002045CD" w:rsidRDefault="005C60F8">
            <w:pPr>
              <w:spacing w:after="0" w:line="240" w:lineRule="auto"/>
              <w:jc w:val="right"/>
              <w:rPr>
                <w:color w:val="000000"/>
                <w:sz w:val="18"/>
                <w:szCs w:val="18"/>
              </w:rPr>
            </w:pPr>
            <w:r>
              <w:rPr>
                <w:sz w:val="18"/>
                <w:szCs w:val="18"/>
              </w:rPr>
              <w:t>9.9%</w:t>
            </w:r>
          </w:p>
        </w:tc>
        <w:tc>
          <w:tcPr>
            <w:tcW w:w="1052" w:type="dxa"/>
            <w:tcBorders>
              <w:top w:val="nil"/>
              <w:left w:val="nil"/>
              <w:bottom w:val="single" w:sz="4" w:space="0" w:color="000000"/>
              <w:right w:val="single" w:sz="4" w:space="0" w:color="000000"/>
            </w:tcBorders>
            <w:shd w:val="clear" w:color="auto" w:fill="auto"/>
          </w:tcPr>
          <w:p w14:paraId="000007CE" w14:textId="77777777" w:rsidR="002045CD" w:rsidRDefault="005C60F8">
            <w:pPr>
              <w:spacing w:after="0" w:line="240" w:lineRule="auto"/>
              <w:jc w:val="right"/>
              <w:rPr>
                <w:color w:val="000000"/>
                <w:sz w:val="18"/>
                <w:szCs w:val="18"/>
              </w:rPr>
            </w:pPr>
            <w:r>
              <w:rPr>
                <w:sz w:val="18"/>
                <w:szCs w:val="18"/>
              </w:rPr>
              <w:t>900</w:t>
            </w:r>
          </w:p>
        </w:tc>
        <w:tc>
          <w:tcPr>
            <w:tcW w:w="999" w:type="dxa"/>
            <w:tcBorders>
              <w:top w:val="nil"/>
              <w:left w:val="nil"/>
              <w:bottom w:val="single" w:sz="4" w:space="0" w:color="000000"/>
              <w:right w:val="single" w:sz="4" w:space="0" w:color="000000"/>
            </w:tcBorders>
            <w:shd w:val="clear" w:color="auto" w:fill="auto"/>
          </w:tcPr>
          <w:p w14:paraId="000007CF"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D0"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7D1" w14:textId="77777777" w:rsidR="002045CD" w:rsidRDefault="005C60F8">
            <w:pPr>
              <w:spacing w:after="0" w:line="240" w:lineRule="auto"/>
              <w:jc w:val="right"/>
              <w:rPr>
                <w:color w:val="000000"/>
                <w:sz w:val="18"/>
                <w:szCs w:val="18"/>
              </w:rPr>
            </w:pPr>
            <w:r>
              <w:rPr>
                <w:sz w:val="18"/>
                <w:szCs w:val="18"/>
              </w:rPr>
              <w:t>11.0%</w:t>
            </w:r>
          </w:p>
        </w:tc>
        <w:tc>
          <w:tcPr>
            <w:tcW w:w="1094" w:type="dxa"/>
            <w:tcBorders>
              <w:top w:val="nil"/>
              <w:left w:val="nil"/>
              <w:bottom w:val="single" w:sz="4" w:space="0" w:color="000000"/>
              <w:right w:val="single" w:sz="4" w:space="0" w:color="000000"/>
            </w:tcBorders>
            <w:shd w:val="clear" w:color="auto" w:fill="auto"/>
          </w:tcPr>
          <w:p w14:paraId="000007D2" w14:textId="77777777" w:rsidR="002045CD" w:rsidRDefault="005C60F8">
            <w:pPr>
              <w:spacing w:after="0" w:line="240" w:lineRule="auto"/>
              <w:jc w:val="right"/>
              <w:rPr>
                <w:color w:val="000000"/>
                <w:sz w:val="18"/>
                <w:szCs w:val="18"/>
              </w:rPr>
            </w:pPr>
            <w:r>
              <w:rPr>
                <w:sz w:val="18"/>
                <w:szCs w:val="18"/>
              </w:rPr>
              <w:t>12.5%</w:t>
            </w:r>
          </w:p>
        </w:tc>
        <w:tc>
          <w:tcPr>
            <w:tcW w:w="1027" w:type="dxa"/>
            <w:tcBorders>
              <w:top w:val="nil"/>
              <w:left w:val="nil"/>
              <w:bottom w:val="single" w:sz="4" w:space="0" w:color="000000"/>
              <w:right w:val="single" w:sz="4" w:space="0" w:color="000000"/>
            </w:tcBorders>
            <w:shd w:val="clear" w:color="auto" w:fill="auto"/>
          </w:tcPr>
          <w:p w14:paraId="000007D3" w14:textId="77777777" w:rsidR="002045CD" w:rsidRDefault="005C60F8">
            <w:pPr>
              <w:spacing w:after="0" w:line="240" w:lineRule="auto"/>
              <w:jc w:val="right"/>
              <w:rPr>
                <w:color w:val="000000"/>
                <w:sz w:val="18"/>
                <w:szCs w:val="18"/>
              </w:rPr>
            </w:pPr>
            <w:r>
              <w:rPr>
                <w:sz w:val="18"/>
                <w:szCs w:val="18"/>
              </w:rPr>
              <w:t>1.4%</w:t>
            </w:r>
          </w:p>
        </w:tc>
      </w:tr>
      <w:tr w:rsidR="002045CD" w14:paraId="0217594F"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D4" w14:textId="77777777" w:rsidR="002045CD" w:rsidRDefault="005C60F8">
            <w:pPr>
              <w:spacing w:after="0" w:line="240" w:lineRule="auto"/>
              <w:rPr>
                <w:b/>
                <w:color w:val="000000"/>
                <w:sz w:val="18"/>
                <w:szCs w:val="18"/>
              </w:rPr>
            </w:pPr>
            <w:r>
              <w:rPr>
                <w:b/>
                <w:color w:val="000000"/>
                <w:sz w:val="18"/>
                <w:szCs w:val="18"/>
              </w:rPr>
              <w:t>Missouri</w:t>
            </w:r>
          </w:p>
        </w:tc>
        <w:tc>
          <w:tcPr>
            <w:tcW w:w="1052" w:type="dxa"/>
            <w:tcBorders>
              <w:top w:val="nil"/>
              <w:left w:val="nil"/>
              <w:bottom w:val="single" w:sz="4" w:space="0" w:color="000000"/>
              <w:right w:val="single" w:sz="4" w:space="0" w:color="000000"/>
            </w:tcBorders>
            <w:shd w:val="clear" w:color="auto" w:fill="auto"/>
            <w:vAlign w:val="bottom"/>
          </w:tcPr>
          <w:p w14:paraId="000007D5" w14:textId="77777777" w:rsidR="002045CD" w:rsidRDefault="005C60F8">
            <w:pPr>
              <w:spacing w:after="0" w:line="240" w:lineRule="auto"/>
              <w:jc w:val="right"/>
              <w:rPr>
                <w:color w:val="000000"/>
                <w:sz w:val="18"/>
                <w:szCs w:val="18"/>
              </w:rPr>
            </w:pPr>
            <w:r>
              <w:rPr>
                <w:color w:val="000000"/>
                <w:sz w:val="18"/>
                <w:szCs w:val="18"/>
              </w:rPr>
              <w:t>15,400</w:t>
            </w:r>
          </w:p>
        </w:tc>
        <w:tc>
          <w:tcPr>
            <w:tcW w:w="1029" w:type="dxa"/>
            <w:tcBorders>
              <w:top w:val="nil"/>
              <w:left w:val="nil"/>
              <w:bottom w:val="single" w:sz="4" w:space="0" w:color="000000"/>
              <w:right w:val="single" w:sz="4" w:space="0" w:color="000000"/>
            </w:tcBorders>
            <w:shd w:val="clear" w:color="auto" w:fill="auto"/>
            <w:vAlign w:val="bottom"/>
          </w:tcPr>
          <w:p w14:paraId="000007D6" w14:textId="77777777" w:rsidR="002045CD" w:rsidRDefault="005C60F8">
            <w:pPr>
              <w:spacing w:after="0" w:line="240" w:lineRule="auto"/>
              <w:jc w:val="right"/>
              <w:rPr>
                <w:color w:val="000000"/>
                <w:sz w:val="18"/>
                <w:szCs w:val="18"/>
              </w:rPr>
            </w:pPr>
            <w:r>
              <w:rPr>
                <w:color w:val="000000"/>
                <w:sz w:val="18"/>
                <w:szCs w:val="18"/>
              </w:rPr>
              <w:t>1,800</w:t>
            </w:r>
          </w:p>
        </w:tc>
        <w:tc>
          <w:tcPr>
            <w:tcW w:w="915" w:type="dxa"/>
            <w:tcBorders>
              <w:top w:val="nil"/>
              <w:left w:val="nil"/>
              <w:bottom w:val="single" w:sz="4" w:space="0" w:color="000000"/>
              <w:right w:val="single" w:sz="4" w:space="0" w:color="000000"/>
            </w:tcBorders>
            <w:shd w:val="clear" w:color="auto" w:fill="auto"/>
            <w:vAlign w:val="bottom"/>
          </w:tcPr>
          <w:p w14:paraId="000007D7" w14:textId="77777777" w:rsidR="002045CD" w:rsidRDefault="005C60F8">
            <w:pPr>
              <w:spacing w:after="0" w:line="240" w:lineRule="auto"/>
              <w:jc w:val="right"/>
              <w:rPr>
                <w:color w:val="000000"/>
                <w:sz w:val="18"/>
                <w:szCs w:val="18"/>
              </w:rPr>
            </w:pPr>
            <w:r>
              <w:rPr>
                <w:color w:val="000000"/>
                <w:sz w:val="18"/>
                <w:szCs w:val="18"/>
              </w:rPr>
              <w:t>11.7%</w:t>
            </w:r>
          </w:p>
        </w:tc>
        <w:tc>
          <w:tcPr>
            <w:tcW w:w="1144" w:type="dxa"/>
            <w:tcBorders>
              <w:top w:val="nil"/>
              <w:left w:val="nil"/>
              <w:bottom w:val="single" w:sz="4" w:space="0" w:color="000000"/>
              <w:right w:val="single" w:sz="4" w:space="0" w:color="000000"/>
            </w:tcBorders>
            <w:shd w:val="clear" w:color="auto" w:fill="auto"/>
            <w:vAlign w:val="bottom"/>
          </w:tcPr>
          <w:p w14:paraId="000007D8" w14:textId="77777777" w:rsidR="002045CD" w:rsidRDefault="005C60F8">
            <w:pPr>
              <w:spacing w:after="0" w:line="240" w:lineRule="auto"/>
              <w:jc w:val="right"/>
              <w:rPr>
                <w:color w:val="000000"/>
                <w:sz w:val="18"/>
                <w:szCs w:val="18"/>
              </w:rPr>
            </w:pPr>
            <w:r>
              <w:rPr>
                <w:color w:val="000000"/>
                <w:sz w:val="18"/>
                <w:szCs w:val="18"/>
              </w:rPr>
              <w:t>15,800</w:t>
            </w:r>
          </w:p>
        </w:tc>
        <w:tc>
          <w:tcPr>
            <w:tcW w:w="1029" w:type="dxa"/>
            <w:tcBorders>
              <w:top w:val="nil"/>
              <w:left w:val="nil"/>
              <w:bottom w:val="single" w:sz="4" w:space="0" w:color="000000"/>
              <w:right w:val="single" w:sz="4" w:space="0" w:color="000000"/>
            </w:tcBorders>
            <w:shd w:val="clear" w:color="auto" w:fill="auto"/>
          </w:tcPr>
          <w:p w14:paraId="000007D9" w14:textId="77777777" w:rsidR="002045CD" w:rsidRDefault="005C60F8">
            <w:pPr>
              <w:spacing w:after="0" w:line="240" w:lineRule="auto"/>
              <w:jc w:val="right"/>
              <w:rPr>
                <w:color w:val="000000"/>
                <w:sz w:val="18"/>
                <w:szCs w:val="18"/>
              </w:rPr>
            </w:pPr>
            <w:r>
              <w:rPr>
                <w:sz w:val="18"/>
                <w:szCs w:val="18"/>
              </w:rPr>
              <w:t>1,900</w:t>
            </w:r>
          </w:p>
        </w:tc>
        <w:tc>
          <w:tcPr>
            <w:tcW w:w="845" w:type="dxa"/>
            <w:tcBorders>
              <w:top w:val="nil"/>
              <w:left w:val="nil"/>
              <w:bottom w:val="single" w:sz="4" w:space="0" w:color="000000"/>
              <w:right w:val="single" w:sz="4" w:space="0" w:color="000000"/>
            </w:tcBorders>
            <w:shd w:val="clear" w:color="auto" w:fill="auto"/>
          </w:tcPr>
          <w:p w14:paraId="000007DA" w14:textId="77777777" w:rsidR="002045CD" w:rsidRDefault="005C60F8">
            <w:pPr>
              <w:spacing w:after="0" w:line="240" w:lineRule="auto"/>
              <w:jc w:val="right"/>
              <w:rPr>
                <w:color w:val="000000"/>
                <w:sz w:val="18"/>
                <w:szCs w:val="18"/>
              </w:rPr>
            </w:pPr>
            <w:r>
              <w:rPr>
                <w:sz w:val="18"/>
                <w:szCs w:val="18"/>
              </w:rPr>
              <w:t>12.0%</w:t>
            </w:r>
          </w:p>
        </w:tc>
        <w:tc>
          <w:tcPr>
            <w:tcW w:w="1052" w:type="dxa"/>
            <w:tcBorders>
              <w:top w:val="nil"/>
              <w:left w:val="nil"/>
              <w:bottom w:val="single" w:sz="4" w:space="0" w:color="000000"/>
              <w:right w:val="single" w:sz="4" w:space="0" w:color="000000"/>
            </w:tcBorders>
            <w:shd w:val="clear" w:color="auto" w:fill="auto"/>
          </w:tcPr>
          <w:p w14:paraId="000007DB" w14:textId="77777777" w:rsidR="002045CD" w:rsidRDefault="005C60F8">
            <w:pPr>
              <w:spacing w:after="0" w:line="240" w:lineRule="auto"/>
              <w:jc w:val="right"/>
              <w:rPr>
                <w:color w:val="000000"/>
                <w:sz w:val="18"/>
                <w:szCs w:val="18"/>
              </w:rPr>
            </w:pPr>
            <w:r>
              <w:rPr>
                <w:sz w:val="18"/>
                <w:szCs w:val="18"/>
              </w:rPr>
              <w:t>400</w:t>
            </w:r>
          </w:p>
        </w:tc>
        <w:tc>
          <w:tcPr>
            <w:tcW w:w="999" w:type="dxa"/>
            <w:tcBorders>
              <w:top w:val="nil"/>
              <w:left w:val="nil"/>
              <w:bottom w:val="single" w:sz="4" w:space="0" w:color="000000"/>
              <w:right w:val="single" w:sz="4" w:space="0" w:color="000000"/>
            </w:tcBorders>
            <w:shd w:val="clear" w:color="auto" w:fill="auto"/>
          </w:tcPr>
          <w:p w14:paraId="000007DC"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DD" w14:textId="77777777" w:rsidR="002045CD" w:rsidRDefault="005C60F8">
            <w:pPr>
              <w:spacing w:after="0" w:line="240" w:lineRule="auto"/>
              <w:jc w:val="right"/>
              <w:rPr>
                <w:color w:val="000000"/>
                <w:sz w:val="18"/>
                <w:szCs w:val="18"/>
              </w:rPr>
            </w:pPr>
            <w:r>
              <w:rPr>
                <w:sz w:val="18"/>
                <w:szCs w:val="18"/>
              </w:rPr>
              <w:t>0.3%</w:t>
            </w:r>
          </w:p>
        </w:tc>
        <w:tc>
          <w:tcPr>
            <w:tcW w:w="1052" w:type="dxa"/>
            <w:tcBorders>
              <w:top w:val="nil"/>
              <w:left w:val="nil"/>
              <w:bottom w:val="single" w:sz="4" w:space="0" w:color="000000"/>
              <w:right w:val="single" w:sz="4" w:space="0" w:color="000000"/>
            </w:tcBorders>
            <w:shd w:val="clear" w:color="auto" w:fill="auto"/>
          </w:tcPr>
          <w:p w14:paraId="000007DE" w14:textId="77777777" w:rsidR="002045CD" w:rsidRDefault="005C60F8">
            <w:pPr>
              <w:spacing w:after="0" w:line="240" w:lineRule="auto"/>
              <w:jc w:val="right"/>
              <w:rPr>
                <w:color w:val="000000"/>
                <w:sz w:val="18"/>
                <w:szCs w:val="18"/>
              </w:rPr>
            </w:pPr>
            <w:r>
              <w:rPr>
                <w:sz w:val="18"/>
                <w:szCs w:val="18"/>
              </w:rPr>
              <w:t>2.6%</w:t>
            </w:r>
          </w:p>
        </w:tc>
        <w:tc>
          <w:tcPr>
            <w:tcW w:w="1094" w:type="dxa"/>
            <w:tcBorders>
              <w:top w:val="nil"/>
              <w:left w:val="nil"/>
              <w:bottom w:val="single" w:sz="4" w:space="0" w:color="000000"/>
              <w:right w:val="single" w:sz="4" w:space="0" w:color="000000"/>
            </w:tcBorders>
            <w:shd w:val="clear" w:color="auto" w:fill="auto"/>
          </w:tcPr>
          <w:p w14:paraId="000007DF" w14:textId="77777777" w:rsidR="002045CD" w:rsidRDefault="005C60F8">
            <w:pPr>
              <w:spacing w:after="0" w:line="240" w:lineRule="auto"/>
              <w:jc w:val="right"/>
              <w:rPr>
                <w:color w:val="000000"/>
                <w:sz w:val="18"/>
                <w:szCs w:val="18"/>
              </w:rPr>
            </w:pPr>
            <w:r>
              <w:rPr>
                <w:sz w:val="18"/>
                <w:szCs w:val="18"/>
              </w:rPr>
              <w:t>5.6%</w:t>
            </w:r>
          </w:p>
        </w:tc>
        <w:tc>
          <w:tcPr>
            <w:tcW w:w="1027" w:type="dxa"/>
            <w:tcBorders>
              <w:top w:val="nil"/>
              <w:left w:val="nil"/>
              <w:bottom w:val="single" w:sz="4" w:space="0" w:color="000000"/>
              <w:right w:val="single" w:sz="4" w:space="0" w:color="000000"/>
            </w:tcBorders>
            <w:shd w:val="clear" w:color="auto" w:fill="auto"/>
          </w:tcPr>
          <w:p w14:paraId="000007E0" w14:textId="77777777" w:rsidR="002045CD" w:rsidRDefault="005C60F8">
            <w:pPr>
              <w:spacing w:after="0" w:line="240" w:lineRule="auto"/>
              <w:jc w:val="right"/>
              <w:rPr>
                <w:color w:val="000000"/>
                <w:sz w:val="18"/>
                <w:szCs w:val="18"/>
              </w:rPr>
            </w:pPr>
            <w:r>
              <w:rPr>
                <w:sz w:val="18"/>
                <w:szCs w:val="18"/>
              </w:rPr>
              <w:t>2.9%</w:t>
            </w:r>
          </w:p>
        </w:tc>
      </w:tr>
      <w:tr w:rsidR="002045CD" w14:paraId="54C9E77E"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E1" w14:textId="77777777" w:rsidR="002045CD" w:rsidRDefault="005C60F8">
            <w:pPr>
              <w:spacing w:after="0" w:line="240" w:lineRule="auto"/>
              <w:rPr>
                <w:b/>
                <w:color w:val="000000"/>
                <w:sz w:val="18"/>
                <w:szCs w:val="18"/>
              </w:rPr>
            </w:pPr>
            <w:r>
              <w:rPr>
                <w:b/>
                <w:color w:val="000000"/>
                <w:sz w:val="18"/>
                <w:szCs w:val="18"/>
              </w:rPr>
              <w:t>Montana</w:t>
            </w:r>
          </w:p>
        </w:tc>
        <w:tc>
          <w:tcPr>
            <w:tcW w:w="1052" w:type="dxa"/>
            <w:tcBorders>
              <w:top w:val="nil"/>
              <w:left w:val="nil"/>
              <w:bottom w:val="single" w:sz="4" w:space="0" w:color="000000"/>
              <w:right w:val="single" w:sz="4" w:space="0" w:color="000000"/>
            </w:tcBorders>
            <w:shd w:val="clear" w:color="auto" w:fill="auto"/>
            <w:vAlign w:val="bottom"/>
          </w:tcPr>
          <w:p w14:paraId="000007E2" w14:textId="77777777" w:rsidR="002045CD" w:rsidRDefault="005C60F8">
            <w:pPr>
              <w:spacing w:after="0" w:line="240" w:lineRule="auto"/>
              <w:jc w:val="right"/>
              <w:rPr>
                <w:color w:val="000000"/>
                <w:sz w:val="18"/>
                <w:szCs w:val="18"/>
              </w:rPr>
            </w:pPr>
            <w:r>
              <w:rPr>
                <w:color w:val="000000"/>
                <w:sz w:val="18"/>
                <w:szCs w:val="18"/>
              </w:rPr>
              <w:t>2,400</w:t>
            </w:r>
          </w:p>
        </w:tc>
        <w:tc>
          <w:tcPr>
            <w:tcW w:w="1029" w:type="dxa"/>
            <w:tcBorders>
              <w:top w:val="nil"/>
              <w:left w:val="nil"/>
              <w:bottom w:val="single" w:sz="4" w:space="0" w:color="000000"/>
              <w:right w:val="single" w:sz="4" w:space="0" w:color="000000"/>
            </w:tcBorders>
            <w:shd w:val="clear" w:color="auto" w:fill="auto"/>
            <w:vAlign w:val="bottom"/>
          </w:tcPr>
          <w:p w14:paraId="000007E3" w14:textId="77777777" w:rsidR="002045CD" w:rsidRDefault="005C60F8">
            <w:pPr>
              <w:spacing w:after="0" w:line="240" w:lineRule="auto"/>
              <w:jc w:val="right"/>
              <w:rPr>
                <w:color w:val="000000"/>
                <w:sz w:val="18"/>
                <w:szCs w:val="18"/>
              </w:rPr>
            </w:pPr>
            <w:r>
              <w:rPr>
                <w:color w:val="000000"/>
                <w:sz w:val="18"/>
                <w:szCs w:val="18"/>
              </w:rPr>
              <w:t>200</w:t>
            </w:r>
          </w:p>
        </w:tc>
        <w:tc>
          <w:tcPr>
            <w:tcW w:w="915" w:type="dxa"/>
            <w:tcBorders>
              <w:top w:val="nil"/>
              <w:left w:val="nil"/>
              <w:bottom w:val="single" w:sz="4" w:space="0" w:color="000000"/>
              <w:right w:val="single" w:sz="4" w:space="0" w:color="000000"/>
            </w:tcBorders>
            <w:shd w:val="clear" w:color="auto" w:fill="auto"/>
            <w:vAlign w:val="bottom"/>
          </w:tcPr>
          <w:p w14:paraId="000007E4" w14:textId="77777777" w:rsidR="002045CD" w:rsidRDefault="005C60F8">
            <w:pPr>
              <w:spacing w:after="0" w:line="240" w:lineRule="auto"/>
              <w:jc w:val="right"/>
              <w:rPr>
                <w:color w:val="000000"/>
                <w:sz w:val="18"/>
                <w:szCs w:val="18"/>
              </w:rPr>
            </w:pPr>
            <w:r>
              <w:rPr>
                <w:color w:val="000000"/>
                <w:sz w:val="18"/>
                <w:szCs w:val="18"/>
              </w:rPr>
              <w:t>8.3%</w:t>
            </w:r>
          </w:p>
        </w:tc>
        <w:tc>
          <w:tcPr>
            <w:tcW w:w="1144" w:type="dxa"/>
            <w:tcBorders>
              <w:top w:val="nil"/>
              <w:left w:val="nil"/>
              <w:bottom w:val="single" w:sz="4" w:space="0" w:color="000000"/>
              <w:right w:val="single" w:sz="4" w:space="0" w:color="000000"/>
            </w:tcBorders>
            <w:shd w:val="clear" w:color="auto" w:fill="auto"/>
            <w:vAlign w:val="bottom"/>
          </w:tcPr>
          <w:p w14:paraId="000007E5" w14:textId="77777777" w:rsidR="002045CD" w:rsidRDefault="005C60F8">
            <w:pPr>
              <w:spacing w:after="0" w:line="240" w:lineRule="auto"/>
              <w:jc w:val="right"/>
              <w:rPr>
                <w:color w:val="000000"/>
                <w:sz w:val="18"/>
                <w:szCs w:val="18"/>
              </w:rPr>
            </w:pPr>
            <w:r>
              <w:rPr>
                <w:color w:val="000000"/>
                <w:sz w:val="18"/>
                <w:szCs w:val="18"/>
              </w:rPr>
              <w:t>900</w:t>
            </w:r>
          </w:p>
        </w:tc>
        <w:tc>
          <w:tcPr>
            <w:tcW w:w="1029" w:type="dxa"/>
            <w:tcBorders>
              <w:top w:val="nil"/>
              <w:left w:val="nil"/>
              <w:bottom w:val="single" w:sz="4" w:space="0" w:color="000000"/>
              <w:right w:val="single" w:sz="4" w:space="0" w:color="000000"/>
            </w:tcBorders>
            <w:shd w:val="clear" w:color="auto" w:fill="auto"/>
          </w:tcPr>
          <w:p w14:paraId="000007E6" w14:textId="77777777" w:rsidR="002045CD" w:rsidRDefault="005C60F8">
            <w:pPr>
              <w:spacing w:after="0" w:line="240" w:lineRule="auto"/>
              <w:jc w:val="right"/>
              <w:rPr>
                <w:color w:val="000000"/>
                <w:sz w:val="18"/>
                <w:szCs w:val="18"/>
              </w:rPr>
            </w:pPr>
            <w:r>
              <w:rPr>
                <w:sz w:val="18"/>
                <w:szCs w:val="18"/>
              </w:rPr>
              <w:t>100</w:t>
            </w:r>
          </w:p>
        </w:tc>
        <w:tc>
          <w:tcPr>
            <w:tcW w:w="845" w:type="dxa"/>
            <w:tcBorders>
              <w:top w:val="nil"/>
              <w:left w:val="nil"/>
              <w:bottom w:val="single" w:sz="4" w:space="0" w:color="000000"/>
              <w:right w:val="single" w:sz="4" w:space="0" w:color="000000"/>
            </w:tcBorders>
            <w:shd w:val="clear" w:color="auto" w:fill="auto"/>
          </w:tcPr>
          <w:p w14:paraId="000007E7" w14:textId="77777777" w:rsidR="002045CD" w:rsidRDefault="005C60F8">
            <w:pPr>
              <w:spacing w:after="0" w:line="240" w:lineRule="auto"/>
              <w:jc w:val="right"/>
              <w:rPr>
                <w:color w:val="000000"/>
                <w:sz w:val="18"/>
                <w:szCs w:val="18"/>
              </w:rPr>
            </w:pPr>
            <w:r>
              <w:rPr>
                <w:sz w:val="18"/>
                <w:szCs w:val="18"/>
              </w:rPr>
              <w:t>11.1%</w:t>
            </w:r>
          </w:p>
        </w:tc>
        <w:tc>
          <w:tcPr>
            <w:tcW w:w="1052" w:type="dxa"/>
            <w:tcBorders>
              <w:top w:val="nil"/>
              <w:left w:val="nil"/>
              <w:bottom w:val="single" w:sz="4" w:space="0" w:color="000000"/>
              <w:right w:val="single" w:sz="4" w:space="0" w:color="000000"/>
            </w:tcBorders>
            <w:shd w:val="clear" w:color="auto" w:fill="auto"/>
          </w:tcPr>
          <w:p w14:paraId="000007E8" w14:textId="77777777" w:rsidR="002045CD" w:rsidRDefault="005C60F8">
            <w:pPr>
              <w:spacing w:after="0" w:line="240" w:lineRule="auto"/>
              <w:jc w:val="right"/>
              <w:rPr>
                <w:color w:val="000000"/>
                <w:sz w:val="18"/>
                <w:szCs w:val="18"/>
              </w:rPr>
            </w:pPr>
            <w:r>
              <w:rPr>
                <w:sz w:val="18"/>
                <w:szCs w:val="18"/>
              </w:rPr>
              <w:t>-1,500</w:t>
            </w:r>
          </w:p>
        </w:tc>
        <w:tc>
          <w:tcPr>
            <w:tcW w:w="999" w:type="dxa"/>
            <w:tcBorders>
              <w:top w:val="nil"/>
              <w:left w:val="nil"/>
              <w:bottom w:val="single" w:sz="4" w:space="0" w:color="000000"/>
              <w:right w:val="single" w:sz="4" w:space="0" w:color="000000"/>
            </w:tcBorders>
            <w:shd w:val="clear" w:color="auto" w:fill="auto"/>
          </w:tcPr>
          <w:p w14:paraId="000007E9"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EA" w14:textId="77777777" w:rsidR="002045CD" w:rsidRDefault="005C60F8">
            <w:pPr>
              <w:spacing w:after="0" w:line="240" w:lineRule="auto"/>
              <w:jc w:val="right"/>
              <w:rPr>
                <w:color w:val="000000"/>
                <w:sz w:val="18"/>
                <w:szCs w:val="18"/>
                <w:highlight w:val="yellow"/>
              </w:rPr>
            </w:pPr>
            <w:r>
              <w:rPr>
                <w:sz w:val="18"/>
                <w:szCs w:val="18"/>
                <w:highlight w:val="yellow"/>
              </w:rPr>
              <w:t>2.8%</w:t>
            </w:r>
          </w:p>
        </w:tc>
        <w:tc>
          <w:tcPr>
            <w:tcW w:w="1052" w:type="dxa"/>
            <w:tcBorders>
              <w:top w:val="nil"/>
              <w:left w:val="nil"/>
              <w:bottom w:val="single" w:sz="4" w:space="0" w:color="000000"/>
              <w:right w:val="single" w:sz="4" w:space="0" w:color="000000"/>
            </w:tcBorders>
            <w:shd w:val="clear" w:color="auto" w:fill="auto"/>
          </w:tcPr>
          <w:p w14:paraId="000007EB" w14:textId="77777777" w:rsidR="002045CD" w:rsidRDefault="005C60F8">
            <w:pPr>
              <w:spacing w:after="0" w:line="240" w:lineRule="auto"/>
              <w:jc w:val="right"/>
              <w:rPr>
                <w:color w:val="000000"/>
                <w:sz w:val="18"/>
                <w:szCs w:val="18"/>
              </w:rPr>
            </w:pPr>
            <w:r>
              <w:rPr>
                <w:sz w:val="18"/>
                <w:szCs w:val="18"/>
              </w:rPr>
              <w:t>-62.5%</w:t>
            </w:r>
          </w:p>
        </w:tc>
        <w:tc>
          <w:tcPr>
            <w:tcW w:w="1094" w:type="dxa"/>
            <w:tcBorders>
              <w:top w:val="nil"/>
              <w:left w:val="nil"/>
              <w:bottom w:val="single" w:sz="4" w:space="0" w:color="000000"/>
              <w:right w:val="single" w:sz="4" w:space="0" w:color="000000"/>
            </w:tcBorders>
            <w:shd w:val="clear" w:color="auto" w:fill="auto"/>
          </w:tcPr>
          <w:p w14:paraId="000007EC" w14:textId="77777777" w:rsidR="002045CD" w:rsidRDefault="005C60F8">
            <w:pPr>
              <w:spacing w:after="0" w:line="240" w:lineRule="auto"/>
              <w:jc w:val="right"/>
              <w:rPr>
                <w:color w:val="000000"/>
                <w:sz w:val="18"/>
                <w:szCs w:val="18"/>
              </w:rPr>
            </w:pPr>
            <w:r>
              <w:rPr>
                <w:sz w:val="18"/>
                <w:szCs w:val="18"/>
              </w:rPr>
              <w:t>-50.0%</w:t>
            </w:r>
          </w:p>
        </w:tc>
        <w:tc>
          <w:tcPr>
            <w:tcW w:w="1027" w:type="dxa"/>
            <w:tcBorders>
              <w:top w:val="nil"/>
              <w:left w:val="nil"/>
              <w:bottom w:val="single" w:sz="4" w:space="0" w:color="000000"/>
              <w:right w:val="single" w:sz="4" w:space="0" w:color="000000"/>
            </w:tcBorders>
            <w:shd w:val="clear" w:color="auto" w:fill="auto"/>
          </w:tcPr>
          <w:p w14:paraId="000007ED" w14:textId="77777777" w:rsidR="002045CD" w:rsidRDefault="005C60F8">
            <w:pPr>
              <w:spacing w:after="0" w:line="240" w:lineRule="auto"/>
              <w:jc w:val="right"/>
              <w:rPr>
                <w:color w:val="000000"/>
                <w:sz w:val="18"/>
                <w:szCs w:val="18"/>
              </w:rPr>
            </w:pPr>
            <w:r>
              <w:rPr>
                <w:sz w:val="18"/>
                <w:szCs w:val="18"/>
              </w:rPr>
              <w:t>33.3%</w:t>
            </w:r>
          </w:p>
        </w:tc>
      </w:tr>
      <w:tr w:rsidR="002045CD" w14:paraId="60C2BBA9"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EE" w14:textId="77777777" w:rsidR="002045CD" w:rsidRDefault="005C60F8">
            <w:pPr>
              <w:spacing w:after="0" w:line="240" w:lineRule="auto"/>
              <w:rPr>
                <w:b/>
                <w:color w:val="000000"/>
                <w:sz w:val="18"/>
                <w:szCs w:val="18"/>
              </w:rPr>
            </w:pPr>
            <w:r>
              <w:rPr>
                <w:b/>
                <w:color w:val="000000"/>
                <w:sz w:val="18"/>
                <w:szCs w:val="18"/>
              </w:rPr>
              <w:t>Nebraska</w:t>
            </w:r>
          </w:p>
        </w:tc>
        <w:tc>
          <w:tcPr>
            <w:tcW w:w="1052" w:type="dxa"/>
            <w:tcBorders>
              <w:top w:val="nil"/>
              <w:left w:val="nil"/>
              <w:bottom w:val="single" w:sz="4" w:space="0" w:color="000000"/>
              <w:right w:val="single" w:sz="4" w:space="0" w:color="000000"/>
            </w:tcBorders>
            <w:shd w:val="clear" w:color="auto" w:fill="auto"/>
            <w:vAlign w:val="bottom"/>
          </w:tcPr>
          <w:p w14:paraId="000007EF" w14:textId="77777777" w:rsidR="002045CD" w:rsidRDefault="005C60F8">
            <w:pPr>
              <w:spacing w:after="0" w:line="240" w:lineRule="auto"/>
              <w:jc w:val="right"/>
              <w:rPr>
                <w:color w:val="000000"/>
                <w:sz w:val="18"/>
                <w:szCs w:val="18"/>
              </w:rPr>
            </w:pPr>
            <w:r>
              <w:rPr>
                <w:color w:val="000000"/>
                <w:sz w:val="18"/>
                <w:szCs w:val="18"/>
              </w:rPr>
              <w:t>5,000</w:t>
            </w:r>
          </w:p>
        </w:tc>
        <w:tc>
          <w:tcPr>
            <w:tcW w:w="1029" w:type="dxa"/>
            <w:tcBorders>
              <w:top w:val="nil"/>
              <w:left w:val="nil"/>
              <w:bottom w:val="single" w:sz="4" w:space="0" w:color="000000"/>
              <w:right w:val="single" w:sz="4" w:space="0" w:color="000000"/>
            </w:tcBorders>
            <w:shd w:val="clear" w:color="auto" w:fill="auto"/>
            <w:vAlign w:val="bottom"/>
          </w:tcPr>
          <w:p w14:paraId="000007F0" w14:textId="77777777" w:rsidR="002045CD" w:rsidRDefault="005C60F8">
            <w:pPr>
              <w:spacing w:after="0" w:line="240" w:lineRule="auto"/>
              <w:jc w:val="right"/>
              <w:rPr>
                <w:color w:val="000000"/>
                <w:sz w:val="18"/>
                <w:szCs w:val="18"/>
              </w:rPr>
            </w:pPr>
            <w:r>
              <w:rPr>
                <w:color w:val="000000"/>
                <w:sz w:val="18"/>
                <w:szCs w:val="18"/>
              </w:rPr>
              <w:t>600</w:t>
            </w:r>
          </w:p>
        </w:tc>
        <w:tc>
          <w:tcPr>
            <w:tcW w:w="915" w:type="dxa"/>
            <w:tcBorders>
              <w:top w:val="nil"/>
              <w:left w:val="nil"/>
              <w:bottom w:val="single" w:sz="4" w:space="0" w:color="000000"/>
              <w:right w:val="single" w:sz="4" w:space="0" w:color="000000"/>
            </w:tcBorders>
            <w:shd w:val="clear" w:color="auto" w:fill="auto"/>
            <w:vAlign w:val="bottom"/>
          </w:tcPr>
          <w:p w14:paraId="000007F1" w14:textId="77777777" w:rsidR="002045CD" w:rsidRDefault="005C60F8">
            <w:pPr>
              <w:spacing w:after="0" w:line="240" w:lineRule="auto"/>
              <w:jc w:val="right"/>
              <w:rPr>
                <w:color w:val="000000"/>
                <w:sz w:val="18"/>
                <w:szCs w:val="18"/>
              </w:rPr>
            </w:pPr>
            <w:r>
              <w:rPr>
                <w:color w:val="000000"/>
                <w:sz w:val="18"/>
                <w:szCs w:val="18"/>
              </w:rPr>
              <w:t>12.0%</w:t>
            </w:r>
          </w:p>
        </w:tc>
        <w:tc>
          <w:tcPr>
            <w:tcW w:w="1144" w:type="dxa"/>
            <w:tcBorders>
              <w:top w:val="nil"/>
              <w:left w:val="nil"/>
              <w:bottom w:val="single" w:sz="4" w:space="0" w:color="000000"/>
              <w:right w:val="single" w:sz="4" w:space="0" w:color="000000"/>
            </w:tcBorders>
            <w:shd w:val="clear" w:color="auto" w:fill="auto"/>
            <w:vAlign w:val="bottom"/>
          </w:tcPr>
          <w:p w14:paraId="000007F2" w14:textId="77777777" w:rsidR="002045CD" w:rsidRDefault="005C60F8">
            <w:pPr>
              <w:spacing w:after="0" w:line="240" w:lineRule="auto"/>
              <w:jc w:val="right"/>
              <w:rPr>
                <w:color w:val="000000"/>
                <w:sz w:val="18"/>
                <w:szCs w:val="18"/>
              </w:rPr>
            </w:pPr>
            <w:r>
              <w:rPr>
                <w:color w:val="000000"/>
                <w:sz w:val="18"/>
                <w:szCs w:val="18"/>
              </w:rPr>
              <w:t>3,800</w:t>
            </w:r>
          </w:p>
        </w:tc>
        <w:tc>
          <w:tcPr>
            <w:tcW w:w="1029" w:type="dxa"/>
            <w:tcBorders>
              <w:top w:val="nil"/>
              <w:left w:val="nil"/>
              <w:bottom w:val="single" w:sz="4" w:space="0" w:color="000000"/>
              <w:right w:val="single" w:sz="4" w:space="0" w:color="000000"/>
            </w:tcBorders>
            <w:shd w:val="clear" w:color="auto" w:fill="auto"/>
          </w:tcPr>
          <w:p w14:paraId="000007F3" w14:textId="77777777" w:rsidR="002045CD" w:rsidRDefault="005C60F8">
            <w:pPr>
              <w:spacing w:after="0" w:line="240" w:lineRule="auto"/>
              <w:jc w:val="right"/>
              <w:rPr>
                <w:color w:val="000000"/>
                <w:sz w:val="18"/>
                <w:szCs w:val="18"/>
              </w:rPr>
            </w:pPr>
            <w:r>
              <w:rPr>
                <w:sz w:val="18"/>
                <w:szCs w:val="18"/>
              </w:rPr>
              <w:t>500</w:t>
            </w:r>
          </w:p>
        </w:tc>
        <w:tc>
          <w:tcPr>
            <w:tcW w:w="845" w:type="dxa"/>
            <w:tcBorders>
              <w:top w:val="nil"/>
              <w:left w:val="nil"/>
              <w:bottom w:val="single" w:sz="4" w:space="0" w:color="000000"/>
              <w:right w:val="single" w:sz="4" w:space="0" w:color="000000"/>
            </w:tcBorders>
            <w:shd w:val="clear" w:color="auto" w:fill="auto"/>
          </w:tcPr>
          <w:p w14:paraId="000007F4" w14:textId="77777777" w:rsidR="002045CD" w:rsidRDefault="005C60F8">
            <w:pPr>
              <w:spacing w:after="0" w:line="240" w:lineRule="auto"/>
              <w:jc w:val="right"/>
              <w:rPr>
                <w:color w:val="000000"/>
                <w:sz w:val="18"/>
                <w:szCs w:val="18"/>
              </w:rPr>
            </w:pPr>
            <w:r>
              <w:rPr>
                <w:sz w:val="18"/>
                <w:szCs w:val="18"/>
              </w:rPr>
              <w:t>13.2%</w:t>
            </w:r>
          </w:p>
        </w:tc>
        <w:tc>
          <w:tcPr>
            <w:tcW w:w="1052" w:type="dxa"/>
            <w:tcBorders>
              <w:top w:val="nil"/>
              <w:left w:val="nil"/>
              <w:bottom w:val="single" w:sz="4" w:space="0" w:color="000000"/>
              <w:right w:val="single" w:sz="4" w:space="0" w:color="000000"/>
            </w:tcBorders>
            <w:shd w:val="clear" w:color="auto" w:fill="auto"/>
          </w:tcPr>
          <w:p w14:paraId="000007F5" w14:textId="77777777" w:rsidR="002045CD" w:rsidRDefault="005C60F8">
            <w:pPr>
              <w:spacing w:after="0" w:line="240" w:lineRule="auto"/>
              <w:jc w:val="right"/>
              <w:rPr>
                <w:color w:val="000000"/>
                <w:sz w:val="18"/>
                <w:szCs w:val="18"/>
              </w:rPr>
            </w:pPr>
            <w:r>
              <w:rPr>
                <w:sz w:val="18"/>
                <w:szCs w:val="18"/>
              </w:rPr>
              <w:t>-1,200</w:t>
            </w:r>
          </w:p>
        </w:tc>
        <w:tc>
          <w:tcPr>
            <w:tcW w:w="999" w:type="dxa"/>
            <w:tcBorders>
              <w:top w:val="nil"/>
              <w:left w:val="nil"/>
              <w:bottom w:val="single" w:sz="4" w:space="0" w:color="000000"/>
              <w:right w:val="single" w:sz="4" w:space="0" w:color="000000"/>
            </w:tcBorders>
            <w:shd w:val="clear" w:color="auto" w:fill="auto"/>
          </w:tcPr>
          <w:p w14:paraId="000007F6"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7F7" w14:textId="77777777" w:rsidR="002045CD" w:rsidRDefault="005C60F8">
            <w:pPr>
              <w:spacing w:after="0" w:line="240" w:lineRule="auto"/>
              <w:jc w:val="right"/>
              <w:rPr>
                <w:color w:val="000000"/>
                <w:sz w:val="18"/>
                <w:szCs w:val="18"/>
              </w:rPr>
            </w:pPr>
            <w:r>
              <w:rPr>
                <w:sz w:val="18"/>
                <w:szCs w:val="18"/>
              </w:rPr>
              <w:t>1.2%</w:t>
            </w:r>
          </w:p>
        </w:tc>
        <w:tc>
          <w:tcPr>
            <w:tcW w:w="1052" w:type="dxa"/>
            <w:tcBorders>
              <w:top w:val="nil"/>
              <w:left w:val="nil"/>
              <w:bottom w:val="single" w:sz="4" w:space="0" w:color="000000"/>
              <w:right w:val="single" w:sz="4" w:space="0" w:color="000000"/>
            </w:tcBorders>
            <w:shd w:val="clear" w:color="auto" w:fill="auto"/>
          </w:tcPr>
          <w:p w14:paraId="000007F8" w14:textId="77777777" w:rsidR="002045CD" w:rsidRDefault="005C60F8">
            <w:pPr>
              <w:spacing w:after="0" w:line="240" w:lineRule="auto"/>
              <w:jc w:val="right"/>
              <w:rPr>
                <w:color w:val="000000"/>
                <w:sz w:val="18"/>
                <w:szCs w:val="18"/>
              </w:rPr>
            </w:pPr>
            <w:r>
              <w:rPr>
                <w:sz w:val="18"/>
                <w:szCs w:val="18"/>
              </w:rPr>
              <w:t>-24.0%</w:t>
            </w:r>
          </w:p>
        </w:tc>
        <w:tc>
          <w:tcPr>
            <w:tcW w:w="1094" w:type="dxa"/>
            <w:tcBorders>
              <w:top w:val="nil"/>
              <w:left w:val="nil"/>
              <w:bottom w:val="single" w:sz="4" w:space="0" w:color="000000"/>
              <w:right w:val="single" w:sz="4" w:space="0" w:color="000000"/>
            </w:tcBorders>
            <w:shd w:val="clear" w:color="auto" w:fill="auto"/>
          </w:tcPr>
          <w:p w14:paraId="000007F9" w14:textId="77777777" w:rsidR="002045CD" w:rsidRDefault="005C60F8">
            <w:pPr>
              <w:spacing w:after="0" w:line="240" w:lineRule="auto"/>
              <w:jc w:val="right"/>
              <w:rPr>
                <w:color w:val="000000"/>
                <w:sz w:val="18"/>
                <w:szCs w:val="18"/>
              </w:rPr>
            </w:pPr>
            <w:r>
              <w:rPr>
                <w:sz w:val="18"/>
                <w:szCs w:val="18"/>
              </w:rPr>
              <w:t>-16.7%</w:t>
            </w:r>
          </w:p>
        </w:tc>
        <w:tc>
          <w:tcPr>
            <w:tcW w:w="1027" w:type="dxa"/>
            <w:tcBorders>
              <w:top w:val="nil"/>
              <w:left w:val="nil"/>
              <w:bottom w:val="single" w:sz="4" w:space="0" w:color="000000"/>
              <w:right w:val="single" w:sz="4" w:space="0" w:color="000000"/>
            </w:tcBorders>
            <w:shd w:val="clear" w:color="auto" w:fill="auto"/>
          </w:tcPr>
          <w:p w14:paraId="000007FA" w14:textId="77777777" w:rsidR="002045CD" w:rsidRDefault="005C60F8">
            <w:pPr>
              <w:spacing w:after="0" w:line="240" w:lineRule="auto"/>
              <w:jc w:val="right"/>
              <w:rPr>
                <w:color w:val="000000"/>
                <w:sz w:val="18"/>
                <w:szCs w:val="18"/>
              </w:rPr>
            </w:pPr>
            <w:r>
              <w:rPr>
                <w:sz w:val="18"/>
                <w:szCs w:val="18"/>
              </w:rPr>
              <w:t>9.6%</w:t>
            </w:r>
          </w:p>
        </w:tc>
      </w:tr>
      <w:tr w:rsidR="002045CD" w14:paraId="29A6345D"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7FB" w14:textId="77777777" w:rsidR="002045CD" w:rsidRDefault="005C60F8">
            <w:pPr>
              <w:spacing w:after="0" w:line="240" w:lineRule="auto"/>
              <w:rPr>
                <w:b/>
                <w:color w:val="000000"/>
                <w:sz w:val="18"/>
                <w:szCs w:val="18"/>
              </w:rPr>
            </w:pPr>
            <w:r>
              <w:rPr>
                <w:b/>
                <w:color w:val="000000"/>
                <w:sz w:val="18"/>
                <w:szCs w:val="18"/>
              </w:rPr>
              <w:t>Nevada</w:t>
            </w:r>
          </w:p>
        </w:tc>
        <w:tc>
          <w:tcPr>
            <w:tcW w:w="1052" w:type="dxa"/>
            <w:tcBorders>
              <w:top w:val="nil"/>
              <w:left w:val="nil"/>
              <w:bottom w:val="single" w:sz="4" w:space="0" w:color="000000"/>
              <w:right w:val="single" w:sz="4" w:space="0" w:color="000000"/>
            </w:tcBorders>
            <w:shd w:val="clear" w:color="auto" w:fill="auto"/>
            <w:vAlign w:val="bottom"/>
          </w:tcPr>
          <w:p w14:paraId="000007FC" w14:textId="77777777" w:rsidR="002045CD" w:rsidRDefault="005C60F8">
            <w:pPr>
              <w:spacing w:after="0" w:line="240" w:lineRule="auto"/>
              <w:jc w:val="right"/>
              <w:rPr>
                <w:color w:val="000000"/>
                <w:sz w:val="18"/>
                <w:szCs w:val="18"/>
              </w:rPr>
            </w:pPr>
            <w:r>
              <w:rPr>
                <w:color w:val="000000"/>
                <w:sz w:val="18"/>
                <w:szCs w:val="18"/>
              </w:rPr>
              <w:t>7,200</w:t>
            </w:r>
          </w:p>
        </w:tc>
        <w:tc>
          <w:tcPr>
            <w:tcW w:w="1029" w:type="dxa"/>
            <w:tcBorders>
              <w:top w:val="nil"/>
              <w:left w:val="nil"/>
              <w:bottom w:val="single" w:sz="4" w:space="0" w:color="000000"/>
              <w:right w:val="single" w:sz="4" w:space="0" w:color="000000"/>
            </w:tcBorders>
            <w:shd w:val="clear" w:color="auto" w:fill="auto"/>
            <w:vAlign w:val="bottom"/>
          </w:tcPr>
          <w:p w14:paraId="000007FD" w14:textId="77777777" w:rsidR="002045CD" w:rsidRDefault="005C60F8">
            <w:pPr>
              <w:spacing w:after="0" w:line="240" w:lineRule="auto"/>
              <w:jc w:val="right"/>
              <w:rPr>
                <w:color w:val="000000"/>
                <w:sz w:val="18"/>
                <w:szCs w:val="18"/>
              </w:rPr>
            </w:pPr>
            <w:r>
              <w:rPr>
                <w:color w:val="000000"/>
                <w:sz w:val="18"/>
                <w:szCs w:val="18"/>
              </w:rPr>
              <w:t>1,400</w:t>
            </w:r>
          </w:p>
        </w:tc>
        <w:tc>
          <w:tcPr>
            <w:tcW w:w="915" w:type="dxa"/>
            <w:tcBorders>
              <w:top w:val="nil"/>
              <w:left w:val="nil"/>
              <w:bottom w:val="single" w:sz="4" w:space="0" w:color="000000"/>
              <w:right w:val="single" w:sz="4" w:space="0" w:color="000000"/>
            </w:tcBorders>
            <w:shd w:val="clear" w:color="auto" w:fill="auto"/>
            <w:vAlign w:val="bottom"/>
          </w:tcPr>
          <w:p w14:paraId="000007FE" w14:textId="77777777" w:rsidR="002045CD" w:rsidRDefault="005C60F8">
            <w:pPr>
              <w:spacing w:after="0" w:line="240" w:lineRule="auto"/>
              <w:jc w:val="right"/>
              <w:rPr>
                <w:color w:val="000000"/>
                <w:sz w:val="18"/>
                <w:szCs w:val="18"/>
              </w:rPr>
            </w:pPr>
            <w:r>
              <w:rPr>
                <w:color w:val="000000"/>
                <w:sz w:val="18"/>
                <w:szCs w:val="18"/>
              </w:rPr>
              <w:t>19.4%</w:t>
            </w:r>
          </w:p>
        </w:tc>
        <w:tc>
          <w:tcPr>
            <w:tcW w:w="1144" w:type="dxa"/>
            <w:tcBorders>
              <w:top w:val="nil"/>
              <w:left w:val="nil"/>
              <w:bottom w:val="single" w:sz="4" w:space="0" w:color="000000"/>
              <w:right w:val="single" w:sz="4" w:space="0" w:color="000000"/>
            </w:tcBorders>
            <w:shd w:val="clear" w:color="auto" w:fill="auto"/>
            <w:vAlign w:val="bottom"/>
          </w:tcPr>
          <w:p w14:paraId="000007FF" w14:textId="77777777" w:rsidR="002045CD" w:rsidRDefault="005C60F8">
            <w:pPr>
              <w:spacing w:after="0" w:line="240" w:lineRule="auto"/>
              <w:jc w:val="right"/>
              <w:rPr>
                <w:color w:val="000000"/>
                <w:sz w:val="18"/>
                <w:szCs w:val="18"/>
              </w:rPr>
            </w:pPr>
            <w:r>
              <w:rPr>
                <w:color w:val="000000"/>
                <w:sz w:val="18"/>
                <w:szCs w:val="18"/>
              </w:rPr>
              <w:t>6,900</w:t>
            </w:r>
          </w:p>
        </w:tc>
        <w:tc>
          <w:tcPr>
            <w:tcW w:w="1029" w:type="dxa"/>
            <w:tcBorders>
              <w:top w:val="nil"/>
              <w:left w:val="nil"/>
              <w:bottom w:val="single" w:sz="4" w:space="0" w:color="000000"/>
              <w:right w:val="single" w:sz="4" w:space="0" w:color="000000"/>
            </w:tcBorders>
            <w:shd w:val="clear" w:color="auto" w:fill="auto"/>
          </w:tcPr>
          <w:p w14:paraId="00000800" w14:textId="77777777" w:rsidR="002045CD" w:rsidRDefault="005C60F8">
            <w:pPr>
              <w:spacing w:after="0" w:line="240" w:lineRule="auto"/>
              <w:jc w:val="right"/>
              <w:rPr>
                <w:color w:val="000000"/>
                <w:sz w:val="18"/>
                <w:szCs w:val="18"/>
              </w:rPr>
            </w:pPr>
            <w:r>
              <w:rPr>
                <w:sz w:val="18"/>
                <w:szCs w:val="18"/>
              </w:rPr>
              <w:t>1,400</w:t>
            </w:r>
          </w:p>
        </w:tc>
        <w:tc>
          <w:tcPr>
            <w:tcW w:w="845" w:type="dxa"/>
            <w:tcBorders>
              <w:top w:val="nil"/>
              <w:left w:val="nil"/>
              <w:bottom w:val="single" w:sz="4" w:space="0" w:color="000000"/>
              <w:right w:val="single" w:sz="4" w:space="0" w:color="000000"/>
            </w:tcBorders>
            <w:shd w:val="clear" w:color="auto" w:fill="auto"/>
          </w:tcPr>
          <w:p w14:paraId="00000801" w14:textId="77777777" w:rsidR="002045CD" w:rsidRDefault="005C60F8">
            <w:pPr>
              <w:spacing w:after="0" w:line="240" w:lineRule="auto"/>
              <w:jc w:val="right"/>
              <w:rPr>
                <w:color w:val="000000"/>
                <w:sz w:val="18"/>
                <w:szCs w:val="18"/>
              </w:rPr>
            </w:pPr>
            <w:r>
              <w:rPr>
                <w:sz w:val="18"/>
                <w:szCs w:val="18"/>
              </w:rPr>
              <w:t>20.3%</w:t>
            </w:r>
          </w:p>
        </w:tc>
        <w:tc>
          <w:tcPr>
            <w:tcW w:w="1052" w:type="dxa"/>
            <w:tcBorders>
              <w:top w:val="nil"/>
              <w:left w:val="nil"/>
              <w:bottom w:val="single" w:sz="4" w:space="0" w:color="000000"/>
              <w:right w:val="single" w:sz="4" w:space="0" w:color="000000"/>
            </w:tcBorders>
            <w:shd w:val="clear" w:color="auto" w:fill="auto"/>
          </w:tcPr>
          <w:p w14:paraId="00000802" w14:textId="77777777" w:rsidR="002045CD" w:rsidRDefault="005C60F8">
            <w:pPr>
              <w:spacing w:after="0" w:line="240" w:lineRule="auto"/>
              <w:jc w:val="right"/>
              <w:rPr>
                <w:color w:val="000000"/>
                <w:sz w:val="18"/>
                <w:szCs w:val="18"/>
              </w:rPr>
            </w:pPr>
            <w:r>
              <w:rPr>
                <w:sz w:val="18"/>
                <w:szCs w:val="18"/>
              </w:rPr>
              <w:t>-300</w:t>
            </w:r>
          </w:p>
        </w:tc>
        <w:tc>
          <w:tcPr>
            <w:tcW w:w="999" w:type="dxa"/>
            <w:tcBorders>
              <w:top w:val="nil"/>
              <w:left w:val="nil"/>
              <w:bottom w:val="single" w:sz="4" w:space="0" w:color="000000"/>
              <w:right w:val="single" w:sz="4" w:space="0" w:color="000000"/>
            </w:tcBorders>
            <w:shd w:val="clear" w:color="auto" w:fill="auto"/>
          </w:tcPr>
          <w:p w14:paraId="00000803"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04" w14:textId="77777777" w:rsidR="002045CD" w:rsidRDefault="005C60F8">
            <w:pPr>
              <w:spacing w:after="0" w:line="240" w:lineRule="auto"/>
              <w:jc w:val="right"/>
              <w:rPr>
                <w:color w:val="000000"/>
                <w:sz w:val="18"/>
                <w:szCs w:val="18"/>
              </w:rPr>
            </w:pPr>
            <w:r>
              <w:rPr>
                <w:sz w:val="18"/>
                <w:szCs w:val="18"/>
              </w:rPr>
              <w:t>0.8%</w:t>
            </w:r>
          </w:p>
        </w:tc>
        <w:tc>
          <w:tcPr>
            <w:tcW w:w="1052" w:type="dxa"/>
            <w:tcBorders>
              <w:top w:val="nil"/>
              <w:left w:val="nil"/>
              <w:bottom w:val="single" w:sz="4" w:space="0" w:color="000000"/>
              <w:right w:val="single" w:sz="4" w:space="0" w:color="000000"/>
            </w:tcBorders>
            <w:shd w:val="clear" w:color="auto" w:fill="auto"/>
          </w:tcPr>
          <w:p w14:paraId="00000805" w14:textId="77777777" w:rsidR="002045CD" w:rsidRDefault="005C60F8">
            <w:pPr>
              <w:spacing w:after="0" w:line="240" w:lineRule="auto"/>
              <w:jc w:val="right"/>
              <w:rPr>
                <w:color w:val="000000"/>
                <w:sz w:val="18"/>
                <w:szCs w:val="18"/>
              </w:rPr>
            </w:pPr>
            <w:r>
              <w:rPr>
                <w:sz w:val="18"/>
                <w:szCs w:val="18"/>
              </w:rPr>
              <w:t>-4.2%</w:t>
            </w:r>
          </w:p>
        </w:tc>
        <w:tc>
          <w:tcPr>
            <w:tcW w:w="1094" w:type="dxa"/>
            <w:tcBorders>
              <w:top w:val="nil"/>
              <w:left w:val="nil"/>
              <w:bottom w:val="single" w:sz="4" w:space="0" w:color="000000"/>
              <w:right w:val="single" w:sz="4" w:space="0" w:color="000000"/>
            </w:tcBorders>
            <w:shd w:val="clear" w:color="auto" w:fill="auto"/>
          </w:tcPr>
          <w:p w14:paraId="00000806"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07" w14:textId="77777777" w:rsidR="002045CD" w:rsidRDefault="005C60F8">
            <w:pPr>
              <w:spacing w:after="0" w:line="240" w:lineRule="auto"/>
              <w:jc w:val="right"/>
              <w:rPr>
                <w:color w:val="000000"/>
                <w:sz w:val="18"/>
                <w:szCs w:val="18"/>
              </w:rPr>
            </w:pPr>
            <w:r>
              <w:rPr>
                <w:sz w:val="18"/>
                <w:szCs w:val="18"/>
              </w:rPr>
              <w:t>4.3%</w:t>
            </w:r>
          </w:p>
        </w:tc>
      </w:tr>
      <w:tr w:rsidR="002045CD" w14:paraId="683391D3"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08" w14:textId="77777777" w:rsidR="002045CD" w:rsidRDefault="005C60F8">
            <w:pPr>
              <w:spacing w:after="0" w:line="240" w:lineRule="auto"/>
              <w:rPr>
                <w:b/>
                <w:color w:val="000000"/>
                <w:sz w:val="18"/>
                <w:szCs w:val="18"/>
              </w:rPr>
            </w:pPr>
            <w:r>
              <w:rPr>
                <w:b/>
                <w:color w:val="000000"/>
                <w:sz w:val="18"/>
                <w:szCs w:val="18"/>
              </w:rPr>
              <w:t>New Hampshire</w:t>
            </w:r>
          </w:p>
        </w:tc>
        <w:tc>
          <w:tcPr>
            <w:tcW w:w="1052" w:type="dxa"/>
            <w:tcBorders>
              <w:top w:val="nil"/>
              <w:left w:val="nil"/>
              <w:bottom w:val="single" w:sz="4" w:space="0" w:color="000000"/>
              <w:right w:val="single" w:sz="4" w:space="0" w:color="000000"/>
            </w:tcBorders>
            <w:shd w:val="clear" w:color="auto" w:fill="auto"/>
            <w:vAlign w:val="bottom"/>
          </w:tcPr>
          <w:p w14:paraId="00000809" w14:textId="77777777" w:rsidR="002045CD" w:rsidRDefault="005C60F8">
            <w:pPr>
              <w:spacing w:after="0" w:line="240" w:lineRule="auto"/>
              <w:jc w:val="right"/>
              <w:rPr>
                <w:color w:val="000000"/>
                <w:sz w:val="18"/>
                <w:szCs w:val="18"/>
              </w:rPr>
            </w:pPr>
            <w:r>
              <w:rPr>
                <w:color w:val="000000"/>
                <w:sz w:val="18"/>
                <w:szCs w:val="18"/>
              </w:rPr>
              <w:t>3,100</w:t>
            </w:r>
          </w:p>
        </w:tc>
        <w:tc>
          <w:tcPr>
            <w:tcW w:w="1029" w:type="dxa"/>
            <w:tcBorders>
              <w:top w:val="nil"/>
              <w:left w:val="nil"/>
              <w:bottom w:val="single" w:sz="4" w:space="0" w:color="000000"/>
              <w:right w:val="single" w:sz="4" w:space="0" w:color="000000"/>
            </w:tcBorders>
            <w:shd w:val="clear" w:color="auto" w:fill="auto"/>
            <w:vAlign w:val="bottom"/>
          </w:tcPr>
          <w:p w14:paraId="0000080A" w14:textId="77777777" w:rsidR="002045CD" w:rsidRDefault="005C60F8">
            <w:pPr>
              <w:spacing w:after="0" w:line="240" w:lineRule="auto"/>
              <w:jc w:val="right"/>
              <w:rPr>
                <w:color w:val="000000"/>
                <w:sz w:val="18"/>
                <w:szCs w:val="18"/>
              </w:rPr>
            </w:pPr>
            <w:r>
              <w:rPr>
                <w:color w:val="000000"/>
                <w:sz w:val="18"/>
                <w:szCs w:val="18"/>
              </w:rPr>
              <w:t>300</w:t>
            </w:r>
          </w:p>
        </w:tc>
        <w:tc>
          <w:tcPr>
            <w:tcW w:w="915" w:type="dxa"/>
            <w:tcBorders>
              <w:top w:val="nil"/>
              <w:left w:val="nil"/>
              <w:bottom w:val="single" w:sz="4" w:space="0" w:color="000000"/>
              <w:right w:val="single" w:sz="4" w:space="0" w:color="000000"/>
            </w:tcBorders>
            <w:shd w:val="clear" w:color="auto" w:fill="auto"/>
            <w:vAlign w:val="bottom"/>
          </w:tcPr>
          <w:p w14:paraId="0000080B" w14:textId="77777777" w:rsidR="002045CD" w:rsidRDefault="005C60F8">
            <w:pPr>
              <w:spacing w:after="0" w:line="240" w:lineRule="auto"/>
              <w:jc w:val="right"/>
              <w:rPr>
                <w:color w:val="000000"/>
                <w:sz w:val="18"/>
                <w:szCs w:val="18"/>
              </w:rPr>
            </w:pPr>
            <w:r>
              <w:rPr>
                <w:color w:val="000000"/>
                <w:sz w:val="18"/>
                <w:szCs w:val="18"/>
              </w:rPr>
              <w:t>9.7%</w:t>
            </w:r>
          </w:p>
        </w:tc>
        <w:tc>
          <w:tcPr>
            <w:tcW w:w="1144" w:type="dxa"/>
            <w:tcBorders>
              <w:top w:val="nil"/>
              <w:left w:val="nil"/>
              <w:bottom w:val="single" w:sz="4" w:space="0" w:color="000000"/>
              <w:right w:val="single" w:sz="4" w:space="0" w:color="000000"/>
            </w:tcBorders>
            <w:shd w:val="clear" w:color="auto" w:fill="auto"/>
            <w:vAlign w:val="bottom"/>
          </w:tcPr>
          <w:p w14:paraId="0000080C" w14:textId="77777777" w:rsidR="002045CD" w:rsidRDefault="005C60F8">
            <w:pPr>
              <w:spacing w:after="0" w:line="240" w:lineRule="auto"/>
              <w:jc w:val="right"/>
              <w:rPr>
                <w:color w:val="000000"/>
                <w:sz w:val="18"/>
                <w:szCs w:val="18"/>
              </w:rPr>
            </w:pPr>
            <w:r>
              <w:rPr>
                <w:color w:val="000000"/>
                <w:sz w:val="18"/>
                <w:szCs w:val="18"/>
              </w:rPr>
              <w:t>3,000</w:t>
            </w:r>
          </w:p>
        </w:tc>
        <w:tc>
          <w:tcPr>
            <w:tcW w:w="1029" w:type="dxa"/>
            <w:tcBorders>
              <w:top w:val="nil"/>
              <w:left w:val="nil"/>
              <w:bottom w:val="single" w:sz="4" w:space="0" w:color="000000"/>
              <w:right w:val="single" w:sz="4" w:space="0" w:color="000000"/>
            </w:tcBorders>
            <w:shd w:val="clear" w:color="auto" w:fill="auto"/>
          </w:tcPr>
          <w:p w14:paraId="0000080D" w14:textId="77777777" w:rsidR="002045CD" w:rsidRDefault="005C60F8">
            <w:pPr>
              <w:spacing w:after="0" w:line="240" w:lineRule="auto"/>
              <w:jc w:val="right"/>
              <w:rPr>
                <w:color w:val="000000"/>
                <w:sz w:val="18"/>
                <w:szCs w:val="18"/>
              </w:rPr>
            </w:pPr>
            <w:r>
              <w:rPr>
                <w:sz w:val="18"/>
                <w:szCs w:val="18"/>
              </w:rPr>
              <w:t>300</w:t>
            </w:r>
          </w:p>
        </w:tc>
        <w:tc>
          <w:tcPr>
            <w:tcW w:w="845" w:type="dxa"/>
            <w:tcBorders>
              <w:top w:val="nil"/>
              <w:left w:val="nil"/>
              <w:bottom w:val="single" w:sz="4" w:space="0" w:color="000000"/>
              <w:right w:val="single" w:sz="4" w:space="0" w:color="000000"/>
            </w:tcBorders>
            <w:shd w:val="clear" w:color="auto" w:fill="auto"/>
          </w:tcPr>
          <w:p w14:paraId="0000080E" w14:textId="77777777" w:rsidR="002045CD" w:rsidRDefault="005C60F8">
            <w:pPr>
              <w:spacing w:after="0" w:line="240" w:lineRule="auto"/>
              <w:jc w:val="right"/>
              <w:rPr>
                <w:color w:val="000000"/>
                <w:sz w:val="18"/>
                <w:szCs w:val="18"/>
              </w:rPr>
            </w:pPr>
            <w:r>
              <w:rPr>
                <w:sz w:val="18"/>
                <w:szCs w:val="18"/>
              </w:rPr>
              <w:t>10.0%</w:t>
            </w:r>
          </w:p>
        </w:tc>
        <w:tc>
          <w:tcPr>
            <w:tcW w:w="1052" w:type="dxa"/>
            <w:tcBorders>
              <w:top w:val="nil"/>
              <w:left w:val="nil"/>
              <w:bottom w:val="single" w:sz="4" w:space="0" w:color="000000"/>
              <w:right w:val="single" w:sz="4" w:space="0" w:color="000000"/>
            </w:tcBorders>
            <w:shd w:val="clear" w:color="auto" w:fill="auto"/>
          </w:tcPr>
          <w:p w14:paraId="0000080F" w14:textId="77777777" w:rsidR="002045CD" w:rsidRDefault="005C60F8">
            <w:pPr>
              <w:spacing w:after="0" w:line="240" w:lineRule="auto"/>
              <w:jc w:val="right"/>
              <w:rPr>
                <w:color w:val="000000"/>
                <w:sz w:val="18"/>
                <w:szCs w:val="18"/>
              </w:rPr>
            </w:pPr>
            <w:r>
              <w:rPr>
                <w:sz w:val="18"/>
                <w:szCs w:val="18"/>
              </w:rPr>
              <w:t>-100</w:t>
            </w:r>
          </w:p>
        </w:tc>
        <w:tc>
          <w:tcPr>
            <w:tcW w:w="999" w:type="dxa"/>
            <w:tcBorders>
              <w:top w:val="nil"/>
              <w:left w:val="nil"/>
              <w:bottom w:val="single" w:sz="4" w:space="0" w:color="000000"/>
              <w:right w:val="single" w:sz="4" w:space="0" w:color="000000"/>
            </w:tcBorders>
            <w:shd w:val="clear" w:color="auto" w:fill="auto"/>
          </w:tcPr>
          <w:p w14:paraId="00000810"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11" w14:textId="77777777" w:rsidR="002045CD" w:rsidRDefault="005C60F8">
            <w:pPr>
              <w:spacing w:after="0" w:line="240" w:lineRule="auto"/>
              <w:jc w:val="right"/>
              <w:rPr>
                <w:color w:val="000000"/>
                <w:sz w:val="18"/>
                <w:szCs w:val="18"/>
              </w:rPr>
            </w:pPr>
            <w:r>
              <w:rPr>
                <w:sz w:val="18"/>
                <w:szCs w:val="18"/>
              </w:rPr>
              <w:t>0.3%</w:t>
            </w:r>
          </w:p>
        </w:tc>
        <w:tc>
          <w:tcPr>
            <w:tcW w:w="1052" w:type="dxa"/>
            <w:tcBorders>
              <w:top w:val="nil"/>
              <w:left w:val="nil"/>
              <w:bottom w:val="single" w:sz="4" w:space="0" w:color="000000"/>
              <w:right w:val="single" w:sz="4" w:space="0" w:color="000000"/>
            </w:tcBorders>
            <w:shd w:val="clear" w:color="auto" w:fill="auto"/>
          </w:tcPr>
          <w:p w14:paraId="00000812" w14:textId="77777777" w:rsidR="002045CD" w:rsidRDefault="005C60F8">
            <w:pPr>
              <w:spacing w:after="0" w:line="240" w:lineRule="auto"/>
              <w:jc w:val="right"/>
              <w:rPr>
                <w:color w:val="000000"/>
                <w:sz w:val="18"/>
                <w:szCs w:val="18"/>
              </w:rPr>
            </w:pPr>
            <w:r>
              <w:rPr>
                <w:sz w:val="18"/>
                <w:szCs w:val="18"/>
              </w:rPr>
              <w:t>-3.2%</w:t>
            </w:r>
          </w:p>
        </w:tc>
        <w:tc>
          <w:tcPr>
            <w:tcW w:w="1094" w:type="dxa"/>
            <w:tcBorders>
              <w:top w:val="nil"/>
              <w:left w:val="nil"/>
              <w:bottom w:val="single" w:sz="4" w:space="0" w:color="000000"/>
              <w:right w:val="single" w:sz="4" w:space="0" w:color="000000"/>
            </w:tcBorders>
            <w:shd w:val="clear" w:color="auto" w:fill="auto"/>
          </w:tcPr>
          <w:p w14:paraId="00000813"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14" w14:textId="77777777" w:rsidR="002045CD" w:rsidRDefault="005C60F8">
            <w:pPr>
              <w:spacing w:after="0" w:line="240" w:lineRule="auto"/>
              <w:jc w:val="right"/>
              <w:rPr>
                <w:color w:val="000000"/>
                <w:sz w:val="18"/>
                <w:szCs w:val="18"/>
              </w:rPr>
            </w:pPr>
            <w:r>
              <w:rPr>
                <w:sz w:val="18"/>
                <w:szCs w:val="18"/>
              </w:rPr>
              <w:t>3.3%</w:t>
            </w:r>
          </w:p>
        </w:tc>
      </w:tr>
      <w:tr w:rsidR="002045CD" w14:paraId="1D6E34C7"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15" w14:textId="77777777" w:rsidR="002045CD" w:rsidRDefault="005C60F8">
            <w:pPr>
              <w:spacing w:after="0" w:line="240" w:lineRule="auto"/>
              <w:rPr>
                <w:b/>
                <w:color w:val="000000"/>
                <w:sz w:val="18"/>
                <w:szCs w:val="18"/>
              </w:rPr>
            </w:pPr>
            <w:r>
              <w:rPr>
                <w:b/>
                <w:color w:val="000000"/>
                <w:sz w:val="18"/>
                <w:szCs w:val="18"/>
              </w:rPr>
              <w:t>New Jersey</w:t>
            </w:r>
          </w:p>
        </w:tc>
        <w:tc>
          <w:tcPr>
            <w:tcW w:w="1052" w:type="dxa"/>
            <w:tcBorders>
              <w:top w:val="nil"/>
              <w:left w:val="nil"/>
              <w:bottom w:val="single" w:sz="4" w:space="0" w:color="000000"/>
              <w:right w:val="single" w:sz="4" w:space="0" w:color="000000"/>
            </w:tcBorders>
            <w:shd w:val="clear" w:color="auto" w:fill="auto"/>
            <w:vAlign w:val="bottom"/>
          </w:tcPr>
          <w:p w14:paraId="00000816" w14:textId="77777777" w:rsidR="002045CD" w:rsidRDefault="005C60F8">
            <w:pPr>
              <w:spacing w:after="0" w:line="240" w:lineRule="auto"/>
              <w:jc w:val="right"/>
              <w:rPr>
                <w:color w:val="000000"/>
                <w:sz w:val="18"/>
                <w:szCs w:val="18"/>
              </w:rPr>
            </w:pPr>
            <w:r>
              <w:rPr>
                <w:color w:val="000000"/>
                <w:sz w:val="18"/>
                <w:szCs w:val="18"/>
              </w:rPr>
              <w:t>22,300</w:t>
            </w:r>
          </w:p>
        </w:tc>
        <w:tc>
          <w:tcPr>
            <w:tcW w:w="1029" w:type="dxa"/>
            <w:tcBorders>
              <w:top w:val="nil"/>
              <w:left w:val="nil"/>
              <w:bottom w:val="single" w:sz="4" w:space="0" w:color="000000"/>
              <w:right w:val="single" w:sz="4" w:space="0" w:color="000000"/>
            </w:tcBorders>
            <w:shd w:val="clear" w:color="auto" w:fill="auto"/>
            <w:vAlign w:val="bottom"/>
          </w:tcPr>
          <w:p w14:paraId="00000817" w14:textId="77777777" w:rsidR="002045CD" w:rsidRDefault="005C60F8">
            <w:pPr>
              <w:spacing w:after="0" w:line="240" w:lineRule="auto"/>
              <w:jc w:val="right"/>
              <w:rPr>
                <w:color w:val="000000"/>
                <w:sz w:val="18"/>
                <w:szCs w:val="18"/>
              </w:rPr>
            </w:pPr>
            <w:r>
              <w:rPr>
                <w:color w:val="000000"/>
                <w:sz w:val="18"/>
                <w:szCs w:val="18"/>
              </w:rPr>
              <w:t>5,400</w:t>
            </w:r>
          </w:p>
        </w:tc>
        <w:tc>
          <w:tcPr>
            <w:tcW w:w="915" w:type="dxa"/>
            <w:tcBorders>
              <w:top w:val="nil"/>
              <w:left w:val="nil"/>
              <w:bottom w:val="single" w:sz="4" w:space="0" w:color="000000"/>
              <w:right w:val="single" w:sz="4" w:space="0" w:color="000000"/>
            </w:tcBorders>
            <w:shd w:val="clear" w:color="auto" w:fill="auto"/>
            <w:vAlign w:val="bottom"/>
          </w:tcPr>
          <w:p w14:paraId="00000818" w14:textId="77777777" w:rsidR="002045CD" w:rsidRDefault="005C60F8">
            <w:pPr>
              <w:spacing w:after="0" w:line="240" w:lineRule="auto"/>
              <w:jc w:val="right"/>
              <w:rPr>
                <w:color w:val="000000"/>
                <w:sz w:val="18"/>
                <w:szCs w:val="18"/>
              </w:rPr>
            </w:pPr>
            <w:r>
              <w:rPr>
                <w:color w:val="000000"/>
                <w:sz w:val="18"/>
                <w:szCs w:val="18"/>
              </w:rPr>
              <w:t>24.2%</w:t>
            </w:r>
          </w:p>
        </w:tc>
        <w:tc>
          <w:tcPr>
            <w:tcW w:w="1144" w:type="dxa"/>
            <w:tcBorders>
              <w:top w:val="nil"/>
              <w:left w:val="nil"/>
              <w:bottom w:val="single" w:sz="4" w:space="0" w:color="000000"/>
              <w:right w:val="single" w:sz="4" w:space="0" w:color="000000"/>
            </w:tcBorders>
            <w:shd w:val="clear" w:color="auto" w:fill="auto"/>
            <w:vAlign w:val="bottom"/>
          </w:tcPr>
          <w:p w14:paraId="00000819" w14:textId="77777777" w:rsidR="002045CD" w:rsidRDefault="005C60F8">
            <w:pPr>
              <w:spacing w:after="0" w:line="240" w:lineRule="auto"/>
              <w:jc w:val="right"/>
              <w:rPr>
                <w:color w:val="000000"/>
                <w:sz w:val="18"/>
                <w:szCs w:val="18"/>
              </w:rPr>
            </w:pPr>
            <w:r>
              <w:rPr>
                <w:color w:val="000000"/>
                <w:sz w:val="18"/>
                <w:szCs w:val="18"/>
              </w:rPr>
              <w:t>17,300</w:t>
            </w:r>
          </w:p>
        </w:tc>
        <w:tc>
          <w:tcPr>
            <w:tcW w:w="1029" w:type="dxa"/>
            <w:tcBorders>
              <w:top w:val="nil"/>
              <w:left w:val="nil"/>
              <w:bottom w:val="single" w:sz="4" w:space="0" w:color="000000"/>
              <w:right w:val="single" w:sz="4" w:space="0" w:color="000000"/>
            </w:tcBorders>
            <w:shd w:val="clear" w:color="auto" w:fill="auto"/>
          </w:tcPr>
          <w:p w14:paraId="0000081A" w14:textId="77777777" w:rsidR="002045CD" w:rsidRDefault="005C60F8">
            <w:pPr>
              <w:spacing w:after="0" w:line="240" w:lineRule="auto"/>
              <w:jc w:val="right"/>
              <w:rPr>
                <w:color w:val="000000"/>
                <w:sz w:val="18"/>
                <w:szCs w:val="18"/>
              </w:rPr>
            </w:pPr>
            <w:r>
              <w:rPr>
                <w:sz w:val="18"/>
                <w:szCs w:val="18"/>
              </w:rPr>
              <w:t>4,200</w:t>
            </w:r>
          </w:p>
        </w:tc>
        <w:tc>
          <w:tcPr>
            <w:tcW w:w="845" w:type="dxa"/>
            <w:tcBorders>
              <w:top w:val="nil"/>
              <w:left w:val="nil"/>
              <w:bottom w:val="single" w:sz="4" w:space="0" w:color="000000"/>
              <w:right w:val="single" w:sz="4" w:space="0" w:color="000000"/>
            </w:tcBorders>
            <w:shd w:val="clear" w:color="auto" w:fill="auto"/>
          </w:tcPr>
          <w:p w14:paraId="0000081B" w14:textId="77777777" w:rsidR="002045CD" w:rsidRDefault="005C60F8">
            <w:pPr>
              <w:spacing w:after="0" w:line="240" w:lineRule="auto"/>
              <w:jc w:val="right"/>
              <w:rPr>
                <w:color w:val="000000"/>
                <w:sz w:val="18"/>
                <w:szCs w:val="18"/>
              </w:rPr>
            </w:pPr>
            <w:r>
              <w:rPr>
                <w:sz w:val="18"/>
                <w:szCs w:val="18"/>
              </w:rPr>
              <w:t>24.3%</w:t>
            </w:r>
          </w:p>
        </w:tc>
        <w:tc>
          <w:tcPr>
            <w:tcW w:w="1052" w:type="dxa"/>
            <w:tcBorders>
              <w:top w:val="nil"/>
              <w:left w:val="nil"/>
              <w:bottom w:val="single" w:sz="4" w:space="0" w:color="000000"/>
              <w:right w:val="single" w:sz="4" w:space="0" w:color="000000"/>
            </w:tcBorders>
            <w:shd w:val="clear" w:color="auto" w:fill="auto"/>
          </w:tcPr>
          <w:p w14:paraId="0000081C" w14:textId="77777777" w:rsidR="002045CD" w:rsidRDefault="005C60F8">
            <w:pPr>
              <w:spacing w:after="0" w:line="240" w:lineRule="auto"/>
              <w:jc w:val="right"/>
              <w:rPr>
                <w:color w:val="000000"/>
                <w:sz w:val="18"/>
                <w:szCs w:val="18"/>
              </w:rPr>
            </w:pPr>
            <w:r>
              <w:rPr>
                <w:sz w:val="18"/>
                <w:szCs w:val="18"/>
              </w:rPr>
              <w:t>-5,000</w:t>
            </w:r>
          </w:p>
        </w:tc>
        <w:tc>
          <w:tcPr>
            <w:tcW w:w="999" w:type="dxa"/>
            <w:tcBorders>
              <w:top w:val="nil"/>
              <w:left w:val="nil"/>
              <w:bottom w:val="single" w:sz="4" w:space="0" w:color="000000"/>
              <w:right w:val="single" w:sz="4" w:space="0" w:color="000000"/>
            </w:tcBorders>
            <w:shd w:val="clear" w:color="auto" w:fill="auto"/>
          </w:tcPr>
          <w:p w14:paraId="0000081D" w14:textId="77777777" w:rsidR="002045CD" w:rsidRDefault="005C60F8">
            <w:pPr>
              <w:spacing w:after="0" w:line="240" w:lineRule="auto"/>
              <w:jc w:val="right"/>
              <w:rPr>
                <w:color w:val="000000"/>
                <w:sz w:val="18"/>
                <w:szCs w:val="18"/>
              </w:rPr>
            </w:pPr>
            <w:r>
              <w:rPr>
                <w:sz w:val="18"/>
                <w:szCs w:val="18"/>
              </w:rPr>
              <w:t>-1,200</w:t>
            </w:r>
          </w:p>
        </w:tc>
        <w:tc>
          <w:tcPr>
            <w:tcW w:w="1029" w:type="dxa"/>
            <w:tcBorders>
              <w:top w:val="nil"/>
              <w:left w:val="nil"/>
              <w:bottom w:val="single" w:sz="4" w:space="0" w:color="000000"/>
              <w:right w:val="single" w:sz="4" w:space="0" w:color="000000"/>
            </w:tcBorders>
            <w:shd w:val="clear" w:color="auto" w:fill="auto"/>
          </w:tcPr>
          <w:p w14:paraId="0000081E"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81F" w14:textId="77777777" w:rsidR="002045CD" w:rsidRDefault="005C60F8">
            <w:pPr>
              <w:spacing w:after="0" w:line="240" w:lineRule="auto"/>
              <w:jc w:val="right"/>
              <w:rPr>
                <w:color w:val="000000"/>
                <w:sz w:val="18"/>
                <w:szCs w:val="18"/>
              </w:rPr>
            </w:pPr>
            <w:r>
              <w:rPr>
                <w:sz w:val="18"/>
                <w:szCs w:val="18"/>
              </w:rPr>
              <w:t>-22.4%</w:t>
            </w:r>
          </w:p>
        </w:tc>
        <w:tc>
          <w:tcPr>
            <w:tcW w:w="1094" w:type="dxa"/>
            <w:tcBorders>
              <w:top w:val="nil"/>
              <w:left w:val="nil"/>
              <w:bottom w:val="single" w:sz="4" w:space="0" w:color="000000"/>
              <w:right w:val="single" w:sz="4" w:space="0" w:color="000000"/>
            </w:tcBorders>
            <w:shd w:val="clear" w:color="auto" w:fill="auto"/>
          </w:tcPr>
          <w:p w14:paraId="00000820" w14:textId="77777777" w:rsidR="002045CD" w:rsidRDefault="005C60F8">
            <w:pPr>
              <w:spacing w:after="0" w:line="240" w:lineRule="auto"/>
              <w:jc w:val="right"/>
              <w:rPr>
                <w:color w:val="000000"/>
                <w:sz w:val="18"/>
                <w:szCs w:val="18"/>
              </w:rPr>
            </w:pPr>
            <w:r>
              <w:rPr>
                <w:sz w:val="18"/>
                <w:szCs w:val="18"/>
              </w:rPr>
              <w:t>-22.2%</w:t>
            </w:r>
          </w:p>
        </w:tc>
        <w:tc>
          <w:tcPr>
            <w:tcW w:w="1027" w:type="dxa"/>
            <w:tcBorders>
              <w:top w:val="nil"/>
              <w:left w:val="nil"/>
              <w:bottom w:val="single" w:sz="4" w:space="0" w:color="000000"/>
              <w:right w:val="single" w:sz="4" w:space="0" w:color="000000"/>
            </w:tcBorders>
            <w:shd w:val="clear" w:color="auto" w:fill="auto"/>
          </w:tcPr>
          <w:p w14:paraId="00000821" w14:textId="77777777" w:rsidR="002045CD" w:rsidRDefault="005C60F8">
            <w:pPr>
              <w:spacing w:after="0" w:line="240" w:lineRule="auto"/>
              <w:jc w:val="right"/>
              <w:rPr>
                <w:color w:val="000000"/>
                <w:sz w:val="18"/>
                <w:szCs w:val="18"/>
              </w:rPr>
            </w:pPr>
            <w:r>
              <w:rPr>
                <w:sz w:val="18"/>
                <w:szCs w:val="18"/>
              </w:rPr>
              <w:t>0.3%</w:t>
            </w:r>
          </w:p>
        </w:tc>
      </w:tr>
      <w:tr w:rsidR="002045CD" w14:paraId="27EB8A11"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22" w14:textId="77777777" w:rsidR="002045CD" w:rsidRDefault="005C60F8">
            <w:pPr>
              <w:spacing w:after="0" w:line="240" w:lineRule="auto"/>
              <w:rPr>
                <w:b/>
                <w:color w:val="000000"/>
                <w:sz w:val="18"/>
                <w:szCs w:val="18"/>
              </w:rPr>
            </w:pPr>
            <w:r>
              <w:rPr>
                <w:b/>
                <w:color w:val="000000"/>
                <w:sz w:val="18"/>
                <w:szCs w:val="18"/>
              </w:rPr>
              <w:t>New Mexico</w:t>
            </w:r>
          </w:p>
        </w:tc>
        <w:tc>
          <w:tcPr>
            <w:tcW w:w="1052" w:type="dxa"/>
            <w:tcBorders>
              <w:top w:val="nil"/>
              <w:left w:val="nil"/>
              <w:bottom w:val="single" w:sz="4" w:space="0" w:color="000000"/>
              <w:right w:val="single" w:sz="4" w:space="0" w:color="000000"/>
            </w:tcBorders>
            <w:shd w:val="clear" w:color="auto" w:fill="auto"/>
            <w:vAlign w:val="bottom"/>
          </w:tcPr>
          <w:p w14:paraId="00000823" w14:textId="77777777" w:rsidR="002045CD" w:rsidRDefault="005C60F8">
            <w:pPr>
              <w:spacing w:after="0" w:line="240" w:lineRule="auto"/>
              <w:jc w:val="right"/>
              <w:rPr>
                <w:color w:val="000000"/>
                <w:sz w:val="18"/>
                <w:szCs w:val="18"/>
              </w:rPr>
            </w:pPr>
            <w:r>
              <w:rPr>
                <w:color w:val="000000"/>
                <w:sz w:val="18"/>
                <w:szCs w:val="18"/>
              </w:rPr>
              <w:t>5,600</w:t>
            </w:r>
          </w:p>
        </w:tc>
        <w:tc>
          <w:tcPr>
            <w:tcW w:w="1029" w:type="dxa"/>
            <w:tcBorders>
              <w:top w:val="nil"/>
              <w:left w:val="nil"/>
              <w:bottom w:val="single" w:sz="4" w:space="0" w:color="000000"/>
              <w:right w:val="single" w:sz="4" w:space="0" w:color="000000"/>
            </w:tcBorders>
            <w:shd w:val="clear" w:color="auto" w:fill="auto"/>
            <w:vAlign w:val="bottom"/>
          </w:tcPr>
          <w:p w14:paraId="00000824" w14:textId="77777777" w:rsidR="002045CD" w:rsidRDefault="005C60F8">
            <w:pPr>
              <w:spacing w:after="0" w:line="240" w:lineRule="auto"/>
              <w:jc w:val="right"/>
              <w:rPr>
                <w:color w:val="000000"/>
                <w:sz w:val="18"/>
                <w:szCs w:val="18"/>
              </w:rPr>
            </w:pPr>
            <w:r>
              <w:rPr>
                <w:color w:val="000000"/>
                <w:sz w:val="18"/>
                <w:szCs w:val="18"/>
              </w:rPr>
              <w:t>900</w:t>
            </w:r>
          </w:p>
        </w:tc>
        <w:tc>
          <w:tcPr>
            <w:tcW w:w="915" w:type="dxa"/>
            <w:tcBorders>
              <w:top w:val="nil"/>
              <w:left w:val="nil"/>
              <w:bottom w:val="single" w:sz="4" w:space="0" w:color="000000"/>
              <w:right w:val="single" w:sz="4" w:space="0" w:color="000000"/>
            </w:tcBorders>
            <w:shd w:val="clear" w:color="auto" w:fill="auto"/>
            <w:vAlign w:val="bottom"/>
          </w:tcPr>
          <w:p w14:paraId="00000825" w14:textId="77777777" w:rsidR="002045CD" w:rsidRDefault="005C60F8">
            <w:pPr>
              <w:spacing w:after="0" w:line="240" w:lineRule="auto"/>
              <w:jc w:val="right"/>
              <w:rPr>
                <w:color w:val="000000"/>
                <w:sz w:val="18"/>
                <w:szCs w:val="18"/>
              </w:rPr>
            </w:pPr>
            <w:r>
              <w:rPr>
                <w:color w:val="000000"/>
                <w:sz w:val="18"/>
                <w:szCs w:val="18"/>
              </w:rPr>
              <w:t>16.1%</w:t>
            </w:r>
          </w:p>
        </w:tc>
        <w:tc>
          <w:tcPr>
            <w:tcW w:w="1144" w:type="dxa"/>
            <w:tcBorders>
              <w:top w:val="nil"/>
              <w:left w:val="nil"/>
              <w:bottom w:val="single" w:sz="4" w:space="0" w:color="000000"/>
              <w:right w:val="single" w:sz="4" w:space="0" w:color="000000"/>
            </w:tcBorders>
            <w:shd w:val="clear" w:color="auto" w:fill="auto"/>
            <w:vAlign w:val="bottom"/>
          </w:tcPr>
          <w:p w14:paraId="00000826" w14:textId="77777777" w:rsidR="002045CD" w:rsidRDefault="005C60F8">
            <w:pPr>
              <w:spacing w:after="0" w:line="240" w:lineRule="auto"/>
              <w:jc w:val="right"/>
              <w:rPr>
                <w:color w:val="000000"/>
                <w:sz w:val="18"/>
                <w:szCs w:val="18"/>
              </w:rPr>
            </w:pPr>
            <w:r>
              <w:rPr>
                <w:color w:val="000000"/>
                <w:sz w:val="18"/>
                <w:szCs w:val="18"/>
              </w:rPr>
              <w:t>3,000</w:t>
            </w:r>
          </w:p>
        </w:tc>
        <w:tc>
          <w:tcPr>
            <w:tcW w:w="1029" w:type="dxa"/>
            <w:tcBorders>
              <w:top w:val="nil"/>
              <w:left w:val="nil"/>
              <w:bottom w:val="single" w:sz="4" w:space="0" w:color="000000"/>
              <w:right w:val="single" w:sz="4" w:space="0" w:color="000000"/>
            </w:tcBorders>
            <w:shd w:val="clear" w:color="auto" w:fill="auto"/>
          </w:tcPr>
          <w:p w14:paraId="00000827" w14:textId="77777777" w:rsidR="002045CD" w:rsidRDefault="005C60F8">
            <w:pPr>
              <w:spacing w:after="0" w:line="240" w:lineRule="auto"/>
              <w:jc w:val="right"/>
              <w:rPr>
                <w:color w:val="000000"/>
                <w:sz w:val="18"/>
                <w:szCs w:val="18"/>
              </w:rPr>
            </w:pPr>
            <w:r>
              <w:rPr>
                <w:sz w:val="18"/>
                <w:szCs w:val="18"/>
              </w:rPr>
              <w:t>500</w:t>
            </w:r>
          </w:p>
        </w:tc>
        <w:tc>
          <w:tcPr>
            <w:tcW w:w="845" w:type="dxa"/>
            <w:tcBorders>
              <w:top w:val="nil"/>
              <w:left w:val="nil"/>
              <w:bottom w:val="single" w:sz="4" w:space="0" w:color="000000"/>
              <w:right w:val="single" w:sz="4" w:space="0" w:color="000000"/>
            </w:tcBorders>
            <w:shd w:val="clear" w:color="auto" w:fill="auto"/>
          </w:tcPr>
          <w:p w14:paraId="00000828" w14:textId="77777777" w:rsidR="002045CD" w:rsidRDefault="005C60F8">
            <w:pPr>
              <w:spacing w:after="0" w:line="240" w:lineRule="auto"/>
              <w:jc w:val="right"/>
              <w:rPr>
                <w:color w:val="000000"/>
                <w:sz w:val="18"/>
                <w:szCs w:val="18"/>
              </w:rPr>
            </w:pPr>
            <w:r>
              <w:rPr>
                <w:sz w:val="18"/>
                <w:szCs w:val="18"/>
              </w:rPr>
              <w:t>16.7%</w:t>
            </w:r>
          </w:p>
        </w:tc>
        <w:tc>
          <w:tcPr>
            <w:tcW w:w="1052" w:type="dxa"/>
            <w:tcBorders>
              <w:top w:val="nil"/>
              <w:left w:val="nil"/>
              <w:bottom w:val="single" w:sz="4" w:space="0" w:color="000000"/>
              <w:right w:val="single" w:sz="4" w:space="0" w:color="000000"/>
            </w:tcBorders>
            <w:shd w:val="clear" w:color="auto" w:fill="auto"/>
          </w:tcPr>
          <w:p w14:paraId="00000829" w14:textId="77777777" w:rsidR="002045CD" w:rsidRDefault="005C60F8">
            <w:pPr>
              <w:spacing w:after="0" w:line="240" w:lineRule="auto"/>
              <w:jc w:val="right"/>
              <w:rPr>
                <w:color w:val="000000"/>
                <w:sz w:val="18"/>
                <w:szCs w:val="18"/>
              </w:rPr>
            </w:pPr>
            <w:r>
              <w:rPr>
                <w:sz w:val="18"/>
                <w:szCs w:val="18"/>
              </w:rPr>
              <w:t>-2,600</w:t>
            </w:r>
          </w:p>
        </w:tc>
        <w:tc>
          <w:tcPr>
            <w:tcW w:w="999" w:type="dxa"/>
            <w:tcBorders>
              <w:top w:val="nil"/>
              <w:left w:val="nil"/>
              <w:bottom w:val="single" w:sz="4" w:space="0" w:color="000000"/>
              <w:right w:val="single" w:sz="4" w:space="0" w:color="000000"/>
            </w:tcBorders>
            <w:shd w:val="clear" w:color="auto" w:fill="auto"/>
          </w:tcPr>
          <w:p w14:paraId="0000082A" w14:textId="77777777" w:rsidR="002045CD" w:rsidRDefault="005C60F8">
            <w:pPr>
              <w:spacing w:after="0" w:line="240" w:lineRule="auto"/>
              <w:jc w:val="right"/>
              <w:rPr>
                <w:color w:val="000000"/>
                <w:sz w:val="18"/>
                <w:szCs w:val="18"/>
              </w:rPr>
            </w:pPr>
            <w:r>
              <w:rPr>
                <w:sz w:val="18"/>
                <w:szCs w:val="18"/>
              </w:rPr>
              <w:t>-400</w:t>
            </w:r>
          </w:p>
        </w:tc>
        <w:tc>
          <w:tcPr>
            <w:tcW w:w="1029" w:type="dxa"/>
            <w:tcBorders>
              <w:top w:val="nil"/>
              <w:left w:val="nil"/>
              <w:bottom w:val="single" w:sz="4" w:space="0" w:color="000000"/>
              <w:right w:val="single" w:sz="4" w:space="0" w:color="000000"/>
            </w:tcBorders>
            <w:shd w:val="clear" w:color="auto" w:fill="auto"/>
          </w:tcPr>
          <w:p w14:paraId="0000082B" w14:textId="77777777" w:rsidR="002045CD" w:rsidRDefault="005C60F8">
            <w:pPr>
              <w:spacing w:after="0" w:line="240" w:lineRule="auto"/>
              <w:jc w:val="right"/>
              <w:rPr>
                <w:color w:val="000000"/>
                <w:sz w:val="18"/>
                <w:szCs w:val="18"/>
              </w:rPr>
            </w:pPr>
            <w:r>
              <w:rPr>
                <w:sz w:val="18"/>
                <w:szCs w:val="18"/>
              </w:rPr>
              <w:t>0.6%</w:t>
            </w:r>
          </w:p>
        </w:tc>
        <w:tc>
          <w:tcPr>
            <w:tcW w:w="1052" w:type="dxa"/>
            <w:tcBorders>
              <w:top w:val="nil"/>
              <w:left w:val="nil"/>
              <w:bottom w:val="single" w:sz="4" w:space="0" w:color="000000"/>
              <w:right w:val="single" w:sz="4" w:space="0" w:color="000000"/>
            </w:tcBorders>
            <w:shd w:val="clear" w:color="auto" w:fill="auto"/>
          </w:tcPr>
          <w:p w14:paraId="0000082C" w14:textId="77777777" w:rsidR="002045CD" w:rsidRDefault="005C60F8">
            <w:pPr>
              <w:spacing w:after="0" w:line="240" w:lineRule="auto"/>
              <w:jc w:val="right"/>
              <w:rPr>
                <w:color w:val="000000"/>
                <w:sz w:val="18"/>
                <w:szCs w:val="18"/>
              </w:rPr>
            </w:pPr>
            <w:r>
              <w:rPr>
                <w:sz w:val="18"/>
                <w:szCs w:val="18"/>
              </w:rPr>
              <w:t>-46.4%</w:t>
            </w:r>
          </w:p>
        </w:tc>
        <w:tc>
          <w:tcPr>
            <w:tcW w:w="1094" w:type="dxa"/>
            <w:tcBorders>
              <w:top w:val="nil"/>
              <w:left w:val="nil"/>
              <w:bottom w:val="single" w:sz="4" w:space="0" w:color="000000"/>
              <w:right w:val="single" w:sz="4" w:space="0" w:color="000000"/>
            </w:tcBorders>
            <w:shd w:val="clear" w:color="auto" w:fill="auto"/>
          </w:tcPr>
          <w:p w14:paraId="0000082D" w14:textId="77777777" w:rsidR="002045CD" w:rsidRDefault="005C60F8">
            <w:pPr>
              <w:spacing w:after="0" w:line="240" w:lineRule="auto"/>
              <w:jc w:val="right"/>
              <w:rPr>
                <w:color w:val="000000"/>
                <w:sz w:val="18"/>
                <w:szCs w:val="18"/>
              </w:rPr>
            </w:pPr>
            <w:r>
              <w:rPr>
                <w:sz w:val="18"/>
                <w:szCs w:val="18"/>
              </w:rPr>
              <w:t>-44.4%</w:t>
            </w:r>
          </w:p>
        </w:tc>
        <w:tc>
          <w:tcPr>
            <w:tcW w:w="1027" w:type="dxa"/>
            <w:tcBorders>
              <w:top w:val="nil"/>
              <w:left w:val="nil"/>
              <w:bottom w:val="single" w:sz="4" w:space="0" w:color="000000"/>
              <w:right w:val="single" w:sz="4" w:space="0" w:color="000000"/>
            </w:tcBorders>
            <w:shd w:val="clear" w:color="auto" w:fill="auto"/>
          </w:tcPr>
          <w:p w14:paraId="0000082E" w14:textId="77777777" w:rsidR="002045CD" w:rsidRDefault="005C60F8">
            <w:pPr>
              <w:spacing w:after="0" w:line="240" w:lineRule="auto"/>
              <w:jc w:val="right"/>
              <w:rPr>
                <w:color w:val="000000"/>
                <w:sz w:val="18"/>
                <w:szCs w:val="18"/>
              </w:rPr>
            </w:pPr>
            <w:r>
              <w:rPr>
                <w:sz w:val="18"/>
                <w:szCs w:val="18"/>
              </w:rPr>
              <w:t>3.7%</w:t>
            </w:r>
          </w:p>
        </w:tc>
      </w:tr>
      <w:tr w:rsidR="002045CD" w14:paraId="121C6480"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2F" w14:textId="77777777" w:rsidR="002045CD" w:rsidRDefault="005C60F8">
            <w:pPr>
              <w:spacing w:after="0" w:line="240" w:lineRule="auto"/>
              <w:rPr>
                <w:b/>
                <w:color w:val="000000"/>
                <w:sz w:val="18"/>
                <w:szCs w:val="18"/>
              </w:rPr>
            </w:pPr>
            <w:r>
              <w:rPr>
                <w:b/>
                <w:color w:val="000000"/>
                <w:sz w:val="18"/>
                <w:szCs w:val="18"/>
              </w:rPr>
              <w:t>New York</w:t>
            </w:r>
          </w:p>
        </w:tc>
        <w:tc>
          <w:tcPr>
            <w:tcW w:w="1052" w:type="dxa"/>
            <w:tcBorders>
              <w:top w:val="nil"/>
              <w:left w:val="nil"/>
              <w:bottom w:val="single" w:sz="4" w:space="0" w:color="000000"/>
              <w:right w:val="single" w:sz="4" w:space="0" w:color="000000"/>
            </w:tcBorders>
            <w:shd w:val="clear" w:color="auto" w:fill="auto"/>
            <w:vAlign w:val="bottom"/>
          </w:tcPr>
          <w:p w14:paraId="00000830" w14:textId="77777777" w:rsidR="002045CD" w:rsidRDefault="005C60F8">
            <w:pPr>
              <w:spacing w:after="0" w:line="240" w:lineRule="auto"/>
              <w:jc w:val="right"/>
              <w:rPr>
                <w:color w:val="000000"/>
                <w:sz w:val="18"/>
                <w:szCs w:val="18"/>
              </w:rPr>
            </w:pPr>
            <w:r>
              <w:rPr>
                <w:color w:val="000000"/>
                <w:sz w:val="18"/>
                <w:szCs w:val="18"/>
              </w:rPr>
              <w:t>46,700</w:t>
            </w:r>
          </w:p>
        </w:tc>
        <w:tc>
          <w:tcPr>
            <w:tcW w:w="1029" w:type="dxa"/>
            <w:tcBorders>
              <w:top w:val="nil"/>
              <w:left w:val="nil"/>
              <w:bottom w:val="single" w:sz="4" w:space="0" w:color="000000"/>
              <w:right w:val="single" w:sz="4" w:space="0" w:color="000000"/>
            </w:tcBorders>
            <w:shd w:val="clear" w:color="auto" w:fill="auto"/>
            <w:vAlign w:val="bottom"/>
          </w:tcPr>
          <w:p w14:paraId="00000831" w14:textId="77777777" w:rsidR="002045CD" w:rsidRDefault="005C60F8">
            <w:pPr>
              <w:spacing w:after="0" w:line="240" w:lineRule="auto"/>
              <w:jc w:val="right"/>
              <w:rPr>
                <w:color w:val="000000"/>
                <w:sz w:val="18"/>
                <w:szCs w:val="18"/>
              </w:rPr>
            </w:pPr>
            <w:r>
              <w:rPr>
                <w:color w:val="000000"/>
                <w:sz w:val="18"/>
                <w:szCs w:val="18"/>
              </w:rPr>
              <w:t>11,800</w:t>
            </w:r>
          </w:p>
        </w:tc>
        <w:tc>
          <w:tcPr>
            <w:tcW w:w="915" w:type="dxa"/>
            <w:tcBorders>
              <w:top w:val="nil"/>
              <w:left w:val="nil"/>
              <w:bottom w:val="single" w:sz="4" w:space="0" w:color="000000"/>
              <w:right w:val="single" w:sz="4" w:space="0" w:color="000000"/>
            </w:tcBorders>
            <w:shd w:val="clear" w:color="auto" w:fill="auto"/>
            <w:vAlign w:val="bottom"/>
          </w:tcPr>
          <w:p w14:paraId="00000832" w14:textId="77777777" w:rsidR="002045CD" w:rsidRDefault="005C60F8">
            <w:pPr>
              <w:spacing w:after="0" w:line="240" w:lineRule="auto"/>
              <w:jc w:val="right"/>
              <w:rPr>
                <w:color w:val="000000"/>
                <w:sz w:val="18"/>
                <w:szCs w:val="18"/>
              </w:rPr>
            </w:pPr>
            <w:r>
              <w:rPr>
                <w:color w:val="000000"/>
                <w:sz w:val="18"/>
                <w:szCs w:val="18"/>
              </w:rPr>
              <w:t>25.3%</w:t>
            </w:r>
          </w:p>
        </w:tc>
        <w:tc>
          <w:tcPr>
            <w:tcW w:w="1144" w:type="dxa"/>
            <w:tcBorders>
              <w:top w:val="nil"/>
              <w:left w:val="nil"/>
              <w:bottom w:val="single" w:sz="4" w:space="0" w:color="000000"/>
              <w:right w:val="single" w:sz="4" w:space="0" w:color="000000"/>
            </w:tcBorders>
            <w:shd w:val="clear" w:color="auto" w:fill="auto"/>
            <w:vAlign w:val="bottom"/>
          </w:tcPr>
          <w:p w14:paraId="00000833" w14:textId="77777777" w:rsidR="002045CD" w:rsidRDefault="005C60F8">
            <w:pPr>
              <w:spacing w:after="0" w:line="240" w:lineRule="auto"/>
              <w:jc w:val="right"/>
              <w:rPr>
                <w:color w:val="000000"/>
                <w:sz w:val="18"/>
                <w:szCs w:val="18"/>
              </w:rPr>
            </w:pPr>
            <w:r>
              <w:rPr>
                <w:color w:val="000000"/>
                <w:sz w:val="18"/>
                <w:szCs w:val="18"/>
              </w:rPr>
              <w:t>53,600</w:t>
            </w:r>
          </w:p>
        </w:tc>
        <w:tc>
          <w:tcPr>
            <w:tcW w:w="1029" w:type="dxa"/>
            <w:tcBorders>
              <w:top w:val="nil"/>
              <w:left w:val="nil"/>
              <w:bottom w:val="single" w:sz="4" w:space="0" w:color="000000"/>
              <w:right w:val="single" w:sz="4" w:space="0" w:color="000000"/>
            </w:tcBorders>
            <w:shd w:val="clear" w:color="auto" w:fill="auto"/>
          </w:tcPr>
          <w:p w14:paraId="00000834" w14:textId="77777777" w:rsidR="002045CD" w:rsidRDefault="005C60F8">
            <w:pPr>
              <w:spacing w:after="0" w:line="240" w:lineRule="auto"/>
              <w:jc w:val="right"/>
              <w:rPr>
                <w:color w:val="000000"/>
                <w:sz w:val="18"/>
                <w:szCs w:val="18"/>
              </w:rPr>
            </w:pPr>
            <w:r>
              <w:rPr>
                <w:sz w:val="18"/>
                <w:szCs w:val="18"/>
              </w:rPr>
              <w:t>13,500</w:t>
            </w:r>
          </w:p>
        </w:tc>
        <w:tc>
          <w:tcPr>
            <w:tcW w:w="845" w:type="dxa"/>
            <w:tcBorders>
              <w:top w:val="nil"/>
              <w:left w:val="nil"/>
              <w:bottom w:val="single" w:sz="4" w:space="0" w:color="000000"/>
              <w:right w:val="single" w:sz="4" w:space="0" w:color="000000"/>
            </w:tcBorders>
            <w:shd w:val="clear" w:color="auto" w:fill="auto"/>
          </w:tcPr>
          <w:p w14:paraId="00000835" w14:textId="77777777" w:rsidR="002045CD" w:rsidRDefault="005C60F8">
            <w:pPr>
              <w:spacing w:after="0" w:line="240" w:lineRule="auto"/>
              <w:jc w:val="right"/>
              <w:rPr>
                <w:color w:val="000000"/>
                <w:sz w:val="18"/>
                <w:szCs w:val="18"/>
              </w:rPr>
            </w:pPr>
            <w:r>
              <w:rPr>
                <w:sz w:val="18"/>
                <w:szCs w:val="18"/>
              </w:rPr>
              <w:t>25.2%</w:t>
            </w:r>
          </w:p>
        </w:tc>
        <w:tc>
          <w:tcPr>
            <w:tcW w:w="1052" w:type="dxa"/>
            <w:tcBorders>
              <w:top w:val="nil"/>
              <w:left w:val="nil"/>
              <w:bottom w:val="single" w:sz="4" w:space="0" w:color="000000"/>
              <w:right w:val="single" w:sz="4" w:space="0" w:color="000000"/>
            </w:tcBorders>
            <w:shd w:val="clear" w:color="auto" w:fill="auto"/>
          </w:tcPr>
          <w:p w14:paraId="00000836" w14:textId="77777777" w:rsidR="002045CD" w:rsidRDefault="005C60F8">
            <w:pPr>
              <w:spacing w:after="0" w:line="240" w:lineRule="auto"/>
              <w:jc w:val="right"/>
              <w:rPr>
                <w:color w:val="000000"/>
                <w:sz w:val="18"/>
                <w:szCs w:val="18"/>
              </w:rPr>
            </w:pPr>
            <w:r>
              <w:rPr>
                <w:sz w:val="18"/>
                <w:szCs w:val="18"/>
              </w:rPr>
              <w:t>6,900</w:t>
            </w:r>
          </w:p>
        </w:tc>
        <w:tc>
          <w:tcPr>
            <w:tcW w:w="999" w:type="dxa"/>
            <w:tcBorders>
              <w:top w:val="nil"/>
              <w:left w:val="nil"/>
              <w:bottom w:val="single" w:sz="4" w:space="0" w:color="000000"/>
              <w:right w:val="single" w:sz="4" w:space="0" w:color="000000"/>
            </w:tcBorders>
            <w:shd w:val="clear" w:color="auto" w:fill="auto"/>
          </w:tcPr>
          <w:p w14:paraId="00000837" w14:textId="77777777" w:rsidR="002045CD" w:rsidRDefault="005C60F8">
            <w:pPr>
              <w:spacing w:after="0" w:line="240" w:lineRule="auto"/>
              <w:jc w:val="right"/>
              <w:rPr>
                <w:color w:val="000000"/>
                <w:sz w:val="18"/>
                <w:szCs w:val="18"/>
              </w:rPr>
            </w:pPr>
            <w:r>
              <w:rPr>
                <w:sz w:val="18"/>
                <w:szCs w:val="18"/>
              </w:rPr>
              <w:t>1,700</w:t>
            </w:r>
          </w:p>
        </w:tc>
        <w:tc>
          <w:tcPr>
            <w:tcW w:w="1029" w:type="dxa"/>
            <w:tcBorders>
              <w:top w:val="nil"/>
              <w:left w:val="nil"/>
              <w:bottom w:val="single" w:sz="4" w:space="0" w:color="000000"/>
              <w:right w:val="single" w:sz="4" w:space="0" w:color="000000"/>
            </w:tcBorders>
            <w:shd w:val="clear" w:color="auto" w:fill="auto"/>
          </w:tcPr>
          <w:p w14:paraId="00000838"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839" w14:textId="77777777" w:rsidR="002045CD" w:rsidRDefault="005C60F8">
            <w:pPr>
              <w:spacing w:after="0" w:line="240" w:lineRule="auto"/>
              <w:jc w:val="right"/>
              <w:rPr>
                <w:color w:val="000000"/>
                <w:sz w:val="18"/>
                <w:szCs w:val="18"/>
              </w:rPr>
            </w:pPr>
            <w:r>
              <w:rPr>
                <w:sz w:val="18"/>
                <w:szCs w:val="18"/>
              </w:rPr>
              <w:t>14.8%</w:t>
            </w:r>
          </w:p>
        </w:tc>
        <w:tc>
          <w:tcPr>
            <w:tcW w:w="1094" w:type="dxa"/>
            <w:tcBorders>
              <w:top w:val="nil"/>
              <w:left w:val="nil"/>
              <w:bottom w:val="single" w:sz="4" w:space="0" w:color="000000"/>
              <w:right w:val="single" w:sz="4" w:space="0" w:color="000000"/>
            </w:tcBorders>
            <w:shd w:val="clear" w:color="auto" w:fill="auto"/>
          </w:tcPr>
          <w:p w14:paraId="0000083A" w14:textId="77777777" w:rsidR="002045CD" w:rsidRDefault="005C60F8">
            <w:pPr>
              <w:spacing w:after="0" w:line="240" w:lineRule="auto"/>
              <w:jc w:val="right"/>
              <w:rPr>
                <w:color w:val="000000"/>
                <w:sz w:val="18"/>
                <w:szCs w:val="18"/>
              </w:rPr>
            </w:pPr>
            <w:r>
              <w:rPr>
                <w:sz w:val="18"/>
                <w:szCs w:val="18"/>
              </w:rPr>
              <w:t>14.4%</w:t>
            </w:r>
          </w:p>
        </w:tc>
        <w:tc>
          <w:tcPr>
            <w:tcW w:w="1027" w:type="dxa"/>
            <w:tcBorders>
              <w:top w:val="nil"/>
              <w:left w:val="nil"/>
              <w:bottom w:val="single" w:sz="4" w:space="0" w:color="000000"/>
              <w:right w:val="single" w:sz="4" w:space="0" w:color="000000"/>
            </w:tcBorders>
            <w:shd w:val="clear" w:color="auto" w:fill="auto"/>
          </w:tcPr>
          <w:p w14:paraId="0000083B" w14:textId="77777777" w:rsidR="002045CD" w:rsidRDefault="005C60F8">
            <w:pPr>
              <w:spacing w:after="0" w:line="240" w:lineRule="auto"/>
              <w:jc w:val="right"/>
              <w:rPr>
                <w:color w:val="000000"/>
                <w:sz w:val="18"/>
                <w:szCs w:val="18"/>
              </w:rPr>
            </w:pPr>
            <w:r>
              <w:rPr>
                <w:sz w:val="18"/>
                <w:szCs w:val="18"/>
              </w:rPr>
              <w:t>-0.3%</w:t>
            </w:r>
          </w:p>
        </w:tc>
      </w:tr>
      <w:tr w:rsidR="002045CD" w14:paraId="6648506C"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3C" w14:textId="77777777" w:rsidR="002045CD" w:rsidRDefault="005C60F8">
            <w:pPr>
              <w:spacing w:after="0" w:line="240" w:lineRule="auto"/>
              <w:rPr>
                <w:b/>
                <w:color w:val="000000"/>
                <w:sz w:val="18"/>
                <w:szCs w:val="18"/>
              </w:rPr>
            </w:pPr>
            <w:r>
              <w:rPr>
                <w:b/>
                <w:color w:val="000000"/>
                <w:sz w:val="18"/>
                <w:szCs w:val="18"/>
              </w:rPr>
              <w:t>North Carolina</w:t>
            </w:r>
          </w:p>
        </w:tc>
        <w:tc>
          <w:tcPr>
            <w:tcW w:w="1052" w:type="dxa"/>
            <w:tcBorders>
              <w:top w:val="nil"/>
              <w:left w:val="nil"/>
              <w:bottom w:val="single" w:sz="4" w:space="0" w:color="000000"/>
              <w:right w:val="single" w:sz="4" w:space="0" w:color="000000"/>
            </w:tcBorders>
            <w:shd w:val="clear" w:color="auto" w:fill="auto"/>
            <w:vAlign w:val="bottom"/>
          </w:tcPr>
          <w:p w14:paraId="0000083D" w14:textId="77777777" w:rsidR="002045CD" w:rsidRDefault="005C60F8">
            <w:pPr>
              <w:spacing w:after="0" w:line="240" w:lineRule="auto"/>
              <w:jc w:val="right"/>
              <w:rPr>
                <w:color w:val="000000"/>
                <w:sz w:val="18"/>
                <w:szCs w:val="18"/>
              </w:rPr>
            </w:pPr>
            <w:r>
              <w:rPr>
                <w:color w:val="000000"/>
                <w:sz w:val="18"/>
                <w:szCs w:val="18"/>
              </w:rPr>
              <w:t>24,600</w:t>
            </w:r>
          </w:p>
        </w:tc>
        <w:tc>
          <w:tcPr>
            <w:tcW w:w="1029" w:type="dxa"/>
            <w:tcBorders>
              <w:top w:val="nil"/>
              <w:left w:val="nil"/>
              <w:bottom w:val="single" w:sz="4" w:space="0" w:color="000000"/>
              <w:right w:val="single" w:sz="4" w:space="0" w:color="000000"/>
            </w:tcBorders>
            <w:shd w:val="clear" w:color="auto" w:fill="auto"/>
            <w:vAlign w:val="bottom"/>
          </w:tcPr>
          <w:p w14:paraId="0000083E" w14:textId="77777777" w:rsidR="002045CD" w:rsidRDefault="005C60F8">
            <w:pPr>
              <w:spacing w:after="0" w:line="240" w:lineRule="auto"/>
              <w:jc w:val="right"/>
              <w:rPr>
                <w:color w:val="000000"/>
                <w:sz w:val="18"/>
                <w:szCs w:val="18"/>
              </w:rPr>
            </w:pPr>
            <w:r>
              <w:rPr>
                <w:color w:val="000000"/>
                <w:sz w:val="18"/>
                <w:szCs w:val="18"/>
              </w:rPr>
              <w:t>3,200</w:t>
            </w:r>
          </w:p>
        </w:tc>
        <w:tc>
          <w:tcPr>
            <w:tcW w:w="915" w:type="dxa"/>
            <w:tcBorders>
              <w:top w:val="nil"/>
              <w:left w:val="nil"/>
              <w:bottom w:val="single" w:sz="4" w:space="0" w:color="000000"/>
              <w:right w:val="single" w:sz="4" w:space="0" w:color="000000"/>
            </w:tcBorders>
            <w:shd w:val="clear" w:color="auto" w:fill="auto"/>
            <w:vAlign w:val="bottom"/>
          </w:tcPr>
          <w:p w14:paraId="0000083F" w14:textId="77777777" w:rsidR="002045CD" w:rsidRDefault="005C60F8">
            <w:pPr>
              <w:spacing w:after="0" w:line="240" w:lineRule="auto"/>
              <w:jc w:val="right"/>
              <w:rPr>
                <w:color w:val="000000"/>
                <w:sz w:val="18"/>
                <w:szCs w:val="18"/>
              </w:rPr>
            </w:pPr>
            <w:r>
              <w:rPr>
                <w:color w:val="000000"/>
                <w:sz w:val="18"/>
                <w:szCs w:val="18"/>
              </w:rPr>
              <w:t>13.0%</w:t>
            </w:r>
          </w:p>
        </w:tc>
        <w:tc>
          <w:tcPr>
            <w:tcW w:w="1144" w:type="dxa"/>
            <w:tcBorders>
              <w:top w:val="nil"/>
              <w:left w:val="nil"/>
              <w:bottom w:val="single" w:sz="4" w:space="0" w:color="000000"/>
              <w:right w:val="single" w:sz="4" w:space="0" w:color="000000"/>
            </w:tcBorders>
            <w:shd w:val="clear" w:color="auto" w:fill="auto"/>
            <w:vAlign w:val="bottom"/>
          </w:tcPr>
          <w:p w14:paraId="00000840" w14:textId="77777777" w:rsidR="002045CD" w:rsidRDefault="005C60F8">
            <w:pPr>
              <w:spacing w:after="0" w:line="240" w:lineRule="auto"/>
              <w:jc w:val="right"/>
              <w:rPr>
                <w:color w:val="000000"/>
                <w:sz w:val="18"/>
                <w:szCs w:val="18"/>
              </w:rPr>
            </w:pPr>
            <w:r>
              <w:rPr>
                <w:color w:val="000000"/>
                <w:sz w:val="18"/>
                <w:szCs w:val="18"/>
              </w:rPr>
              <w:t>23,100</w:t>
            </w:r>
          </w:p>
        </w:tc>
        <w:tc>
          <w:tcPr>
            <w:tcW w:w="1029" w:type="dxa"/>
            <w:tcBorders>
              <w:top w:val="nil"/>
              <w:left w:val="nil"/>
              <w:bottom w:val="single" w:sz="4" w:space="0" w:color="000000"/>
              <w:right w:val="single" w:sz="4" w:space="0" w:color="000000"/>
            </w:tcBorders>
            <w:shd w:val="clear" w:color="auto" w:fill="auto"/>
          </w:tcPr>
          <w:p w14:paraId="00000841" w14:textId="77777777" w:rsidR="002045CD" w:rsidRDefault="005C60F8">
            <w:pPr>
              <w:spacing w:after="0" w:line="240" w:lineRule="auto"/>
              <w:jc w:val="right"/>
              <w:rPr>
                <w:color w:val="000000"/>
                <w:sz w:val="18"/>
                <w:szCs w:val="18"/>
              </w:rPr>
            </w:pPr>
            <w:r>
              <w:rPr>
                <w:sz w:val="18"/>
                <w:szCs w:val="18"/>
              </w:rPr>
              <w:t>3,000</w:t>
            </w:r>
          </w:p>
        </w:tc>
        <w:tc>
          <w:tcPr>
            <w:tcW w:w="845" w:type="dxa"/>
            <w:tcBorders>
              <w:top w:val="nil"/>
              <w:left w:val="nil"/>
              <w:bottom w:val="single" w:sz="4" w:space="0" w:color="000000"/>
              <w:right w:val="single" w:sz="4" w:space="0" w:color="000000"/>
            </w:tcBorders>
            <w:shd w:val="clear" w:color="auto" w:fill="auto"/>
          </w:tcPr>
          <w:p w14:paraId="00000842" w14:textId="77777777" w:rsidR="002045CD" w:rsidRDefault="005C60F8">
            <w:pPr>
              <w:spacing w:after="0" w:line="240" w:lineRule="auto"/>
              <w:jc w:val="right"/>
              <w:rPr>
                <w:color w:val="000000"/>
                <w:sz w:val="18"/>
                <w:szCs w:val="18"/>
              </w:rPr>
            </w:pPr>
            <w:r>
              <w:rPr>
                <w:sz w:val="18"/>
                <w:szCs w:val="18"/>
              </w:rPr>
              <w:t>13.0%</w:t>
            </w:r>
          </w:p>
        </w:tc>
        <w:tc>
          <w:tcPr>
            <w:tcW w:w="1052" w:type="dxa"/>
            <w:tcBorders>
              <w:top w:val="nil"/>
              <w:left w:val="nil"/>
              <w:bottom w:val="single" w:sz="4" w:space="0" w:color="000000"/>
              <w:right w:val="single" w:sz="4" w:space="0" w:color="000000"/>
            </w:tcBorders>
            <w:shd w:val="clear" w:color="auto" w:fill="auto"/>
          </w:tcPr>
          <w:p w14:paraId="00000843" w14:textId="77777777" w:rsidR="002045CD" w:rsidRDefault="005C60F8">
            <w:pPr>
              <w:spacing w:after="0" w:line="240" w:lineRule="auto"/>
              <w:jc w:val="right"/>
              <w:rPr>
                <w:color w:val="000000"/>
                <w:sz w:val="18"/>
                <w:szCs w:val="18"/>
              </w:rPr>
            </w:pPr>
            <w:r>
              <w:rPr>
                <w:sz w:val="18"/>
                <w:szCs w:val="18"/>
              </w:rPr>
              <w:t>-1,500</w:t>
            </w:r>
          </w:p>
        </w:tc>
        <w:tc>
          <w:tcPr>
            <w:tcW w:w="999" w:type="dxa"/>
            <w:tcBorders>
              <w:top w:val="nil"/>
              <w:left w:val="nil"/>
              <w:bottom w:val="single" w:sz="4" w:space="0" w:color="000000"/>
              <w:right w:val="single" w:sz="4" w:space="0" w:color="000000"/>
            </w:tcBorders>
            <w:shd w:val="clear" w:color="auto" w:fill="auto"/>
          </w:tcPr>
          <w:p w14:paraId="00000844" w14:textId="77777777" w:rsidR="002045CD" w:rsidRDefault="005C60F8">
            <w:pPr>
              <w:spacing w:after="0" w:line="240" w:lineRule="auto"/>
              <w:jc w:val="right"/>
              <w:rPr>
                <w:color w:val="000000"/>
                <w:sz w:val="18"/>
                <w:szCs w:val="18"/>
              </w:rPr>
            </w:pPr>
            <w:r>
              <w:rPr>
                <w:sz w:val="18"/>
                <w:szCs w:val="18"/>
              </w:rPr>
              <w:t>-200</w:t>
            </w:r>
          </w:p>
        </w:tc>
        <w:tc>
          <w:tcPr>
            <w:tcW w:w="1029" w:type="dxa"/>
            <w:tcBorders>
              <w:top w:val="nil"/>
              <w:left w:val="nil"/>
              <w:bottom w:val="single" w:sz="4" w:space="0" w:color="000000"/>
              <w:right w:val="single" w:sz="4" w:space="0" w:color="000000"/>
            </w:tcBorders>
            <w:shd w:val="clear" w:color="auto" w:fill="auto"/>
          </w:tcPr>
          <w:p w14:paraId="00000845"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846" w14:textId="77777777" w:rsidR="002045CD" w:rsidRDefault="005C60F8">
            <w:pPr>
              <w:spacing w:after="0" w:line="240" w:lineRule="auto"/>
              <w:jc w:val="right"/>
              <w:rPr>
                <w:color w:val="000000"/>
                <w:sz w:val="18"/>
                <w:szCs w:val="18"/>
              </w:rPr>
            </w:pPr>
            <w:r>
              <w:rPr>
                <w:sz w:val="18"/>
                <w:szCs w:val="18"/>
              </w:rPr>
              <w:t>-6.1%</w:t>
            </w:r>
          </w:p>
        </w:tc>
        <w:tc>
          <w:tcPr>
            <w:tcW w:w="1094" w:type="dxa"/>
            <w:tcBorders>
              <w:top w:val="nil"/>
              <w:left w:val="nil"/>
              <w:bottom w:val="single" w:sz="4" w:space="0" w:color="000000"/>
              <w:right w:val="single" w:sz="4" w:space="0" w:color="000000"/>
            </w:tcBorders>
            <w:shd w:val="clear" w:color="auto" w:fill="auto"/>
          </w:tcPr>
          <w:p w14:paraId="00000847" w14:textId="77777777" w:rsidR="002045CD" w:rsidRDefault="005C60F8">
            <w:pPr>
              <w:spacing w:after="0" w:line="240" w:lineRule="auto"/>
              <w:jc w:val="right"/>
              <w:rPr>
                <w:color w:val="000000"/>
                <w:sz w:val="18"/>
                <w:szCs w:val="18"/>
              </w:rPr>
            </w:pPr>
            <w:r>
              <w:rPr>
                <w:sz w:val="18"/>
                <w:szCs w:val="18"/>
              </w:rPr>
              <w:t>-6.3%</w:t>
            </w:r>
          </w:p>
        </w:tc>
        <w:tc>
          <w:tcPr>
            <w:tcW w:w="1027" w:type="dxa"/>
            <w:tcBorders>
              <w:top w:val="nil"/>
              <w:left w:val="nil"/>
              <w:bottom w:val="single" w:sz="4" w:space="0" w:color="000000"/>
              <w:right w:val="single" w:sz="4" w:space="0" w:color="000000"/>
            </w:tcBorders>
            <w:shd w:val="clear" w:color="auto" w:fill="auto"/>
          </w:tcPr>
          <w:p w14:paraId="00000848" w14:textId="77777777" w:rsidR="002045CD" w:rsidRDefault="005C60F8">
            <w:pPr>
              <w:spacing w:after="0" w:line="240" w:lineRule="auto"/>
              <w:jc w:val="right"/>
              <w:rPr>
                <w:color w:val="000000"/>
                <w:sz w:val="18"/>
                <w:szCs w:val="18"/>
              </w:rPr>
            </w:pPr>
            <w:r>
              <w:rPr>
                <w:sz w:val="18"/>
                <w:szCs w:val="18"/>
              </w:rPr>
              <w:t>-0.2%</w:t>
            </w:r>
          </w:p>
        </w:tc>
      </w:tr>
      <w:tr w:rsidR="002045CD" w14:paraId="7F423BD6"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49" w14:textId="77777777" w:rsidR="002045CD" w:rsidRDefault="005C60F8">
            <w:pPr>
              <w:spacing w:after="0" w:line="240" w:lineRule="auto"/>
              <w:rPr>
                <w:b/>
                <w:color w:val="000000"/>
                <w:sz w:val="18"/>
                <w:szCs w:val="18"/>
              </w:rPr>
            </w:pPr>
            <w:r>
              <w:rPr>
                <w:b/>
                <w:color w:val="000000"/>
                <w:sz w:val="18"/>
                <w:szCs w:val="18"/>
              </w:rPr>
              <w:t>North Dakota</w:t>
            </w:r>
          </w:p>
        </w:tc>
        <w:tc>
          <w:tcPr>
            <w:tcW w:w="1052" w:type="dxa"/>
            <w:tcBorders>
              <w:top w:val="nil"/>
              <w:left w:val="nil"/>
              <w:bottom w:val="single" w:sz="4" w:space="0" w:color="000000"/>
              <w:right w:val="single" w:sz="4" w:space="0" w:color="000000"/>
            </w:tcBorders>
            <w:shd w:val="clear" w:color="auto" w:fill="auto"/>
            <w:vAlign w:val="bottom"/>
          </w:tcPr>
          <w:p w14:paraId="0000084A" w14:textId="77777777" w:rsidR="002045CD" w:rsidRDefault="005C60F8">
            <w:pPr>
              <w:spacing w:after="0" w:line="240" w:lineRule="auto"/>
              <w:jc w:val="right"/>
              <w:rPr>
                <w:color w:val="000000"/>
                <w:sz w:val="18"/>
                <w:szCs w:val="18"/>
              </w:rPr>
            </w:pPr>
            <w:r>
              <w:rPr>
                <w:color w:val="000000"/>
                <w:sz w:val="18"/>
                <w:szCs w:val="18"/>
              </w:rPr>
              <w:t>1,600</w:t>
            </w:r>
          </w:p>
        </w:tc>
        <w:tc>
          <w:tcPr>
            <w:tcW w:w="1029" w:type="dxa"/>
            <w:tcBorders>
              <w:top w:val="nil"/>
              <w:left w:val="nil"/>
              <w:bottom w:val="single" w:sz="4" w:space="0" w:color="000000"/>
              <w:right w:val="single" w:sz="4" w:space="0" w:color="000000"/>
            </w:tcBorders>
            <w:shd w:val="clear" w:color="auto" w:fill="auto"/>
            <w:vAlign w:val="bottom"/>
          </w:tcPr>
          <w:p w14:paraId="0000084B" w14:textId="77777777" w:rsidR="002045CD" w:rsidRDefault="005C60F8">
            <w:pPr>
              <w:spacing w:after="0" w:line="240" w:lineRule="auto"/>
              <w:jc w:val="right"/>
              <w:rPr>
                <w:color w:val="000000"/>
                <w:sz w:val="18"/>
                <w:szCs w:val="18"/>
              </w:rPr>
            </w:pPr>
            <w:r>
              <w:rPr>
                <w:color w:val="000000"/>
                <w:sz w:val="18"/>
                <w:szCs w:val="18"/>
              </w:rPr>
              <w:t>100</w:t>
            </w:r>
          </w:p>
        </w:tc>
        <w:tc>
          <w:tcPr>
            <w:tcW w:w="915" w:type="dxa"/>
            <w:tcBorders>
              <w:top w:val="nil"/>
              <w:left w:val="nil"/>
              <w:bottom w:val="single" w:sz="4" w:space="0" w:color="000000"/>
              <w:right w:val="single" w:sz="4" w:space="0" w:color="000000"/>
            </w:tcBorders>
            <w:shd w:val="clear" w:color="auto" w:fill="auto"/>
            <w:vAlign w:val="bottom"/>
          </w:tcPr>
          <w:p w14:paraId="0000084C" w14:textId="77777777" w:rsidR="002045CD" w:rsidRDefault="005C60F8">
            <w:pPr>
              <w:spacing w:after="0" w:line="240" w:lineRule="auto"/>
              <w:jc w:val="right"/>
              <w:rPr>
                <w:color w:val="000000"/>
                <w:sz w:val="18"/>
                <w:szCs w:val="18"/>
              </w:rPr>
            </w:pPr>
            <w:r>
              <w:rPr>
                <w:color w:val="000000"/>
                <w:sz w:val="18"/>
                <w:szCs w:val="18"/>
              </w:rPr>
              <w:t>6.3%</w:t>
            </w:r>
          </w:p>
        </w:tc>
        <w:tc>
          <w:tcPr>
            <w:tcW w:w="1144" w:type="dxa"/>
            <w:tcBorders>
              <w:top w:val="nil"/>
              <w:left w:val="nil"/>
              <w:bottom w:val="single" w:sz="4" w:space="0" w:color="000000"/>
              <w:right w:val="single" w:sz="4" w:space="0" w:color="000000"/>
            </w:tcBorders>
            <w:shd w:val="clear" w:color="auto" w:fill="auto"/>
            <w:vAlign w:val="bottom"/>
          </w:tcPr>
          <w:p w14:paraId="0000084D" w14:textId="77777777" w:rsidR="002045CD" w:rsidRDefault="005C60F8">
            <w:pPr>
              <w:spacing w:after="0" w:line="240" w:lineRule="auto"/>
              <w:jc w:val="right"/>
              <w:rPr>
                <w:color w:val="000000"/>
                <w:sz w:val="18"/>
                <w:szCs w:val="18"/>
              </w:rPr>
            </w:pPr>
            <w:r>
              <w:rPr>
                <w:color w:val="000000"/>
                <w:sz w:val="18"/>
                <w:szCs w:val="18"/>
              </w:rPr>
              <w:t>1,600</w:t>
            </w:r>
          </w:p>
        </w:tc>
        <w:tc>
          <w:tcPr>
            <w:tcW w:w="1029" w:type="dxa"/>
            <w:tcBorders>
              <w:top w:val="nil"/>
              <w:left w:val="nil"/>
              <w:bottom w:val="single" w:sz="4" w:space="0" w:color="000000"/>
              <w:right w:val="single" w:sz="4" w:space="0" w:color="000000"/>
            </w:tcBorders>
            <w:shd w:val="clear" w:color="auto" w:fill="auto"/>
          </w:tcPr>
          <w:p w14:paraId="0000084E" w14:textId="77777777" w:rsidR="002045CD" w:rsidRDefault="005C60F8">
            <w:pPr>
              <w:spacing w:after="0" w:line="240" w:lineRule="auto"/>
              <w:jc w:val="right"/>
              <w:rPr>
                <w:color w:val="000000"/>
                <w:sz w:val="18"/>
                <w:szCs w:val="18"/>
              </w:rPr>
            </w:pPr>
            <w:r>
              <w:rPr>
                <w:sz w:val="18"/>
                <w:szCs w:val="18"/>
              </w:rPr>
              <w:t>100</w:t>
            </w:r>
          </w:p>
        </w:tc>
        <w:tc>
          <w:tcPr>
            <w:tcW w:w="845" w:type="dxa"/>
            <w:tcBorders>
              <w:top w:val="nil"/>
              <w:left w:val="nil"/>
              <w:bottom w:val="single" w:sz="4" w:space="0" w:color="000000"/>
              <w:right w:val="single" w:sz="4" w:space="0" w:color="000000"/>
            </w:tcBorders>
            <w:shd w:val="clear" w:color="auto" w:fill="auto"/>
          </w:tcPr>
          <w:p w14:paraId="0000084F" w14:textId="77777777" w:rsidR="002045CD" w:rsidRDefault="005C60F8">
            <w:pPr>
              <w:spacing w:after="0" w:line="240" w:lineRule="auto"/>
              <w:jc w:val="right"/>
              <w:rPr>
                <w:color w:val="000000"/>
                <w:sz w:val="18"/>
                <w:szCs w:val="18"/>
              </w:rPr>
            </w:pPr>
            <w:r>
              <w:rPr>
                <w:sz w:val="18"/>
                <w:szCs w:val="18"/>
              </w:rPr>
              <w:t>6.3%</w:t>
            </w:r>
          </w:p>
        </w:tc>
        <w:tc>
          <w:tcPr>
            <w:tcW w:w="1052" w:type="dxa"/>
            <w:tcBorders>
              <w:top w:val="nil"/>
              <w:left w:val="nil"/>
              <w:bottom w:val="single" w:sz="4" w:space="0" w:color="000000"/>
              <w:right w:val="single" w:sz="4" w:space="0" w:color="000000"/>
            </w:tcBorders>
            <w:shd w:val="clear" w:color="auto" w:fill="auto"/>
          </w:tcPr>
          <w:p w14:paraId="00000850" w14:textId="77777777" w:rsidR="002045CD" w:rsidRDefault="005C60F8">
            <w:pPr>
              <w:spacing w:after="0" w:line="240" w:lineRule="auto"/>
              <w:jc w:val="right"/>
              <w:rPr>
                <w:color w:val="000000"/>
                <w:sz w:val="18"/>
                <w:szCs w:val="18"/>
              </w:rPr>
            </w:pPr>
            <w:r>
              <w:rPr>
                <w:sz w:val="18"/>
                <w:szCs w:val="18"/>
              </w:rPr>
              <w:t>0</w:t>
            </w:r>
          </w:p>
        </w:tc>
        <w:tc>
          <w:tcPr>
            <w:tcW w:w="999" w:type="dxa"/>
            <w:tcBorders>
              <w:top w:val="nil"/>
              <w:left w:val="nil"/>
              <w:bottom w:val="single" w:sz="4" w:space="0" w:color="000000"/>
              <w:right w:val="single" w:sz="4" w:space="0" w:color="000000"/>
            </w:tcBorders>
            <w:shd w:val="clear" w:color="auto" w:fill="auto"/>
          </w:tcPr>
          <w:p w14:paraId="00000851"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52"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853" w14:textId="77777777" w:rsidR="002045CD" w:rsidRDefault="005C60F8">
            <w:pPr>
              <w:spacing w:after="0" w:line="240" w:lineRule="auto"/>
              <w:jc w:val="right"/>
              <w:rPr>
                <w:color w:val="000000"/>
                <w:sz w:val="18"/>
                <w:szCs w:val="18"/>
              </w:rPr>
            </w:pPr>
            <w:r>
              <w:rPr>
                <w:sz w:val="18"/>
                <w:szCs w:val="18"/>
              </w:rPr>
              <w:t>0.0%</w:t>
            </w:r>
          </w:p>
        </w:tc>
        <w:tc>
          <w:tcPr>
            <w:tcW w:w="1094" w:type="dxa"/>
            <w:tcBorders>
              <w:top w:val="nil"/>
              <w:left w:val="nil"/>
              <w:bottom w:val="single" w:sz="4" w:space="0" w:color="000000"/>
              <w:right w:val="single" w:sz="4" w:space="0" w:color="000000"/>
            </w:tcBorders>
            <w:shd w:val="clear" w:color="auto" w:fill="auto"/>
          </w:tcPr>
          <w:p w14:paraId="00000854"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55" w14:textId="77777777" w:rsidR="002045CD" w:rsidRDefault="005C60F8">
            <w:pPr>
              <w:spacing w:after="0" w:line="240" w:lineRule="auto"/>
              <w:jc w:val="right"/>
              <w:rPr>
                <w:color w:val="000000"/>
                <w:sz w:val="18"/>
                <w:szCs w:val="18"/>
              </w:rPr>
            </w:pPr>
            <w:r>
              <w:rPr>
                <w:sz w:val="18"/>
                <w:szCs w:val="18"/>
              </w:rPr>
              <w:t>0.0%</w:t>
            </w:r>
          </w:p>
        </w:tc>
      </w:tr>
      <w:tr w:rsidR="002045CD" w14:paraId="2AFE8392"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56" w14:textId="77777777" w:rsidR="002045CD" w:rsidRDefault="005C60F8">
            <w:pPr>
              <w:spacing w:after="0" w:line="240" w:lineRule="auto"/>
              <w:rPr>
                <w:b/>
                <w:color w:val="000000"/>
                <w:sz w:val="18"/>
                <w:szCs w:val="18"/>
              </w:rPr>
            </w:pPr>
            <w:r>
              <w:rPr>
                <w:b/>
                <w:color w:val="000000"/>
                <w:sz w:val="18"/>
                <w:szCs w:val="18"/>
              </w:rPr>
              <w:t>Ohio</w:t>
            </w:r>
          </w:p>
        </w:tc>
        <w:tc>
          <w:tcPr>
            <w:tcW w:w="1052" w:type="dxa"/>
            <w:tcBorders>
              <w:top w:val="nil"/>
              <w:left w:val="nil"/>
              <w:bottom w:val="single" w:sz="4" w:space="0" w:color="000000"/>
              <w:right w:val="single" w:sz="4" w:space="0" w:color="000000"/>
            </w:tcBorders>
            <w:shd w:val="clear" w:color="auto" w:fill="auto"/>
            <w:vAlign w:val="bottom"/>
          </w:tcPr>
          <w:p w14:paraId="00000857" w14:textId="77777777" w:rsidR="002045CD" w:rsidRDefault="005C60F8">
            <w:pPr>
              <w:spacing w:after="0" w:line="240" w:lineRule="auto"/>
              <w:jc w:val="right"/>
              <w:rPr>
                <w:color w:val="000000"/>
                <w:sz w:val="18"/>
                <w:szCs w:val="18"/>
              </w:rPr>
            </w:pPr>
            <w:r>
              <w:rPr>
                <w:color w:val="000000"/>
                <w:sz w:val="18"/>
                <w:szCs w:val="18"/>
              </w:rPr>
              <w:t>29,500</w:t>
            </w:r>
          </w:p>
        </w:tc>
        <w:tc>
          <w:tcPr>
            <w:tcW w:w="1029" w:type="dxa"/>
            <w:tcBorders>
              <w:top w:val="nil"/>
              <w:left w:val="nil"/>
              <w:bottom w:val="single" w:sz="4" w:space="0" w:color="000000"/>
              <w:right w:val="single" w:sz="4" w:space="0" w:color="000000"/>
            </w:tcBorders>
            <w:shd w:val="clear" w:color="auto" w:fill="auto"/>
            <w:vAlign w:val="bottom"/>
          </w:tcPr>
          <w:p w14:paraId="00000858" w14:textId="77777777" w:rsidR="002045CD" w:rsidRDefault="005C60F8">
            <w:pPr>
              <w:spacing w:after="0" w:line="240" w:lineRule="auto"/>
              <w:jc w:val="right"/>
              <w:rPr>
                <w:color w:val="000000"/>
                <w:sz w:val="18"/>
                <w:szCs w:val="18"/>
              </w:rPr>
            </w:pPr>
            <w:r>
              <w:rPr>
                <w:color w:val="000000"/>
                <w:sz w:val="18"/>
                <w:szCs w:val="18"/>
              </w:rPr>
              <w:t>5,000</w:t>
            </w:r>
          </w:p>
        </w:tc>
        <w:tc>
          <w:tcPr>
            <w:tcW w:w="915" w:type="dxa"/>
            <w:tcBorders>
              <w:top w:val="nil"/>
              <w:left w:val="nil"/>
              <w:bottom w:val="single" w:sz="4" w:space="0" w:color="000000"/>
              <w:right w:val="single" w:sz="4" w:space="0" w:color="000000"/>
            </w:tcBorders>
            <w:shd w:val="clear" w:color="auto" w:fill="auto"/>
            <w:vAlign w:val="bottom"/>
          </w:tcPr>
          <w:p w14:paraId="00000859" w14:textId="77777777" w:rsidR="002045CD" w:rsidRDefault="005C60F8">
            <w:pPr>
              <w:spacing w:after="0" w:line="240" w:lineRule="auto"/>
              <w:jc w:val="right"/>
              <w:rPr>
                <w:color w:val="000000"/>
                <w:sz w:val="18"/>
                <w:szCs w:val="18"/>
              </w:rPr>
            </w:pPr>
            <w:r>
              <w:rPr>
                <w:color w:val="000000"/>
                <w:sz w:val="18"/>
                <w:szCs w:val="18"/>
              </w:rPr>
              <w:t>16.9%</w:t>
            </w:r>
          </w:p>
        </w:tc>
        <w:tc>
          <w:tcPr>
            <w:tcW w:w="1144" w:type="dxa"/>
            <w:tcBorders>
              <w:top w:val="nil"/>
              <w:left w:val="nil"/>
              <w:bottom w:val="single" w:sz="4" w:space="0" w:color="000000"/>
              <w:right w:val="single" w:sz="4" w:space="0" w:color="000000"/>
            </w:tcBorders>
            <w:shd w:val="clear" w:color="auto" w:fill="auto"/>
            <w:vAlign w:val="bottom"/>
          </w:tcPr>
          <w:p w14:paraId="0000085A" w14:textId="77777777" w:rsidR="002045CD" w:rsidRDefault="005C60F8">
            <w:pPr>
              <w:spacing w:after="0" w:line="240" w:lineRule="auto"/>
              <w:jc w:val="right"/>
              <w:rPr>
                <w:color w:val="000000"/>
                <w:sz w:val="18"/>
                <w:szCs w:val="18"/>
              </w:rPr>
            </w:pPr>
            <w:r>
              <w:rPr>
                <w:color w:val="000000"/>
                <w:sz w:val="18"/>
                <w:szCs w:val="18"/>
              </w:rPr>
              <w:t>36,100</w:t>
            </w:r>
          </w:p>
        </w:tc>
        <w:tc>
          <w:tcPr>
            <w:tcW w:w="1029" w:type="dxa"/>
            <w:tcBorders>
              <w:top w:val="nil"/>
              <w:left w:val="nil"/>
              <w:bottom w:val="single" w:sz="4" w:space="0" w:color="000000"/>
              <w:right w:val="single" w:sz="4" w:space="0" w:color="000000"/>
            </w:tcBorders>
            <w:shd w:val="clear" w:color="auto" w:fill="auto"/>
          </w:tcPr>
          <w:p w14:paraId="0000085B" w14:textId="77777777" w:rsidR="002045CD" w:rsidRDefault="005C60F8">
            <w:pPr>
              <w:spacing w:after="0" w:line="240" w:lineRule="auto"/>
              <w:jc w:val="right"/>
              <w:rPr>
                <w:color w:val="000000"/>
                <w:sz w:val="18"/>
                <w:szCs w:val="18"/>
              </w:rPr>
            </w:pPr>
            <w:r>
              <w:rPr>
                <w:sz w:val="18"/>
                <w:szCs w:val="18"/>
              </w:rPr>
              <w:t>6,200</w:t>
            </w:r>
          </w:p>
        </w:tc>
        <w:tc>
          <w:tcPr>
            <w:tcW w:w="845" w:type="dxa"/>
            <w:tcBorders>
              <w:top w:val="nil"/>
              <w:left w:val="nil"/>
              <w:bottom w:val="single" w:sz="4" w:space="0" w:color="000000"/>
              <w:right w:val="single" w:sz="4" w:space="0" w:color="000000"/>
            </w:tcBorders>
            <w:shd w:val="clear" w:color="auto" w:fill="auto"/>
          </w:tcPr>
          <w:p w14:paraId="0000085C" w14:textId="77777777" w:rsidR="002045CD" w:rsidRDefault="005C60F8">
            <w:pPr>
              <w:spacing w:after="0" w:line="240" w:lineRule="auto"/>
              <w:jc w:val="right"/>
              <w:rPr>
                <w:color w:val="000000"/>
                <w:sz w:val="18"/>
                <w:szCs w:val="18"/>
              </w:rPr>
            </w:pPr>
            <w:r>
              <w:rPr>
                <w:sz w:val="18"/>
                <w:szCs w:val="18"/>
              </w:rPr>
              <w:t>17.2%</w:t>
            </w:r>
          </w:p>
        </w:tc>
        <w:tc>
          <w:tcPr>
            <w:tcW w:w="1052" w:type="dxa"/>
            <w:tcBorders>
              <w:top w:val="nil"/>
              <w:left w:val="nil"/>
              <w:bottom w:val="single" w:sz="4" w:space="0" w:color="000000"/>
              <w:right w:val="single" w:sz="4" w:space="0" w:color="000000"/>
            </w:tcBorders>
            <w:shd w:val="clear" w:color="auto" w:fill="auto"/>
          </w:tcPr>
          <w:p w14:paraId="0000085D" w14:textId="77777777" w:rsidR="002045CD" w:rsidRDefault="005C60F8">
            <w:pPr>
              <w:spacing w:after="0" w:line="240" w:lineRule="auto"/>
              <w:jc w:val="right"/>
              <w:rPr>
                <w:color w:val="000000"/>
                <w:sz w:val="18"/>
                <w:szCs w:val="18"/>
              </w:rPr>
            </w:pPr>
            <w:r>
              <w:rPr>
                <w:sz w:val="18"/>
                <w:szCs w:val="18"/>
              </w:rPr>
              <w:t>6,600</w:t>
            </w:r>
          </w:p>
        </w:tc>
        <w:tc>
          <w:tcPr>
            <w:tcW w:w="999" w:type="dxa"/>
            <w:tcBorders>
              <w:top w:val="nil"/>
              <w:left w:val="nil"/>
              <w:bottom w:val="single" w:sz="4" w:space="0" w:color="000000"/>
              <w:right w:val="single" w:sz="4" w:space="0" w:color="000000"/>
            </w:tcBorders>
            <w:shd w:val="clear" w:color="auto" w:fill="auto"/>
          </w:tcPr>
          <w:p w14:paraId="0000085E" w14:textId="77777777" w:rsidR="002045CD" w:rsidRDefault="005C60F8">
            <w:pPr>
              <w:spacing w:after="0" w:line="240" w:lineRule="auto"/>
              <w:jc w:val="right"/>
              <w:rPr>
                <w:color w:val="000000"/>
                <w:sz w:val="18"/>
                <w:szCs w:val="18"/>
              </w:rPr>
            </w:pPr>
            <w:r>
              <w:rPr>
                <w:sz w:val="18"/>
                <w:szCs w:val="18"/>
              </w:rPr>
              <w:t>1,200</w:t>
            </w:r>
          </w:p>
        </w:tc>
        <w:tc>
          <w:tcPr>
            <w:tcW w:w="1029" w:type="dxa"/>
            <w:tcBorders>
              <w:top w:val="nil"/>
              <w:left w:val="nil"/>
              <w:bottom w:val="single" w:sz="4" w:space="0" w:color="000000"/>
              <w:right w:val="single" w:sz="4" w:space="0" w:color="000000"/>
            </w:tcBorders>
            <w:shd w:val="clear" w:color="auto" w:fill="auto"/>
          </w:tcPr>
          <w:p w14:paraId="0000085F" w14:textId="77777777" w:rsidR="002045CD" w:rsidRDefault="005C60F8">
            <w:pPr>
              <w:spacing w:after="0" w:line="240" w:lineRule="auto"/>
              <w:jc w:val="right"/>
              <w:rPr>
                <w:color w:val="000000"/>
                <w:sz w:val="18"/>
                <w:szCs w:val="18"/>
              </w:rPr>
            </w:pPr>
            <w:r>
              <w:rPr>
                <w:sz w:val="18"/>
                <w:szCs w:val="18"/>
              </w:rPr>
              <w:t>0.2%</w:t>
            </w:r>
          </w:p>
        </w:tc>
        <w:tc>
          <w:tcPr>
            <w:tcW w:w="1052" w:type="dxa"/>
            <w:tcBorders>
              <w:top w:val="nil"/>
              <w:left w:val="nil"/>
              <w:bottom w:val="single" w:sz="4" w:space="0" w:color="000000"/>
              <w:right w:val="single" w:sz="4" w:space="0" w:color="000000"/>
            </w:tcBorders>
            <w:shd w:val="clear" w:color="auto" w:fill="auto"/>
          </w:tcPr>
          <w:p w14:paraId="00000860" w14:textId="77777777" w:rsidR="002045CD" w:rsidRDefault="005C60F8">
            <w:pPr>
              <w:spacing w:after="0" w:line="240" w:lineRule="auto"/>
              <w:jc w:val="right"/>
              <w:rPr>
                <w:color w:val="000000"/>
                <w:sz w:val="18"/>
                <w:szCs w:val="18"/>
              </w:rPr>
            </w:pPr>
            <w:r>
              <w:rPr>
                <w:sz w:val="18"/>
                <w:szCs w:val="18"/>
              </w:rPr>
              <w:t>22.4%</w:t>
            </w:r>
          </w:p>
        </w:tc>
        <w:tc>
          <w:tcPr>
            <w:tcW w:w="1094" w:type="dxa"/>
            <w:tcBorders>
              <w:top w:val="nil"/>
              <w:left w:val="nil"/>
              <w:bottom w:val="single" w:sz="4" w:space="0" w:color="000000"/>
              <w:right w:val="single" w:sz="4" w:space="0" w:color="000000"/>
            </w:tcBorders>
            <w:shd w:val="clear" w:color="auto" w:fill="auto"/>
          </w:tcPr>
          <w:p w14:paraId="00000861" w14:textId="77777777" w:rsidR="002045CD" w:rsidRDefault="005C60F8">
            <w:pPr>
              <w:spacing w:after="0" w:line="240" w:lineRule="auto"/>
              <w:jc w:val="right"/>
              <w:rPr>
                <w:color w:val="000000"/>
                <w:sz w:val="18"/>
                <w:szCs w:val="18"/>
              </w:rPr>
            </w:pPr>
            <w:r>
              <w:rPr>
                <w:sz w:val="18"/>
                <w:szCs w:val="18"/>
              </w:rPr>
              <w:t>24.0%</w:t>
            </w:r>
          </w:p>
        </w:tc>
        <w:tc>
          <w:tcPr>
            <w:tcW w:w="1027" w:type="dxa"/>
            <w:tcBorders>
              <w:top w:val="nil"/>
              <w:left w:val="nil"/>
              <w:bottom w:val="single" w:sz="4" w:space="0" w:color="000000"/>
              <w:right w:val="single" w:sz="4" w:space="0" w:color="000000"/>
            </w:tcBorders>
            <w:shd w:val="clear" w:color="auto" w:fill="auto"/>
          </w:tcPr>
          <w:p w14:paraId="00000862" w14:textId="77777777" w:rsidR="002045CD" w:rsidRDefault="005C60F8">
            <w:pPr>
              <w:spacing w:after="0" w:line="240" w:lineRule="auto"/>
              <w:jc w:val="right"/>
              <w:rPr>
                <w:color w:val="000000"/>
                <w:sz w:val="18"/>
                <w:szCs w:val="18"/>
              </w:rPr>
            </w:pPr>
            <w:r>
              <w:rPr>
                <w:sz w:val="18"/>
                <w:szCs w:val="18"/>
              </w:rPr>
              <w:t>1.3%</w:t>
            </w:r>
          </w:p>
        </w:tc>
      </w:tr>
      <w:tr w:rsidR="002045CD" w14:paraId="010A3137"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63" w14:textId="77777777" w:rsidR="002045CD" w:rsidRDefault="005C60F8">
            <w:pPr>
              <w:spacing w:after="0" w:line="240" w:lineRule="auto"/>
              <w:rPr>
                <w:b/>
                <w:color w:val="000000"/>
                <w:sz w:val="18"/>
                <w:szCs w:val="18"/>
              </w:rPr>
            </w:pPr>
            <w:r>
              <w:rPr>
                <w:b/>
                <w:color w:val="000000"/>
                <w:sz w:val="18"/>
                <w:szCs w:val="18"/>
              </w:rPr>
              <w:t>Oklahoma</w:t>
            </w:r>
          </w:p>
        </w:tc>
        <w:tc>
          <w:tcPr>
            <w:tcW w:w="1052" w:type="dxa"/>
            <w:tcBorders>
              <w:top w:val="nil"/>
              <w:left w:val="nil"/>
              <w:bottom w:val="single" w:sz="4" w:space="0" w:color="000000"/>
              <w:right w:val="single" w:sz="4" w:space="0" w:color="000000"/>
            </w:tcBorders>
            <w:shd w:val="clear" w:color="auto" w:fill="auto"/>
            <w:vAlign w:val="bottom"/>
          </w:tcPr>
          <w:p w14:paraId="00000864" w14:textId="77777777" w:rsidR="002045CD" w:rsidRDefault="005C60F8">
            <w:pPr>
              <w:spacing w:after="0" w:line="240" w:lineRule="auto"/>
              <w:jc w:val="right"/>
              <w:rPr>
                <w:color w:val="000000"/>
                <w:sz w:val="18"/>
                <w:szCs w:val="18"/>
              </w:rPr>
            </w:pPr>
            <w:r>
              <w:rPr>
                <w:color w:val="000000"/>
                <w:sz w:val="18"/>
                <w:szCs w:val="18"/>
              </w:rPr>
              <w:t>10,000</w:t>
            </w:r>
          </w:p>
        </w:tc>
        <w:tc>
          <w:tcPr>
            <w:tcW w:w="1029" w:type="dxa"/>
            <w:tcBorders>
              <w:top w:val="nil"/>
              <w:left w:val="nil"/>
              <w:bottom w:val="single" w:sz="4" w:space="0" w:color="000000"/>
              <w:right w:val="single" w:sz="4" w:space="0" w:color="000000"/>
            </w:tcBorders>
            <w:shd w:val="clear" w:color="auto" w:fill="auto"/>
            <w:vAlign w:val="bottom"/>
          </w:tcPr>
          <w:p w14:paraId="00000865" w14:textId="77777777" w:rsidR="002045CD" w:rsidRDefault="005C60F8">
            <w:pPr>
              <w:spacing w:after="0" w:line="240" w:lineRule="auto"/>
              <w:jc w:val="right"/>
              <w:rPr>
                <w:color w:val="000000"/>
                <w:sz w:val="18"/>
                <w:szCs w:val="18"/>
              </w:rPr>
            </w:pPr>
            <w:r>
              <w:rPr>
                <w:color w:val="000000"/>
                <w:sz w:val="18"/>
                <w:szCs w:val="18"/>
              </w:rPr>
              <w:t>1,300</w:t>
            </w:r>
          </w:p>
        </w:tc>
        <w:tc>
          <w:tcPr>
            <w:tcW w:w="915" w:type="dxa"/>
            <w:tcBorders>
              <w:top w:val="nil"/>
              <w:left w:val="nil"/>
              <w:bottom w:val="single" w:sz="4" w:space="0" w:color="000000"/>
              <w:right w:val="single" w:sz="4" w:space="0" w:color="000000"/>
            </w:tcBorders>
            <w:shd w:val="clear" w:color="auto" w:fill="auto"/>
            <w:vAlign w:val="bottom"/>
          </w:tcPr>
          <w:p w14:paraId="00000866" w14:textId="77777777" w:rsidR="002045CD" w:rsidRDefault="005C60F8">
            <w:pPr>
              <w:spacing w:after="0" w:line="240" w:lineRule="auto"/>
              <w:jc w:val="right"/>
              <w:rPr>
                <w:color w:val="000000"/>
                <w:sz w:val="18"/>
                <w:szCs w:val="18"/>
              </w:rPr>
            </w:pPr>
            <w:r>
              <w:rPr>
                <w:color w:val="000000"/>
                <w:sz w:val="18"/>
                <w:szCs w:val="18"/>
              </w:rPr>
              <w:t>13.0%</w:t>
            </w:r>
          </w:p>
        </w:tc>
        <w:tc>
          <w:tcPr>
            <w:tcW w:w="1144" w:type="dxa"/>
            <w:tcBorders>
              <w:top w:val="nil"/>
              <w:left w:val="nil"/>
              <w:bottom w:val="single" w:sz="4" w:space="0" w:color="000000"/>
              <w:right w:val="single" w:sz="4" w:space="0" w:color="000000"/>
            </w:tcBorders>
            <w:shd w:val="clear" w:color="auto" w:fill="auto"/>
            <w:vAlign w:val="bottom"/>
          </w:tcPr>
          <w:p w14:paraId="00000867" w14:textId="77777777" w:rsidR="002045CD" w:rsidRDefault="005C60F8">
            <w:pPr>
              <w:spacing w:after="0" w:line="240" w:lineRule="auto"/>
              <w:jc w:val="right"/>
              <w:rPr>
                <w:color w:val="000000"/>
                <w:sz w:val="18"/>
                <w:szCs w:val="18"/>
              </w:rPr>
            </w:pPr>
            <w:r>
              <w:rPr>
                <w:color w:val="000000"/>
                <w:sz w:val="18"/>
                <w:szCs w:val="18"/>
              </w:rPr>
              <w:t>8,600</w:t>
            </w:r>
          </w:p>
        </w:tc>
        <w:tc>
          <w:tcPr>
            <w:tcW w:w="1029" w:type="dxa"/>
            <w:tcBorders>
              <w:top w:val="nil"/>
              <w:left w:val="nil"/>
              <w:bottom w:val="single" w:sz="4" w:space="0" w:color="000000"/>
              <w:right w:val="single" w:sz="4" w:space="0" w:color="000000"/>
            </w:tcBorders>
            <w:shd w:val="clear" w:color="auto" w:fill="auto"/>
          </w:tcPr>
          <w:p w14:paraId="00000868" w14:textId="77777777" w:rsidR="002045CD" w:rsidRDefault="005C60F8">
            <w:pPr>
              <w:spacing w:after="0" w:line="240" w:lineRule="auto"/>
              <w:jc w:val="right"/>
              <w:rPr>
                <w:color w:val="000000"/>
                <w:sz w:val="18"/>
                <w:szCs w:val="18"/>
              </w:rPr>
            </w:pPr>
            <w:r>
              <w:rPr>
                <w:sz w:val="18"/>
                <w:szCs w:val="18"/>
              </w:rPr>
              <w:t>1,200</w:t>
            </w:r>
          </w:p>
        </w:tc>
        <w:tc>
          <w:tcPr>
            <w:tcW w:w="845" w:type="dxa"/>
            <w:tcBorders>
              <w:top w:val="nil"/>
              <w:left w:val="nil"/>
              <w:bottom w:val="single" w:sz="4" w:space="0" w:color="000000"/>
              <w:right w:val="single" w:sz="4" w:space="0" w:color="000000"/>
            </w:tcBorders>
            <w:shd w:val="clear" w:color="auto" w:fill="auto"/>
          </w:tcPr>
          <w:p w14:paraId="00000869" w14:textId="77777777" w:rsidR="002045CD" w:rsidRDefault="005C60F8">
            <w:pPr>
              <w:spacing w:after="0" w:line="240" w:lineRule="auto"/>
              <w:jc w:val="right"/>
              <w:rPr>
                <w:color w:val="000000"/>
                <w:sz w:val="18"/>
                <w:szCs w:val="18"/>
              </w:rPr>
            </w:pPr>
            <w:r>
              <w:rPr>
                <w:sz w:val="18"/>
                <w:szCs w:val="18"/>
              </w:rPr>
              <w:t>14.0%</w:t>
            </w:r>
          </w:p>
        </w:tc>
        <w:tc>
          <w:tcPr>
            <w:tcW w:w="1052" w:type="dxa"/>
            <w:tcBorders>
              <w:top w:val="nil"/>
              <w:left w:val="nil"/>
              <w:bottom w:val="single" w:sz="4" w:space="0" w:color="000000"/>
              <w:right w:val="single" w:sz="4" w:space="0" w:color="000000"/>
            </w:tcBorders>
            <w:shd w:val="clear" w:color="auto" w:fill="auto"/>
          </w:tcPr>
          <w:p w14:paraId="0000086A" w14:textId="77777777" w:rsidR="002045CD" w:rsidRDefault="005C60F8">
            <w:pPr>
              <w:spacing w:after="0" w:line="240" w:lineRule="auto"/>
              <w:jc w:val="right"/>
              <w:rPr>
                <w:color w:val="000000"/>
                <w:sz w:val="18"/>
                <w:szCs w:val="18"/>
              </w:rPr>
            </w:pPr>
            <w:r>
              <w:rPr>
                <w:sz w:val="18"/>
                <w:szCs w:val="18"/>
              </w:rPr>
              <w:t>-1,400</w:t>
            </w:r>
          </w:p>
        </w:tc>
        <w:tc>
          <w:tcPr>
            <w:tcW w:w="999" w:type="dxa"/>
            <w:tcBorders>
              <w:top w:val="nil"/>
              <w:left w:val="nil"/>
              <w:bottom w:val="single" w:sz="4" w:space="0" w:color="000000"/>
              <w:right w:val="single" w:sz="4" w:space="0" w:color="000000"/>
            </w:tcBorders>
            <w:shd w:val="clear" w:color="auto" w:fill="auto"/>
          </w:tcPr>
          <w:p w14:paraId="0000086B"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86C" w14:textId="77777777" w:rsidR="002045CD" w:rsidRDefault="005C60F8">
            <w:pPr>
              <w:spacing w:after="0" w:line="240" w:lineRule="auto"/>
              <w:jc w:val="right"/>
              <w:rPr>
                <w:color w:val="000000"/>
                <w:sz w:val="18"/>
                <w:szCs w:val="18"/>
              </w:rPr>
            </w:pPr>
            <w:r>
              <w:rPr>
                <w:sz w:val="18"/>
                <w:szCs w:val="18"/>
              </w:rPr>
              <w:t>1.0%</w:t>
            </w:r>
          </w:p>
        </w:tc>
        <w:tc>
          <w:tcPr>
            <w:tcW w:w="1052" w:type="dxa"/>
            <w:tcBorders>
              <w:top w:val="nil"/>
              <w:left w:val="nil"/>
              <w:bottom w:val="single" w:sz="4" w:space="0" w:color="000000"/>
              <w:right w:val="single" w:sz="4" w:space="0" w:color="000000"/>
            </w:tcBorders>
            <w:shd w:val="clear" w:color="auto" w:fill="auto"/>
          </w:tcPr>
          <w:p w14:paraId="0000086D" w14:textId="77777777" w:rsidR="002045CD" w:rsidRDefault="005C60F8">
            <w:pPr>
              <w:spacing w:after="0" w:line="240" w:lineRule="auto"/>
              <w:jc w:val="right"/>
              <w:rPr>
                <w:color w:val="000000"/>
                <w:sz w:val="18"/>
                <w:szCs w:val="18"/>
              </w:rPr>
            </w:pPr>
            <w:r>
              <w:rPr>
                <w:sz w:val="18"/>
                <w:szCs w:val="18"/>
              </w:rPr>
              <w:t>-14.0%</w:t>
            </w:r>
          </w:p>
        </w:tc>
        <w:tc>
          <w:tcPr>
            <w:tcW w:w="1094" w:type="dxa"/>
            <w:tcBorders>
              <w:top w:val="nil"/>
              <w:left w:val="nil"/>
              <w:bottom w:val="single" w:sz="4" w:space="0" w:color="000000"/>
              <w:right w:val="single" w:sz="4" w:space="0" w:color="000000"/>
            </w:tcBorders>
            <w:shd w:val="clear" w:color="auto" w:fill="auto"/>
          </w:tcPr>
          <w:p w14:paraId="0000086E" w14:textId="77777777" w:rsidR="002045CD" w:rsidRDefault="005C60F8">
            <w:pPr>
              <w:spacing w:after="0" w:line="240" w:lineRule="auto"/>
              <w:jc w:val="right"/>
              <w:rPr>
                <w:color w:val="000000"/>
                <w:sz w:val="18"/>
                <w:szCs w:val="18"/>
              </w:rPr>
            </w:pPr>
            <w:r>
              <w:rPr>
                <w:sz w:val="18"/>
                <w:szCs w:val="18"/>
              </w:rPr>
              <w:t>-7.7%</w:t>
            </w:r>
          </w:p>
        </w:tc>
        <w:tc>
          <w:tcPr>
            <w:tcW w:w="1027" w:type="dxa"/>
            <w:tcBorders>
              <w:top w:val="nil"/>
              <w:left w:val="nil"/>
              <w:bottom w:val="single" w:sz="4" w:space="0" w:color="000000"/>
              <w:right w:val="single" w:sz="4" w:space="0" w:color="000000"/>
            </w:tcBorders>
            <w:shd w:val="clear" w:color="auto" w:fill="auto"/>
          </w:tcPr>
          <w:p w14:paraId="0000086F" w14:textId="77777777" w:rsidR="002045CD" w:rsidRDefault="005C60F8">
            <w:pPr>
              <w:spacing w:after="0" w:line="240" w:lineRule="auto"/>
              <w:jc w:val="right"/>
              <w:rPr>
                <w:color w:val="000000"/>
                <w:sz w:val="18"/>
                <w:szCs w:val="18"/>
              </w:rPr>
            </w:pPr>
            <w:r>
              <w:rPr>
                <w:sz w:val="18"/>
                <w:szCs w:val="18"/>
              </w:rPr>
              <w:t>7.3%</w:t>
            </w:r>
          </w:p>
        </w:tc>
      </w:tr>
      <w:tr w:rsidR="002045CD" w14:paraId="7F0EAECB"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70" w14:textId="77777777" w:rsidR="002045CD" w:rsidRDefault="005C60F8">
            <w:pPr>
              <w:spacing w:after="0" w:line="240" w:lineRule="auto"/>
              <w:rPr>
                <w:b/>
                <w:color w:val="000000"/>
                <w:sz w:val="18"/>
                <w:szCs w:val="18"/>
              </w:rPr>
            </w:pPr>
            <w:r>
              <w:rPr>
                <w:b/>
                <w:color w:val="000000"/>
                <w:sz w:val="18"/>
                <w:szCs w:val="18"/>
              </w:rPr>
              <w:t>Oregon</w:t>
            </w:r>
          </w:p>
        </w:tc>
        <w:tc>
          <w:tcPr>
            <w:tcW w:w="1052" w:type="dxa"/>
            <w:tcBorders>
              <w:top w:val="nil"/>
              <w:left w:val="nil"/>
              <w:bottom w:val="single" w:sz="4" w:space="0" w:color="000000"/>
              <w:right w:val="single" w:sz="4" w:space="0" w:color="000000"/>
            </w:tcBorders>
            <w:shd w:val="clear" w:color="auto" w:fill="auto"/>
            <w:vAlign w:val="bottom"/>
          </w:tcPr>
          <w:p w14:paraId="00000871" w14:textId="77777777" w:rsidR="002045CD" w:rsidRDefault="005C60F8">
            <w:pPr>
              <w:spacing w:after="0" w:line="240" w:lineRule="auto"/>
              <w:jc w:val="right"/>
              <w:rPr>
                <w:color w:val="000000"/>
                <w:sz w:val="18"/>
                <w:szCs w:val="18"/>
              </w:rPr>
            </w:pPr>
            <w:r>
              <w:rPr>
                <w:color w:val="000000"/>
                <w:sz w:val="18"/>
                <w:szCs w:val="18"/>
              </w:rPr>
              <w:t>9,300</w:t>
            </w:r>
          </w:p>
        </w:tc>
        <w:tc>
          <w:tcPr>
            <w:tcW w:w="1029" w:type="dxa"/>
            <w:tcBorders>
              <w:top w:val="nil"/>
              <w:left w:val="nil"/>
              <w:bottom w:val="single" w:sz="4" w:space="0" w:color="000000"/>
              <w:right w:val="single" w:sz="4" w:space="0" w:color="000000"/>
            </w:tcBorders>
            <w:shd w:val="clear" w:color="auto" w:fill="auto"/>
            <w:vAlign w:val="bottom"/>
          </w:tcPr>
          <w:p w14:paraId="00000872" w14:textId="77777777" w:rsidR="002045CD" w:rsidRDefault="005C60F8">
            <w:pPr>
              <w:spacing w:after="0" w:line="240" w:lineRule="auto"/>
              <w:jc w:val="right"/>
              <w:rPr>
                <w:color w:val="000000"/>
                <w:sz w:val="18"/>
                <w:szCs w:val="18"/>
              </w:rPr>
            </w:pPr>
            <w:r>
              <w:rPr>
                <w:color w:val="000000"/>
                <w:sz w:val="18"/>
                <w:szCs w:val="18"/>
              </w:rPr>
              <w:t>1,300</w:t>
            </w:r>
          </w:p>
        </w:tc>
        <w:tc>
          <w:tcPr>
            <w:tcW w:w="915" w:type="dxa"/>
            <w:tcBorders>
              <w:top w:val="nil"/>
              <w:left w:val="nil"/>
              <w:bottom w:val="single" w:sz="4" w:space="0" w:color="000000"/>
              <w:right w:val="single" w:sz="4" w:space="0" w:color="000000"/>
            </w:tcBorders>
            <w:shd w:val="clear" w:color="auto" w:fill="auto"/>
            <w:vAlign w:val="bottom"/>
          </w:tcPr>
          <w:p w14:paraId="00000873" w14:textId="77777777" w:rsidR="002045CD" w:rsidRDefault="005C60F8">
            <w:pPr>
              <w:spacing w:after="0" w:line="240" w:lineRule="auto"/>
              <w:jc w:val="right"/>
              <w:rPr>
                <w:color w:val="000000"/>
                <w:sz w:val="18"/>
                <w:szCs w:val="18"/>
              </w:rPr>
            </w:pPr>
            <w:r>
              <w:rPr>
                <w:color w:val="000000"/>
                <w:sz w:val="18"/>
                <w:szCs w:val="18"/>
              </w:rPr>
              <w:t>14.0%</w:t>
            </w:r>
          </w:p>
        </w:tc>
        <w:tc>
          <w:tcPr>
            <w:tcW w:w="1144" w:type="dxa"/>
            <w:tcBorders>
              <w:top w:val="nil"/>
              <w:left w:val="nil"/>
              <w:bottom w:val="single" w:sz="4" w:space="0" w:color="000000"/>
              <w:right w:val="single" w:sz="4" w:space="0" w:color="000000"/>
            </w:tcBorders>
            <w:shd w:val="clear" w:color="auto" w:fill="auto"/>
            <w:vAlign w:val="bottom"/>
          </w:tcPr>
          <w:p w14:paraId="00000874" w14:textId="77777777" w:rsidR="002045CD" w:rsidRDefault="005C60F8">
            <w:pPr>
              <w:spacing w:after="0" w:line="240" w:lineRule="auto"/>
              <w:jc w:val="right"/>
              <w:rPr>
                <w:color w:val="000000"/>
                <w:sz w:val="18"/>
                <w:szCs w:val="18"/>
              </w:rPr>
            </w:pPr>
            <w:r>
              <w:rPr>
                <w:color w:val="000000"/>
                <w:sz w:val="18"/>
                <w:szCs w:val="18"/>
              </w:rPr>
              <w:t>8,500</w:t>
            </w:r>
          </w:p>
        </w:tc>
        <w:tc>
          <w:tcPr>
            <w:tcW w:w="1029" w:type="dxa"/>
            <w:tcBorders>
              <w:top w:val="nil"/>
              <w:left w:val="nil"/>
              <w:bottom w:val="single" w:sz="4" w:space="0" w:color="000000"/>
              <w:right w:val="single" w:sz="4" w:space="0" w:color="000000"/>
            </w:tcBorders>
            <w:shd w:val="clear" w:color="auto" w:fill="auto"/>
          </w:tcPr>
          <w:p w14:paraId="00000875" w14:textId="77777777" w:rsidR="002045CD" w:rsidRDefault="005C60F8">
            <w:pPr>
              <w:spacing w:after="0" w:line="240" w:lineRule="auto"/>
              <w:jc w:val="right"/>
              <w:rPr>
                <w:color w:val="000000"/>
                <w:sz w:val="18"/>
                <w:szCs w:val="18"/>
              </w:rPr>
            </w:pPr>
            <w:r>
              <w:rPr>
                <w:sz w:val="18"/>
                <w:szCs w:val="18"/>
              </w:rPr>
              <w:t>1,200</w:t>
            </w:r>
          </w:p>
        </w:tc>
        <w:tc>
          <w:tcPr>
            <w:tcW w:w="845" w:type="dxa"/>
            <w:tcBorders>
              <w:top w:val="nil"/>
              <w:left w:val="nil"/>
              <w:bottom w:val="single" w:sz="4" w:space="0" w:color="000000"/>
              <w:right w:val="single" w:sz="4" w:space="0" w:color="000000"/>
            </w:tcBorders>
            <w:shd w:val="clear" w:color="auto" w:fill="auto"/>
          </w:tcPr>
          <w:p w14:paraId="00000876" w14:textId="77777777" w:rsidR="002045CD" w:rsidRDefault="005C60F8">
            <w:pPr>
              <w:spacing w:after="0" w:line="240" w:lineRule="auto"/>
              <w:jc w:val="right"/>
              <w:rPr>
                <w:color w:val="000000"/>
                <w:sz w:val="18"/>
                <w:szCs w:val="18"/>
              </w:rPr>
            </w:pPr>
            <w:r>
              <w:rPr>
                <w:sz w:val="18"/>
                <w:szCs w:val="18"/>
              </w:rPr>
              <w:t>14.1%</w:t>
            </w:r>
          </w:p>
        </w:tc>
        <w:tc>
          <w:tcPr>
            <w:tcW w:w="1052" w:type="dxa"/>
            <w:tcBorders>
              <w:top w:val="nil"/>
              <w:left w:val="nil"/>
              <w:bottom w:val="single" w:sz="4" w:space="0" w:color="000000"/>
              <w:right w:val="single" w:sz="4" w:space="0" w:color="000000"/>
            </w:tcBorders>
            <w:shd w:val="clear" w:color="auto" w:fill="auto"/>
          </w:tcPr>
          <w:p w14:paraId="00000877" w14:textId="77777777" w:rsidR="002045CD" w:rsidRDefault="005C60F8">
            <w:pPr>
              <w:spacing w:after="0" w:line="240" w:lineRule="auto"/>
              <w:jc w:val="right"/>
              <w:rPr>
                <w:color w:val="000000"/>
                <w:sz w:val="18"/>
                <w:szCs w:val="18"/>
              </w:rPr>
            </w:pPr>
            <w:r>
              <w:rPr>
                <w:sz w:val="18"/>
                <w:szCs w:val="18"/>
              </w:rPr>
              <w:t>-800</w:t>
            </w:r>
          </w:p>
        </w:tc>
        <w:tc>
          <w:tcPr>
            <w:tcW w:w="999" w:type="dxa"/>
            <w:tcBorders>
              <w:top w:val="nil"/>
              <w:left w:val="nil"/>
              <w:bottom w:val="single" w:sz="4" w:space="0" w:color="000000"/>
              <w:right w:val="single" w:sz="4" w:space="0" w:color="000000"/>
            </w:tcBorders>
            <w:shd w:val="clear" w:color="auto" w:fill="auto"/>
          </w:tcPr>
          <w:p w14:paraId="00000878"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879"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87A" w14:textId="77777777" w:rsidR="002045CD" w:rsidRDefault="005C60F8">
            <w:pPr>
              <w:spacing w:after="0" w:line="240" w:lineRule="auto"/>
              <w:jc w:val="right"/>
              <w:rPr>
                <w:color w:val="000000"/>
                <w:sz w:val="18"/>
                <w:szCs w:val="18"/>
              </w:rPr>
            </w:pPr>
            <w:r>
              <w:rPr>
                <w:sz w:val="18"/>
                <w:szCs w:val="18"/>
              </w:rPr>
              <w:t>-8.6%</w:t>
            </w:r>
          </w:p>
        </w:tc>
        <w:tc>
          <w:tcPr>
            <w:tcW w:w="1094" w:type="dxa"/>
            <w:tcBorders>
              <w:top w:val="nil"/>
              <w:left w:val="nil"/>
              <w:bottom w:val="single" w:sz="4" w:space="0" w:color="000000"/>
              <w:right w:val="single" w:sz="4" w:space="0" w:color="000000"/>
            </w:tcBorders>
            <w:shd w:val="clear" w:color="auto" w:fill="auto"/>
          </w:tcPr>
          <w:p w14:paraId="0000087B" w14:textId="77777777" w:rsidR="002045CD" w:rsidRDefault="005C60F8">
            <w:pPr>
              <w:spacing w:after="0" w:line="240" w:lineRule="auto"/>
              <w:jc w:val="right"/>
              <w:rPr>
                <w:color w:val="000000"/>
                <w:sz w:val="18"/>
                <w:szCs w:val="18"/>
              </w:rPr>
            </w:pPr>
            <w:r>
              <w:rPr>
                <w:sz w:val="18"/>
                <w:szCs w:val="18"/>
              </w:rPr>
              <w:t>-7.7%</w:t>
            </w:r>
          </w:p>
        </w:tc>
        <w:tc>
          <w:tcPr>
            <w:tcW w:w="1027" w:type="dxa"/>
            <w:tcBorders>
              <w:top w:val="nil"/>
              <w:left w:val="nil"/>
              <w:bottom w:val="single" w:sz="4" w:space="0" w:color="000000"/>
              <w:right w:val="single" w:sz="4" w:space="0" w:color="000000"/>
            </w:tcBorders>
            <w:shd w:val="clear" w:color="auto" w:fill="auto"/>
          </w:tcPr>
          <w:p w14:paraId="0000087C" w14:textId="77777777" w:rsidR="002045CD" w:rsidRDefault="005C60F8">
            <w:pPr>
              <w:spacing w:after="0" w:line="240" w:lineRule="auto"/>
              <w:jc w:val="right"/>
              <w:rPr>
                <w:color w:val="000000"/>
                <w:sz w:val="18"/>
                <w:szCs w:val="18"/>
              </w:rPr>
            </w:pPr>
            <w:r>
              <w:rPr>
                <w:sz w:val="18"/>
                <w:szCs w:val="18"/>
              </w:rPr>
              <w:t>1.0%</w:t>
            </w:r>
          </w:p>
        </w:tc>
      </w:tr>
      <w:tr w:rsidR="002045CD" w14:paraId="71549B34"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7D" w14:textId="77777777" w:rsidR="002045CD" w:rsidRDefault="005C60F8">
            <w:pPr>
              <w:spacing w:after="0" w:line="240" w:lineRule="auto"/>
              <w:rPr>
                <w:b/>
                <w:color w:val="000000"/>
                <w:sz w:val="18"/>
                <w:szCs w:val="18"/>
              </w:rPr>
            </w:pPr>
            <w:r>
              <w:rPr>
                <w:b/>
                <w:color w:val="000000"/>
                <w:sz w:val="18"/>
                <w:szCs w:val="18"/>
              </w:rPr>
              <w:t>Pennsylvania</w:t>
            </w:r>
          </w:p>
        </w:tc>
        <w:tc>
          <w:tcPr>
            <w:tcW w:w="1052" w:type="dxa"/>
            <w:tcBorders>
              <w:top w:val="nil"/>
              <w:left w:val="nil"/>
              <w:bottom w:val="single" w:sz="4" w:space="0" w:color="000000"/>
              <w:right w:val="single" w:sz="4" w:space="0" w:color="000000"/>
            </w:tcBorders>
            <w:shd w:val="clear" w:color="auto" w:fill="auto"/>
            <w:vAlign w:val="bottom"/>
          </w:tcPr>
          <w:p w14:paraId="0000087E" w14:textId="77777777" w:rsidR="002045CD" w:rsidRDefault="005C60F8">
            <w:pPr>
              <w:spacing w:after="0" w:line="240" w:lineRule="auto"/>
              <w:jc w:val="right"/>
              <w:rPr>
                <w:color w:val="000000"/>
                <w:sz w:val="18"/>
                <w:szCs w:val="18"/>
              </w:rPr>
            </w:pPr>
            <w:r>
              <w:rPr>
                <w:color w:val="000000"/>
                <w:sz w:val="18"/>
                <w:szCs w:val="18"/>
              </w:rPr>
              <w:t>30,100</w:t>
            </w:r>
          </w:p>
        </w:tc>
        <w:tc>
          <w:tcPr>
            <w:tcW w:w="1029" w:type="dxa"/>
            <w:tcBorders>
              <w:top w:val="nil"/>
              <w:left w:val="nil"/>
              <w:bottom w:val="single" w:sz="4" w:space="0" w:color="000000"/>
              <w:right w:val="single" w:sz="4" w:space="0" w:color="000000"/>
            </w:tcBorders>
            <w:shd w:val="clear" w:color="auto" w:fill="auto"/>
            <w:vAlign w:val="bottom"/>
          </w:tcPr>
          <w:p w14:paraId="0000087F" w14:textId="77777777" w:rsidR="002045CD" w:rsidRDefault="005C60F8">
            <w:pPr>
              <w:spacing w:after="0" w:line="240" w:lineRule="auto"/>
              <w:jc w:val="right"/>
              <w:rPr>
                <w:color w:val="000000"/>
                <w:sz w:val="18"/>
                <w:szCs w:val="18"/>
              </w:rPr>
            </w:pPr>
            <w:r>
              <w:rPr>
                <w:color w:val="000000"/>
                <w:sz w:val="18"/>
                <w:szCs w:val="18"/>
              </w:rPr>
              <w:t>6,000</w:t>
            </w:r>
          </w:p>
        </w:tc>
        <w:tc>
          <w:tcPr>
            <w:tcW w:w="915" w:type="dxa"/>
            <w:tcBorders>
              <w:top w:val="nil"/>
              <w:left w:val="nil"/>
              <w:bottom w:val="single" w:sz="4" w:space="0" w:color="000000"/>
              <w:right w:val="single" w:sz="4" w:space="0" w:color="000000"/>
            </w:tcBorders>
            <w:shd w:val="clear" w:color="auto" w:fill="auto"/>
            <w:vAlign w:val="bottom"/>
          </w:tcPr>
          <w:p w14:paraId="00000880" w14:textId="77777777" w:rsidR="002045CD" w:rsidRDefault="005C60F8">
            <w:pPr>
              <w:spacing w:after="0" w:line="240" w:lineRule="auto"/>
              <w:jc w:val="right"/>
              <w:rPr>
                <w:color w:val="000000"/>
                <w:sz w:val="18"/>
                <w:szCs w:val="18"/>
              </w:rPr>
            </w:pPr>
            <w:r>
              <w:rPr>
                <w:color w:val="000000"/>
                <w:sz w:val="18"/>
                <w:szCs w:val="18"/>
              </w:rPr>
              <w:t>19.9%</w:t>
            </w:r>
          </w:p>
        </w:tc>
        <w:tc>
          <w:tcPr>
            <w:tcW w:w="1144" w:type="dxa"/>
            <w:tcBorders>
              <w:top w:val="nil"/>
              <w:left w:val="nil"/>
              <w:bottom w:val="single" w:sz="4" w:space="0" w:color="000000"/>
              <w:right w:val="single" w:sz="4" w:space="0" w:color="000000"/>
            </w:tcBorders>
            <w:shd w:val="clear" w:color="auto" w:fill="auto"/>
            <w:vAlign w:val="bottom"/>
          </w:tcPr>
          <w:p w14:paraId="00000881" w14:textId="77777777" w:rsidR="002045CD" w:rsidRDefault="005C60F8">
            <w:pPr>
              <w:spacing w:after="0" w:line="240" w:lineRule="auto"/>
              <w:jc w:val="right"/>
              <w:rPr>
                <w:color w:val="000000"/>
                <w:sz w:val="18"/>
                <w:szCs w:val="18"/>
              </w:rPr>
            </w:pPr>
            <w:r>
              <w:rPr>
                <w:color w:val="000000"/>
                <w:sz w:val="18"/>
                <w:szCs w:val="18"/>
              </w:rPr>
              <w:t>31,600</w:t>
            </w:r>
          </w:p>
        </w:tc>
        <w:tc>
          <w:tcPr>
            <w:tcW w:w="1029" w:type="dxa"/>
            <w:tcBorders>
              <w:top w:val="nil"/>
              <w:left w:val="nil"/>
              <w:bottom w:val="single" w:sz="4" w:space="0" w:color="000000"/>
              <w:right w:val="single" w:sz="4" w:space="0" w:color="000000"/>
            </w:tcBorders>
            <w:shd w:val="clear" w:color="auto" w:fill="auto"/>
          </w:tcPr>
          <w:p w14:paraId="00000882" w14:textId="77777777" w:rsidR="002045CD" w:rsidRDefault="005C60F8">
            <w:pPr>
              <w:spacing w:after="0" w:line="240" w:lineRule="auto"/>
              <w:jc w:val="right"/>
              <w:rPr>
                <w:color w:val="000000"/>
                <w:sz w:val="18"/>
                <w:szCs w:val="18"/>
              </w:rPr>
            </w:pPr>
            <w:r>
              <w:rPr>
                <w:sz w:val="18"/>
                <w:szCs w:val="18"/>
              </w:rPr>
              <w:t>6,300</w:t>
            </w:r>
          </w:p>
        </w:tc>
        <w:tc>
          <w:tcPr>
            <w:tcW w:w="845" w:type="dxa"/>
            <w:tcBorders>
              <w:top w:val="nil"/>
              <w:left w:val="nil"/>
              <w:bottom w:val="single" w:sz="4" w:space="0" w:color="000000"/>
              <w:right w:val="single" w:sz="4" w:space="0" w:color="000000"/>
            </w:tcBorders>
            <w:shd w:val="clear" w:color="auto" w:fill="auto"/>
          </w:tcPr>
          <w:p w14:paraId="00000883" w14:textId="77777777" w:rsidR="002045CD" w:rsidRDefault="005C60F8">
            <w:pPr>
              <w:spacing w:after="0" w:line="240" w:lineRule="auto"/>
              <w:jc w:val="right"/>
              <w:rPr>
                <w:color w:val="000000"/>
                <w:sz w:val="18"/>
                <w:szCs w:val="18"/>
              </w:rPr>
            </w:pPr>
            <w:r>
              <w:rPr>
                <w:sz w:val="18"/>
                <w:szCs w:val="18"/>
              </w:rPr>
              <w:t>19.9%</w:t>
            </w:r>
          </w:p>
        </w:tc>
        <w:tc>
          <w:tcPr>
            <w:tcW w:w="1052" w:type="dxa"/>
            <w:tcBorders>
              <w:top w:val="nil"/>
              <w:left w:val="nil"/>
              <w:bottom w:val="single" w:sz="4" w:space="0" w:color="000000"/>
              <w:right w:val="single" w:sz="4" w:space="0" w:color="000000"/>
            </w:tcBorders>
            <w:shd w:val="clear" w:color="auto" w:fill="auto"/>
          </w:tcPr>
          <w:p w14:paraId="00000884" w14:textId="77777777" w:rsidR="002045CD" w:rsidRDefault="005C60F8">
            <w:pPr>
              <w:spacing w:after="0" w:line="240" w:lineRule="auto"/>
              <w:jc w:val="right"/>
              <w:rPr>
                <w:color w:val="000000"/>
                <w:sz w:val="18"/>
                <w:szCs w:val="18"/>
              </w:rPr>
            </w:pPr>
            <w:r>
              <w:rPr>
                <w:sz w:val="18"/>
                <w:szCs w:val="18"/>
              </w:rPr>
              <w:t>1,500</w:t>
            </w:r>
          </w:p>
        </w:tc>
        <w:tc>
          <w:tcPr>
            <w:tcW w:w="999" w:type="dxa"/>
            <w:tcBorders>
              <w:top w:val="nil"/>
              <w:left w:val="nil"/>
              <w:bottom w:val="single" w:sz="4" w:space="0" w:color="000000"/>
              <w:right w:val="single" w:sz="4" w:space="0" w:color="000000"/>
            </w:tcBorders>
            <w:shd w:val="clear" w:color="auto" w:fill="auto"/>
          </w:tcPr>
          <w:p w14:paraId="00000885" w14:textId="77777777" w:rsidR="002045CD" w:rsidRDefault="005C60F8">
            <w:pPr>
              <w:spacing w:after="0" w:line="240" w:lineRule="auto"/>
              <w:jc w:val="right"/>
              <w:rPr>
                <w:color w:val="000000"/>
                <w:sz w:val="18"/>
                <w:szCs w:val="18"/>
              </w:rPr>
            </w:pPr>
            <w:r>
              <w:rPr>
                <w:sz w:val="18"/>
                <w:szCs w:val="18"/>
              </w:rPr>
              <w:t>300</w:t>
            </w:r>
          </w:p>
        </w:tc>
        <w:tc>
          <w:tcPr>
            <w:tcW w:w="1029" w:type="dxa"/>
            <w:tcBorders>
              <w:top w:val="nil"/>
              <w:left w:val="nil"/>
              <w:bottom w:val="single" w:sz="4" w:space="0" w:color="000000"/>
              <w:right w:val="single" w:sz="4" w:space="0" w:color="000000"/>
            </w:tcBorders>
            <w:shd w:val="clear" w:color="auto" w:fill="auto"/>
          </w:tcPr>
          <w:p w14:paraId="00000886"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887" w14:textId="77777777" w:rsidR="002045CD" w:rsidRDefault="005C60F8">
            <w:pPr>
              <w:spacing w:after="0" w:line="240" w:lineRule="auto"/>
              <w:jc w:val="right"/>
              <w:rPr>
                <w:color w:val="000000"/>
                <w:sz w:val="18"/>
                <w:szCs w:val="18"/>
              </w:rPr>
            </w:pPr>
            <w:r>
              <w:rPr>
                <w:sz w:val="18"/>
                <w:szCs w:val="18"/>
              </w:rPr>
              <w:t>5.0%</w:t>
            </w:r>
          </w:p>
        </w:tc>
        <w:tc>
          <w:tcPr>
            <w:tcW w:w="1094" w:type="dxa"/>
            <w:tcBorders>
              <w:top w:val="nil"/>
              <w:left w:val="nil"/>
              <w:bottom w:val="single" w:sz="4" w:space="0" w:color="000000"/>
              <w:right w:val="single" w:sz="4" w:space="0" w:color="000000"/>
            </w:tcBorders>
            <w:shd w:val="clear" w:color="auto" w:fill="auto"/>
          </w:tcPr>
          <w:p w14:paraId="00000888" w14:textId="77777777" w:rsidR="002045CD" w:rsidRDefault="005C60F8">
            <w:pPr>
              <w:spacing w:after="0" w:line="240" w:lineRule="auto"/>
              <w:jc w:val="right"/>
              <w:rPr>
                <w:color w:val="000000"/>
                <w:sz w:val="18"/>
                <w:szCs w:val="18"/>
              </w:rPr>
            </w:pPr>
            <w:r>
              <w:rPr>
                <w:sz w:val="18"/>
                <w:szCs w:val="18"/>
              </w:rPr>
              <w:t>5.0%</w:t>
            </w:r>
          </w:p>
        </w:tc>
        <w:tc>
          <w:tcPr>
            <w:tcW w:w="1027" w:type="dxa"/>
            <w:tcBorders>
              <w:top w:val="nil"/>
              <w:left w:val="nil"/>
              <w:bottom w:val="single" w:sz="4" w:space="0" w:color="000000"/>
              <w:right w:val="single" w:sz="4" w:space="0" w:color="000000"/>
            </w:tcBorders>
            <w:shd w:val="clear" w:color="auto" w:fill="auto"/>
          </w:tcPr>
          <w:p w14:paraId="00000889" w14:textId="77777777" w:rsidR="002045CD" w:rsidRDefault="005C60F8">
            <w:pPr>
              <w:spacing w:after="0" w:line="240" w:lineRule="auto"/>
              <w:jc w:val="right"/>
              <w:rPr>
                <w:color w:val="000000"/>
                <w:sz w:val="18"/>
                <w:szCs w:val="18"/>
              </w:rPr>
            </w:pPr>
            <w:r>
              <w:rPr>
                <w:sz w:val="18"/>
                <w:szCs w:val="18"/>
              </w:rPr>
              <w:t>0.0%</w:t>
            </w:r>
          </w:p>
        </w:tc>
      </w:tr>
      <w:tr w:rsidR="002045CD" w14:paraId="55D31034"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8A" w14:textId="77777777" w:rsidR="002045CD" w:rsidRDefault="005C60F8">
            <w:pPr>
              <w:spacing w:after="0" w:line="240" w:lineRule="auto"/>
              <w:rPr>
                <w:b/>
                <w:color w:val="000000"/>
                <w:sz w:val="18"/>
                <w:szCs w:val="18"/>
              </w:rPr>
            </w:pPr>
            <w:r>
              <w:rPr>
                <w:b/>
                <w:color w:val="000000"/>
                <w:sz w:val="18"/>
                <w:szCs w:val="18"/>
              </w:rPr>
              <w:t>Rhode Island</w:t>
            </w:r>
          </w:p>
        </w:tc>
        <w:tc>
          <w:tcPr>
            <w:tcW w:w="1052" w:type="dxa"/>
            <w:tcBorders>
              <w:top w:val="nil"/>
              <w:left w:val="nil"/>
              <w:bottom w:val="single" w:sz="4" w:space="0" w:color="000000"/>
              <w:right w:val="single" w:sz="4" w:space="0" w:color="000000"/>
            </w:tcBorders>
            <w:shd w:val="clear" w:color="auto" w:fill="auto"/>
            <w:vAlign w:val="bottom"/>
          </w:tcPr>
          <w:p w14:paraId="0000088B" w14:textId="77777777" w:rsidR="002045CD" w:rsidRDefault="005C60F8">
            <w:pPr>
              <w:spacing w:after="0" w:line="240" w:lineRule="auto"/>
              <w:jc w:val="right"/>
              <w:rPr>
                <w:color w:val="000000"/>
                <w:sz w:val="18"/>
                <w:szCs w:val="18"/>
              </w:rPr>
            </w:pPr>
            <w:r>
              <w:rPr>
                <w:color w:val="000000"/>
                <w:sz w:val="18"/>
                <w:szCs w:val="18"/>
              </w:rPr>
              <w:t>2,400</w:t>
            </w:r>
          </w:p>
        </w:tc>
        <w:tc>
          <w:tcPr>
            <w:tcW w:w="1029" w:type="dxa"/>
            <w:tcBorders>
              <w:top w:val="nil"/>
              <w:left w:val="nil"/>
              <w:bottom w:val="single" w:sz="4" w:space="0" w:color="000000"/>
              <w:right w:val="single" w:sz="4" w:space="0" w:color="000000"/>
            </w:tcBorders>
            <w:shd w:val="clear" w:color="auto" w:fill="auto"/>
            <w:vAlign w:val="bottom"/>
          </w:tcPr>
          <w:p w14:paraId="0000088C" w14:textId="77777777" w:rsidR="002045CD" w:rsidRDefault="005C60F8">
            <w:pPr>
              <w:spacing w:after="0" w:line="240" w:lineRule="auto"/>
              <w:jc w:val="right"/>
              <w:rPr>
                <w:color w:val="000000"/>
                <w:sz w:val="18"/>
                <w:szCs w:val="18"/>
              </w:rPr>
            </w:pPr>
            <w:r>
              <w:rPr>
                <w:color w:val="000000"/>
                <w:sz w:val="18"/>
                <w:szCs w:val="18"/>
              </w:rPr>
              <w:t>400</w:t>
            </w:r>
          </w:p>
        </w:tc>
        <w:tc>
          <w:tcPr>
            <w:tcW w:w="915" w:type="dxa"/>
            <w:tcBorders>
              <w:top w:val="nil"/>
              <w:left w:val="nil"/>
              <w:bottom w:val="single" w:sz="4" w:space="0" w:color="000000"/>
              <w:right w:val="single" w:sz="4" w:space="0" w:color="000000"/>
            </w:tcBorders>
            <w:shd w:val="clear" w:color="auto" w:fill="auto"/>
            <w:vAlign w:val="bottom"/>
          </w:tcPr>
          <w:p w14:paraId="0000088D" w14:textId="77777777" w:rsidR="002045CD" w:rsidRDefault="005C60F8">
            <w:pPr>
              <w:spacing w:after="0" w:line="240" w:lineRule="auto"/>
              <w:jc w:val="right"/>
              <w:rPr>
                <w:color w:val="000000"/>
                <w:sz w:val="18"/>
                <w:szCs w:val="18"/>
              </w:rPr>
            </w:pPr>
            <w:r>
              <w:rPr>
                <w:color w:val="000000"/>
                <w:sz w:val="18"/>
                <w:szCs w:val="18"/>
              </w:rPr>
              <w:t>16.7%</w:t>
            </w:r>
          </w:p>
        </w:tc>
        <w:tc>
          <w:tcPr>
            <w:tcW w:w="1144" w:type="dxa"/>
            <w:tcBorders>
              <w:top w:val="nil"/>
              <w:left w:val="nil"/>
              <w:bottom w:val="single" w:sz="4" w:space="0" w:color="000000"/>
              <w:right w:val="single" w:sz="4" w:space="0" w:color="000000"/>
            </w:tcBorders>
            <w:shd w:val="clear" w:color="auto" w:fill="auto"/>
            <w:vAlign w:val="bottom"/>
          </w:tcPr>
          <w:p w14:paraId="0000088E" w14:textId="77777777" w:rsidR="002045CD" w:rsidRDefault="005C60F8">
            <w:pPr>
              <w:spacing w:after="0" w:line="240" w:lineRule="auto"/>
              <w:jc w:val="right"/>
              <w:rPr>
                <w:color w:val="000000"/>
                <w:sz w:val="18"/>
                <w:szCs w:val="18"/>
              </w:rPr>
            </w:pPr>
            <w:r>
              <w:rPr>
                <w:color w:val="000000"/>
                <w:sz w:val="18"/>
                <w:szCs w:val="18"/>
              </w:rPr>
              <w:t>2,700</w:t>
            </w:r>
          </w:p>
        </w:tc>
        <w:tc>
          <w:tcPr>
            <w:tcW w:w="1029" w:type="dxa"/>
            <w:tcBorders>
              <w:top w:val="nil"/>
              <w:left w:val="nil"/>
              <w:bottom w:val="single" w:sz="4" w:space="0" w:color="000000"/>
              <w:right w:val="single" w:sz="4" w:space="0" w:color="000000"/>
            </w:tcBorders>
            <w:shd w:val="clear" w:color="auto" w:fill="auto"/>
          </w:tcPr>
          <w:p w14:paraId="0000088F" w14:textId="77777777" w:rsidR="002045CD" w:rsidRDefault="005C60F8">
            <w:pPr>
              <w:spacing w:after="0" w:line="240" w:lineRule="auto"/>
              <w:jc w:val="right"/>
              <w:rPr>
                <w:color w:val="000000"/>
                <w:sz w:val="18"/>
                <w:szCs w:val="18"/>
              </w:rPr>
            </w:pPr>
            <w:r>
              <w:rPr>
                <w:sz w:val="18"/>
                <w:szCs w:val="18"/>
              </w:rPr>
              <w:t>400</w:t>
            </w:r>
          </w:p>
        </w:tc>
        <w:tc>
          <w:tcPr>
            <w:tcW w:w="845" w:type="dxa"/>
            <w:tcBorders>
              <w:top w:val="nil"/>
              <w:left w:val="nil"/>
              <w:bottom w:val="single" w:sz="4" w:space="0" w:color="000000"/>
              <w:right w:val="single" w:sz="4" w:space="0" w:color="000000"/>
            </w:tcBorders>
            <w:shd w:val="clear" w:color="auto" w:fill="auto"/>
          </w:tcPr>
          <w:p w14:paraId="00000890" w14:textId="77777777" w:rsidR="002045CD" w:rsidRDefault="005C60F8">
            <w:pPr>
              <w:spacing w:after="0" w:line="240" w:lineRule="auto"/>
              <w:jc w:val="right"/>
              <w:rPr>
                <w:color w:val="000000"/>
                <w:sz w:val="18"/>
                <w:szCs w:val="18"/>
              </w:rPr>
            </w:pPr>
            <w:r>
              <w:rPr>
                <w:sz w:val="18"/>
                <w:szCs w:val="18"/>
              </w:rPr>
              <w:t>14.8%</w:t>
            </w:r>
          </w:p>
        </w:tc>
        <w:tc>
          <w:tcPr>
            <w:tcW w:w="1052" w:type="dxa"/>
            <w:tcBorders>
              <w:top w:val="nil"/>
              <w:left w:val="nil"/>
              <w:bottom w:val="single" w:sz="4" w:space="0" w:color="000000"/>
              <w:right w:val="single" w:sz="4" w:space="0" w:color="000000"/>
            </w:tcBorders>
            <w:shd w:val="clear" w:color="auto" w:fill="auto"/>
          </w:tcPr>
          <w:p w14:paraId="00000891" w14:textId="77777777" w:rsidR="002045CD" w:rsidRDefault="005C60F8">
            <w:pPr>
              <w:spacing w:after="0" w:line="240" w:lineRule="auto"/>
              <w:jc w:val="right"/>
              <w:rPr>
                <w:color w:val="000000"/>
                <w:sz w:val="18"/>
                <w:szCs w:val="18"/>
              </w:rPr>
            </w:pPr>
            <w:r>
              <w:rPr>
                <w:sz w:val="18"/>
                <w:szCs w:val="18"/>
              </w:rPr>
              <w:t>300</w:t>
            </w:r>
          </w:p>
        </w:tc>
        <w:tc>
          <w:tcPr>
            <w:tcW w:w="999" w:type="dxa"/>
            <w:tcBorders>
              <w:top w:val="nil"/>
              <w:left w:val="nil"/>
              <w:bottom w:val="single" w:sz="4" w:space="0" w:color="000000"/>
              <w:right w:val="single" w:sz="4" w:space="0" w:color="000000"/>
            </w:tcBorders>
            <w:shd w:val="clear" w:color="auto" w:fill="auto"/>
          </w:tcPr>
          <w:p w14:paraId="00000892"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93" w14:textId="77777777" w:rsidR="002045CD" w:rsidRDefault="005C60F8">
            <w:pPr>
              <w:spacing w:after="0" w:line="240" w:lineRule="auto"/>
              <w:jc w:val="right"/>
              <w:rPr>
                <w:color w:val="000000"/>
                <w:sz w:val="18"/>
                <w:szCs w:val="18"/>
                <w:highlight w:val="yellow"/>
              </w:rPr>
            </w:pPr>
            <w:r>
              <w:rPr>
                <w:sz w:val="18"/>
                <w:szCs w:val="18"/>
                <w:highlight w:val="yellow"/>
              </w:rPr>
              <w:t>-1.9%</w:t>
            </w:r>
          </w:p>
        </w:tc>
        <w:tc>
          <w:tcPr>
            <w:tcW w:w="1052" w:type="dxa"/>
            <w:tcBorders>
              <w:top w:val="nil"/>
              <w:left w:val="nil"/>
              <w:bottom w:val="single" w:sz="4" w:space="0" w:color="000000"/>
              <w:right w:val="single" w:sz="4" w:space="0" w:color="000000"/>
            </w:tcBorders>
            <w:shd w:val="clear" w:color="auto" w:fill="auto"/>
          </w:tcPr>
          <w:p w14:paraId="00000894" w14:textId="77777777" w:rsidR="002045CD" w:rsidRDefault="005C60F8">
            <w:pPr>
              <w:spacing w:after="0" w:line="240" w:lineRule="auto"/>
              <w:jc w:val="right"/>
              <w:rPr>
                <w:color w:val="000000"/>
                <w:sz w:val="18"/>
                <w:szCs w:val="18"/>
              </w:rPr>
            </w:pPr>
            <w:r>
              <w:rPr>
                <w:sz w:val="18"/>
                <w:szCs w:val="18"/>
              </w:rPr>
              <w:t>12.5%</w:t>
            </w:r>
          </w:p>
        </w:tc>
        <w:tc>
          <w:tcPr>
            <w:tcW w:w="1094" w:type="dxa"/>
            <w:tcBorders>
              <w:top w:val="nil"/>
              <w:left w:val="nil"/>
              <w:bottom w:val="single" w:sz="4" w:space="0" w:color="000000"/>
              <w:right w:val="single" w:sz="4" w:space="0" w:color="000000"/>
            </w:tcBorders>
            <w:shd w:val="clear" w:color="auto" w:fill="auto"/>
          </w:tcPr>
          <w:p w14:paraId="00000895"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96" w14:textId="77777777" w:rsidR="002045CD" w:rsidRDefault="005C60F8">
            <w:pPr>
              <w:spacing w:after="0" w:line="240" w:lineRule="auto"/>
              <w:jc w:val="right"/>
              <w:rPr>
                <w:color w:val="000000"/>
                <w:sz w:val="18"/>
                <w:szCs w:val="18"/>
              </w:rPr>
            </w:pPr>
            <w:r>
              <w:rPr>
                <w:sz w:val="18"/>
                <w:szCs w:val="18"/>
              </w:rPr>
              <w:t>-11.1%</w:t>
            </w:r>
          </w:p>
        </w:tc>
      </w:tr>
      <w:tr w:rsidR="002045CD" w14:paraId="1D216D8A"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97" w14:textId="77777777" w:rsidR="002045CD" w:rsidRDefault="005C60F8">
            <w:pPr>
              <w:spacing w:after="0" w:line="240" w:lineRule="auto"/>
              <w:rPr>
                <w:b/>
                <w:color w:val="000000"/>
                <w:sz w:val="18"/>
                <w:szCs w:val="18"/>
              </w:rPr>
            </w:pPr>
            <w:r>
              <w:rPr>
                <w:b/>
                <w:color w:val="000000"/>
                <w:sz w:val="18"/>
                <w:szCs w:val="18"/>
              </w:rPr>
              <w:t>South Carolina</w:t>
            </w:r>
          </w:p>
        </w:tc>
        <w:tc>
          <w:tcPr>
            <w:tcW w:w="1052" w:type="dxa"/>
            <w:tcBorders>
              <w:top w:val="nil"/>
              <w:left w:val="nil"/>
              <w:bottom w:val="single" w:sz="4" w:space="0" w:color="000000"/>
              <w:right w:val="single" w:sz="4" w:space="0" w:color="000000"/>
            </w:tcBorders>
            <w:shd w:val="clear" w:color="auto" w:fill="auto"/>
            <w:vAlign w:val="bottom"/>
          </w:tcPr>
          <w:p w14:paraId="00000898" w14:textId="77777777" w:rsidR="002045CD" w:rsidRDefault="005C60F8">
            <w:pPr>
              <w:spacing w:after="0" w:line="240" w:lineRule="auto"/>
              <w:jc w:val="right"/>
              <w:rPr>
                <w:color w:val="000000"/>
                <w:sz w:val="18"/>
                <w:szCs w:val="18"/>
              </w:rPr>
            </w:pPr>
            <w:r>
              <w:rPr>
                <w:color w:val="000000"/>
                <w:sz w:val="18"/>
                <w:szCs w:val="18"/>
              </w:rPr>
              <w:t>11,700</w:t>
            </w:r>
          </w:p>
        </w:tc>
        <w:tc>
          <w:tcPr>
            <w:tcW w:w="1029" w:type="dxa"/>
            <w:tcBorders>
              <w:top w:val="nil"/>
              <w:left w:val="nil"/>
              <w:bottom w:val="single" w:sz="4" w:space="0" w:color="000000"/>
              <w:right w:val="single" w:sz="4" w:space="0" w:color="000000"/>
            </w:tcBorders>
            <w:shd w:val="clear" w:color="auto" w:fill="auto"/>
            <w:vAlign w:val="bottom"/>
          </w:tcPr>
          <w:p w14:paraId="00000899" w14:textId="77777777" w:rsidR="002045CD" w:rsidRDefault="005C60F8">
            <w:pPr>
              <w:spacing w:after="0" w:line="240" w:lineRule="auto"/>
              <w:jc w:val="right"/>
              <w:rPr>
                <w:color w:val="000000"/>
                <w:sz w:val="18"/>
                <w:szCs w:val="18"/>
              </w:rPr>
            </w:pPr>
            <w:r>
              <w:rPr>
                <w:color w:val="000000"/>
                <w:sz w:val="18"/>
                <w:szCs w:val="18"/>
              </w:rPr>
              <w:t>1,300</w:t>
            </w:r>
          </w:p>
        </w:tc>
        <w:tc>
          <w:tcPr>
            <w:tcW w:w="915" w:type="dxa"/>
            <w:tcBorders>
              <w:top w:val="nil"/>
              <w:left w:val="nil"/>
              <w:bottom w:val="single" w:sz="4" w:space="0" w:color="000000"/>
              <w:right w:val="single" w:sz="4" w:space="0" w:color="000000"/>
            </w:tcBorders>
            <w:shd w:val="clear" w:color="auto" w:fill="auto"/>
            <w:vAlign w:val="bottom"/>
          </w:tcPr>
          <w:p w14:paraId="0000089A" w14:textId="77777777" w:rsidR="002045CD" w:rsidRDefault="005C60F8">
            <w:pPr>
              <w:spacing w:after="0" w:line="240" w:lineRule="auto"/>
              <w:jc w:val="right"/>
              <w:rPr>
                <w:color w:val="000000"/>
                <w:sz w:val="18"/>
                <w:szCs w:val="18"/>
              </w:rPr>
            </w:pPr>
            <w:r>
              <w:rPr>
                <w:color w:val="000000"/>
                <w:sz w:val="18"/>
                <w:szCs w:val="18"/>
              </w:rPr>
              <w:t>11.1%</w:t>
            </w:r>
          </w:p>
        </w:tc>
        <w:tc>
          <w:tcPr>
            <w:tcW w:w="1144" w:type="dxa"/>
            <w:tcBorders>
              <w:top w:val="nil"/>
              <w:left w:val="nil"/>
              <w:bottom w:val="single" w:sz="4" w:space="0" w:color="000000"/>
              <w:right w:val="single" w:sz="4" w:space="0" w:color="000000"/>
            </w:tcBorders>
            <w:shd w:val="clear" w:color="auto" w:fill="auto"/>
            <w:vAlign w:val="bottom"/>
          </w:tcPr>
          <w:p w14:paraId="0000089B" w14:textId="77777777" w:rsidR="002045CD" w:rsidRDefault="005C60F8">
            <w:pPr>
              <w:spacing w:after="0" w:line="240" w:lineRule="auto"/>
              <w:jc w:val="right"/>
              <w:rPr>
                <w:color w:val="000000"/>
                <w:sz w:val="18"/>
                <w:szCs w:val="18"/>
              </w:rPr>
            </w:pPr>
            <w:r>
              <w:rPr>
                <w:color w:val="000000"/>
                <w:sz w:val="18"/>
                <w:szCs w:val="18"/>
              </w:rPr>
              <w:t>10,900</w:t>
            </w:r>
          </w:p>
        </w:tc>
        <w:tc>
          <w:tcPr>
            <w:tcW w:w="1029" w:type="dxa"/>
            <w:tcBorders>
              <w:top w:val="nil"/>
              <w:left w:val="nil"/>
              <w:bottom w:val="single" w:sz="4" w:space="0" w:color="000000"/>
              <w:right w:val="single" w:sz="4" w:space="0" w:color="000000"/>
            </w:tcBorders>
            <w:shd w:val="clear" w:color="auto" w:fill="auto"/>
          </w:tcPr>
          <w:p w14:paraId="0000089C" w14:textId="77777777" w:rsidR="002045CD" w:rsidRDefault="005C60F8">
            <w:pPr>
              <w:spacing w:after="0" w:line="240" w:lineRule="auto"/>
              <w:jc w:val="right"/>
              <w:rPr>
                <w:color w:val="000000"/>
                <w:sz w:val="18"/>
                <w:szCs w:val="18"/>
              </w:rPr>
            </w:pPr>
            <w:r>
              <w:rPr>
                <w:sz w:val="18"/>
                <w:szCs w:val="18"/>
              </w:rPr>
              <w:t>1,200</w:t>
            </w:r>
          </w:p>
        </w:tc>
        <w:tc>
          <w:tcPr>
            <w:tcW w:w="845" w:type="dxa"/>
            <w:tcBorders>
              <w:top w:val="nil"/>
              <w:left w:val="nil"/>
              <w:bottom w:val="single" w:sz="4" w:space="0" w:color="000000"/>
              <w:right w:val="single" w:sz="4" w:space="0" w:color="000000"/>
            </w:tcBorders>
            <w:shd w:val="clear" w:color="auto" w:fill="auto"/>
          </w:tcPr>
          <w:p w14:paraId="0000089D" w14:textId="77777777" w:rsidR="002045CD" w:rsidRDefault="005C60F8">
            <w:pPr>
              <w:spacing w:after="0" w:line="240" w:lineRule="auto"/>
              <w:jc w:val="right"/>
              <w:rPr>
                <w:color w:val="000000"/>
                <w:sz w:val="18"/>
                <w:szCs w:val="18"/>
              </w:rPr>
            </w:pPr>
            <w:r>
              <w:rPr>
                <w:sz w:val="18"/>
                <w:szCs w:val="18"/>
              </w:rPr>
              <w:t>11.0%</w:t>
            </w:r>
          </w:p>
        </w:tc>
        <w:tc>
          <w:tcPr>
            <w:tcW w:w="1052" w:type="dxa"/>
            <w:tcBorders>
              <w:top w:val="nil"/>
              <w:left w:val="nil"/>
              <w:bottom w:val="single" w:sz="4" w:space="0" w:color="000000"/>
              <w:right w:val="single" w:sz="4" w:space="0" w:color="000000"/>
            </w:tcBorders>
            <w:shd w:val="clear" w:color="auto" w:fill="auto"/>
          </w:tcPr>
          <w:p w14:paraId="0000089E" w14:textId="77777777" w:rsidR="002045CD" w:rsidRDefault="005C60F8">
            <w:pPr>
              <w:spacing w:after="0" w:line="240" w:lineRule="auto"/>
              <w:jc w:val="right"/>
              <w:rPr>
                <w:color w:val="000000"/>
                <w:sz w:val="18"/>
                <w:szCs w:val="18"/>
              </w:rPr>
            </w:pPr>
            <w:r>
              <w:rPr>
                <w:sz w:val="18"/>
                <w:szCs w:val="18"/>
              </w:rPr>
              <w:t>-800</w:t>
            </w:r>
          </w:p>
        </w:tc>
        <w:tc>
          <w:tcPr>
            <w:tcW w:w="999" w:type="dxa"/>
            <w:tcBorders>
              <w:top w:val="nil"/>
              <w:left w:val="nil"/>
              <w:bottom w:val="single" w:sz="4" w:space="0" w:color="000000"/>
              <w:right w:val="single" w:sz="4" w:space="0" w:color="000000"/>
            </w:tcBorders>
            <w:shd w:val="clear" w:color="auto" w:fill="auto"/>
          </w:tcPr>
          <w:p w14:paraId="0000089F"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8A0"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8A1" w14:textId="77777777" w:rsidR="002045CD" w:rsidRDefault="005C60F8">
            <w:pPr>
              <w:spacing w:after="0" w:line="240" w:lineRule="auto"/>
              <w:jc w:val="right"/>
              <w:rPr>
                <w:color w:val="000000"/>
                <w:sz w:val="18"/>
                <w:szCs w:val="18"/>
              </w:rPr>
            </w:pPr>
            <w:r>
              <w:rPr>
                <w:sz w:val="18"/>
                <w:szCs w:val="18"/>
              </w:rPr>
              <w:t>-6.8%</w:t>
            </w:r>
          </w:p>
        </w:tc>
        <w:tc>
          <w:tcPr>
            <w:tcW w:w="1094" w:type="dxa"/>
            <w:tcBorders>
              <w:top w:val="nil"/>
              <w:left w:val="nil"/>
              <w:bottom w:val="single" w:sz="4" w:space="0" w:color="000000"/>
              <w:right w:val="single" w:sz="4" w:space="0" w:color="000000"/>
            </w:tcBorders>
            <w:shd w:val="clear" w:color="auto" w:fill="auto"/>
          </w:tcPr>
          <w:p w14:paraId="000008A2" w14:textId="77777777" w:rsidR="002045CD" w:rsidRDefault="005C60F8">
            <w:pPr>
              <w:spacing w:after="0" w:line="240" w:lineRule="auto"/>
              <w:jc w:val="right"/>
              <w:rPr>
                <w:color w:val="000000"/>
                <w:sz w:val="18"/>
                <w:szCs w:val="18"/>
              </w:rPr>
            </w:pPr>
            <w:r>
              <w:rPr>
                <w:sz w:val="18"/>
                <w:szCs w:val="18"/>
              </w:rPr>
              <w:t>-7.7%</w:t>
            </w:r>
          </w:p>
        </w:tc>
        <w:tc>
          <w:tcPr>
            <w:tcW w:w="1027" w:type="dxa"/>
            <w:tcBorders>
              <w:top w:val="nil"/>
              <w:left w:val="nil"/>
              <w:bottom w:val="single" w:sz="4" w:space="0" w:color="000000"/>
              <w:right w:val="single" w:sz="4" w:space="0" w:color="000000"/>
            </w:tcBorders>
            <w:shd w:val="clear" w:color="auto" w:fill="auto"/>
          </w:tcPr>
          <w:p w14:paraId="000008A3" w14:textId="77777777" w:rsidR="002045CD" w:rsidRDefault="005C60F8">
            <w:pPr>
              <w:spacing w:after="0" w:line="240" w:lineRule="auto"/>
              <w:jc w:val="right"/>
              <w:rPr>
                <w:color w:val="000000"/>
                <w:sz w:val="18"/>
                <w:szCs w:val="18"/>
              </w:rPr>
            </w:pPr>
            <w:r>
              <w:rPr>
                <w:sz w:val="18"/>
                <w:szCs w:val="18"/>
              </w:rPr>
              <w:t>-0.9%</w:t>
            </w:r>
          </w:p>
        </w:tc>
      </w:tr>
      <w:tr w:rsidR="002045CD" w14:paraId="26740806"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A4" w14:textId="77777777" w:rsidR="002045CD" w:rsidRDefault="005C60F8">
            <w:pPr>
              <w:spacing w:after="0" w:line="240" w:lineRule="auto"/>
              <w:rPr>
                <w:b/>
                <w:color w:val="000000"/>
                <w:sz w:val="18"/>
                <w:szCs w:val="18"/>
              </w:rPr>
            </w:pPr>
            <w:r>
              <w:rPr>
                <w:b/>
                <w:color w:val="000000"/>
                <w:sz w:val="18"/>
                <w:szCs w:val="18"/>
              </w:rPr>
              <w:t>South Dakota</w:t>
            </w:r>
          </w:p>
        </w:tc>
        <w:tc>
          <w:tcPr>
            <w:tcW w:w="1052" w:type="dxa"/>
            <w:tcBorders>
              <w:top w:val="nil"/>
              <w:left w:val="nil"/>
              <w:bottom w:val="single" w:sz="4" w:space="0" w:color="000000"/>
              <w:right w:val="single" w:sz="4" w:space="0" w:color="000000"/>
            </w:tcBorders>
            <w:shd w:val="clear" w:color="auto" w:fill="auto"/>
            <w:vAlign w:val="bottom"/>
          </w:tcPr>
          <w:p w14:paraId="000008A5" w14:textId="77777777" w:rsidR="002045CD" w:rsidRDefault="005C60F8">
            <w:pPr>
              <w:spacing w:after="0" w:line="240" w:lineRule="auto"/>
              <w:jc w:val="right"/>
              <w:rPr>
                <w:color w:val="000000"/>
                <w:sz w:val="18"/>
                <w:szCs w:val="18"/>
              </w:rPr>
            </w:pPr>
            <w:r>
              <w:rPr>
                <w:color w:val="000000"/>
                <w:sz w:val="18"/>
                <w:szCs w:val="18"/>
              </w:rPr>
              <w:t>2,200</w:t>
            </w:r>
          </w:p>
        </w:tc>
        <w:tc>
          <w:tcPr>
            <w:tcW w:w="1029" w:type="dxa"/>
            <w:tcBorders>
              <w:top w:val="nil"/>
              <w:left w:val="nil"/>
              <w:bottom w:val="single" w:sz="4" w:space="0" w:color="000000"/>
              <w:right w:val="single" w:sz="4" w:space="0" w:color="000000"/>
            </w:tcBorders>
            <w:shd w:val="clear" w:color="auto" w:fill="auto"/>
            <w:vAlign w:val="bottom"/>
          </w:tcPr>
          <w:p w14:paraId="000008A6" w14:textId="77777777" w:rsidR="002045CD" w:rsidRDefault="005C60F8">
            <w:pPr>
              <w:spacing w:after="0" w:line="240" w:lineRule="auto"/>
              <w:jc w:val="right"/>
              <w:rPr>
                <w:color w:val="000000"/>
                <w:sz w:val="18"/>
                <w:szCs w:val="18"/>
              </w:rPr>
            </w:pPr>
            <w:r>
              <w:rPr>
                <w:color w:val="000000"/>
                <w:sz w:val="18"/>
                <w:szCs w:val="18"/>
              </w:rPr>
              <w:t>200</w:t>
            </w:r>
          </w:p>
        </w:tc>
        <w:tc>
          <w:tcPr>
            <w:tcW w:w="915" w:type="dxa"/>
            <w:tcBorders>
              <w:top w:val="nil"/>
              <w:left w:val="nil"/>
              <w:bottom w:val="single" w:sz="4" w:space="0" w:color="000000"/>
              <w:right w:val="single" w:sz="4" w:space="0" w:color="000000"/>
            </w:tcBorders>
            <w:shd w:val="clear" w:color="auto" w:fill="auto"/>
            <w:vAlign w:val="bottom"/>
          </w:tcPr>
          <w:p w14:paraId="000008A7" w14:textId="77777777" w:rsidR="002045CD" w:rsidRDefault="005C60F8">
            <w:pPr>
              <w:spacing w:after="0" w:line="240" w:lineRule="auto"/>
              <w:jc w:val="right"/>
              <w:rPr>
                <w:color w:val="000000"/>
                <w:sz w:val="18"/>
                <w:szCs w:val="18"/>
              </w:rPr>
            </w:pPr>
            <w:r>
              <w:rPr>
                <w:color w:val="000000"/>
                <w:sz w:val="18"/>
                <w:szCs w:val="18"/>
              </w:rPr>
              <w:t>9.1%</w:t>
            </w:r>
          </w:p>
        </w:tc>
        <w:tc>
          <w:tcPr>
            <w:tcW w:w="1144" w:type="dxa"/>
            <w:tcBorders>
              <w:top w:val="nil"/>
              <w:left w:val="nil"/>
              <w:bottom w:val="single" w:sz="4" w:space="0" w:color="000000"/>
              <w:right w:val="single" w:sz="4" w:space="0" w:color="000000"/>
            </w:tcBorders>
            <w:shd w:val="clear" w:color="auto" w:fill="auto"/>
            <w:vAlign w:val="bottom"/>
          </w:tcPr>
          <w:p w14:paraId="000008A8" w14:textId="77777777" w:rsidR="002045CD" w:rsidRDefault="005C60F8">
            <w:pPr>
              <w:spacing w:after="0" w:line="240" w:lineRule="auto"/>
              <w:jc w:val="right"/>
              <w:rPr>
                <w:color w:val="000000"/>
                <w:sz w:val="18"/>
                <w:szCs w:val="18"/>
              </w:rPr>
            </w:pPr>
            <w:r>
              <w:rPr>
                <w:color w:val="000000"/>
                <w:sz w:val="18"/>
                <w:szCs w:val="18"/>
              </w:rPr>
              <w:t>2,100</w:t>
            </w:r>
          </w:p>
        </w:tc>
        <w:tc>
          <w:tcPr>
            <w:tcW w:w="1029" w:type="dxa"/>
            <w:tcBorders>
              <w:top w:val="nil"/>
              <w:left w:val="nil"/>
              <w:bottom w:val="single" w:sz="4" w:space="0" w:color="000000"/>
              <w:right w:val="single" w:sz="4" w:space="0" w:color="000000"/>
            </w:tcBorders>
            <w:shd w:val="clear" w:color="auto" w:fill="auto"/>
          </w:tcPr>
          <w:p w14:paraId="000008A9" w14:textId="77777777" w:rsidR="002045CD" w:rsidRDefault="005C60F8">
            <w:pPr>
              <w:spacing w:after="0" w:line="240" w:lineRule="auto"/>
              <w:jc w:val="right"/>
              <w:rPr>
                <w:color w:val="000000"/>
                <w:sz w:val="18"/>
                <w:szCs w:val="18"/>
              </w:rPr>
            </w:pPr>
            <w:r>
              <w:rPr>
                <w:sz w:val="18"/>
                <w:szCs w:val="18"/>
              </w:rPr>
              <w:t>200</w:t>
            </w:r>
          </w:p>
        </w:tc>
        <w:tc>
          <w:tcPr>
            <w:tcW w:w="845" w:type="dxa"/>
            <w:tcBorders>
              <w:top w:val="nil"/>
              <w:left w:val="nil"/>
              <w:bottom w:val="single" w:sz="4" w:space="0" w:color="000000"/>
              <w:right w:val="single" w:sz="4" w:space="0" w:color="000000"/>
            </w:tcBorders>
            <w:shd w:val="clear" w:color="auto" w:fill="auto"/>
          </w:tcPr>
          <w:p w14:paraId="000008AA" w14:textId="77777777" w:rsidR="002045CD" w:rsidRDefault="005C60F8">
            <w:pPr>
              <w:spacing w:after="0" w:line="240" w:lineRule="auto"/>
              <w:jc w:val="right"/>
              <w:rPr>
                <w:color w:val="000000"/>
                <w:sz w:val="18"/>
                <w:szCs w:val="18"/>
              </w:rPr>
            </w:pPr>
            <w:r>
              <w:rPr>
                <w:sz w:val="18"/>
                <w:szCs w:val="18"/>
              </w:rPr>
              <w:t>9.5%</w:t>
            </w:r>
          </w:p>
        </w:tc>
        <w:tc>
          <w:tcPr>
            <w:tcW w:w="1052" w:type="dxa"/>
            <w:tcBorders>
              <w:top w:val="nil"/>
              <w:left w:val="nil"/>
              <w:bottom w:val="single" w:sz="4" w:space="0" w:color="000000"/>
              <w:right w:val="single" w:sz="4" w:space="0" w:color="000000"/>
            </w:tcBorders>
            <w:shd w:val="clear" w:color="auto" w:fill="auto"/>
          </w:tcPr>
          <w:p w14:paraId="000008AB" w14:textId="77777777" w:rsidR="002045CD" w:rsidRDefault="005C60F8">
            <w:pPr>
              <w:spacing w:after="0" w:line="240" w:lineRule="auto"/>
              <w:jc w:val="right"/>
              <w:rPr>
                <w:color w:val="000000"/>
                <w:sz w:val="18"/>
                <w:szCs w:val="18"/>
              </w:rPr>
            </w:pPr>
            <w:r>
              <w:rPr>
                <w:sz w:val="18"/>
                <w:szCs w:val="18"/>
              </w:rPr>
              <w:t>-100</w:t>
            </w:r>
          </w:p>
        </w:tc>
        <w:tc>
          <w:tcPr>
            <w:tcW w:w="999" w:type="dxa"/>
            <w:tcBorders>
              <w:top w:val="nil"/>
              <w:left w:val="nil"/>
              <w:bottom w:val="single" w:sz="4" w:space="0" w:color="000000"/>
              <w:right w:val="single" w:sz="4" w:space="0" w:color="000000"/>
            </w:tcBorders>
            <w:shd w:val="clear" w:color="auto" w:fill="auto"/>
          </w:tcPr>
          <w:p w14:paraId="000008AC"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AD"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8AE" w14:textId="77777777" w:rsidR="002045CD" w:rsidRDefault="005C60F8">
            <w:pPr>
              <w:spacing w:after="0" w:line="240" w:lineRule="auto"/>
              <w:jc w:val="right"/>
              <w:rPr>
                <w:color w:val="000000"/>
                <w:sz w:val="18"/>
                <w:szCs w:val="18"/>
              </w:rPr>
            </w:pPr>
            <w:r>
              <w:rPr>
                <w:sz w:val="18"/>
                <w:szCs w:val="18"/>
              </w:rPr>
              <w:t>-4.5%</w:t>
            </w:r>
          </w:p>
        </w:tc>
        <w:tc>
          <w:tcPr>
            <w:tcW w:w="1094" w:type="dxa"/>
            <w:tcBorders>
              <w:top w:val="nil"/>
              <w:left w:val="nil"/>
              <w:bottom w:val="single" w:sz="4" w:space="0" w:color="000000"/>
              <w:right w:val="single" w:sz="4" w:space="0" w:color="000000"/>
            </w:tcBorders>
            <w:shd w:val="clear" w:color="auto" w:fill="auto"/>
          </w:tcPr>
          <w:p w14:paraId="000008AF"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B0" w14:textId="77777777" w:rsidR="002045CD" w:rsidRDefault="005C60F8">
            <w:pPr>
              <w:spacing w:after="0" w:line="240" w:lineRule="auto"/>
              <w:jc w:val="right"/>
              <w:rPr>
                <w:color w:val="000000"/>
                <w:sz w:val="18"/>
                <w:szCs w:val="18"/>
              </w:rPr>
            </w:pPr>
            <w:r>
              <w:rPr>
                <w:sz w:val="18"/>
                <w:szCs w:val="18"/>
              </w:rPr>
              <w:t>4.8%</w:t>
            </w:r>
          </w:p>
        </w:tc>
      </w:tr>
      <w:tr w:rsidR="002045CD" w14:paraId="4C648D32"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B1" w14:textId="77777777" w:rsidR="002045CD" w:rsidRDefault="005C60F8">
            <w:pPr>
              <w:spacing w:after="0" w:line="240" w:lineRule="auto"/>
              <w:rPr>
                <w:b/>
                <w:color w:val="000000"/>
                <w:sz w:val="18"/>
                <w:szCs w:val="18"/>
              </w:rPr>
            </w:pPr>
            <w:r>
              <w:rPr>
                <w:b/>
                <w:color w:val="000000"/>
                <w:sz w:val="18"/>
                <w:szCs w:val="18"/>
              </w:rPr>
              <w:t>Tennessee</w:t>
            </w:r>
          </w:p>
        </w:tc>
        <w:tc>
          <w:tcPr>
            <w:tcW w:w="1052" w:type="dxa"/>
            <w:tcBorders>
              <w:top w:val="nil"/>
              <w:left w:val="nil"/>
              <w:bottom w:val="single" w:sz="4" w:space="0" w:color="000000"/>
              <w:right w:val="single" w:sz="4" w:space="0" w:color="000000"/>
            </w:tcBorders>
            <w:shd w:val="clear" w:color="auto" w:fill="auto"/>
            <w:vAlign w:val="bottom"/>
          </w:tcPr>
          <w:p w14:paraId="000008B2" w14:textId="77777777" w:rsidR="002045CD" w:rsidRDefault="005C60F8">
            <w:pPr>
              <w:spacing w:after="0" w:line="240" w:lineRule="auto"/>
              <w:jc w:val="right"/>
              <w:rPr>
                <w:color w:val="000000"/>
                <w:sz w:val="18"/>
                <w:szCs w:val="18"/>
              </w:rPr>
            </w:pPr>
            <w:r>
              <w:rPr>
                <w:color w:val="000000"/>
                <w:sz w:val="18"/>
                <w:szCs w:val="18"/>
              </w:rPr>
              <w:t>16,100</w:t>
            </w:r>
          </w:p>
        </w:tc>
        <w:tc>
          <w:tcPr>
            <w:tcW w:w="1029" w:type="dxa"/>
            <w:tcBorders>
              <w:top w:val="nil"/>
              <w:left w:val="nil"/>
              <w:bottom w:val="single" w:sz="4" w:space="0" w:color="000000"/>
              <w:right w:val="single" w:sz="4" w:space="0" w:color="000000"/>
            </w:tcBorders>
            <w:shd w:val="clear" w:color="auto" w:fill="auto"/>
            <w:vAlign w:val="bottom"/>
          </w:tcPr>
          <w:p w14:paraId="000008B3" w14:textId="77777777" w:rsidR="002045CD" w:rsidRDefault="005C60F8">
            <w:pPr>
              <w:spacing w:after="0" w:line="240" w:lineRule="auto"/>
              <w:jc w:val="right"/>
              <w:rPr>
                <w:color w:val="000000"/>
                <w:sz w:val="18"/>
                <w:szCs w:val="18"/>
              </w:rPr>
            </w:pPr>
            <w:r>
              <w:rPr>
                <w:color w:val="000000"/>
                <w:sz w:val="18"/>
                <w:szCs w:val="18"/>
              </w:rPr>
              <w:t>2,500</w:t>
            </w:r>
          </w:p>
        </w:tc>
        <w:tc>
          <w:tcPr>
            <w:tcW w:w="915" w:type="dxa"/>
            <w:tcBorders>
              <w:top w:val="nil"/>
              <w:left w:val="nil"/>
              <w:bottom w:val="single" w:sz="4" w:space="0" w:color="000000"/>
              <w:right w:val="single" w:sz="4" w:space="0" w:color="000000"/>
            </w:tcBorders>
            <w:shd w:val="clear" w:color="auto" w:fill="auto"/>
            <w:vAlign w:val="bottom"/>
          </w:tcPr>
          <w:p w14:paraId="000008B4" w14:textId="77777777" w:rsidR="002045CD" w:rsidRDefault="005C60F8">
            <w:pPr>
              <w:spacing w:after="0" w:line="240" w:lineRule="auto"/>
              <w:jc w:val="right"/>
              <w:rPr>
                <w:color w:val="000000"/>
                <w:sz w:val="18"/>
                <w:szCs w:val="18"/>
              </w:rPr>
            </w:pPr>
            <w:r>
              <w:rPr>
                <w:color w:val="000000"/>
                <w:sz w:val="18"/>
                <w:szCs w:val="18"/>
              </w:rPr>
              <w:t>15.5%</w:t>
            </w:r>
          </w:p>
        </w:tc>
        <w:tc>
          <w:tcPr>
            <w:tcW w:w="1144" w:type="dxa"/>
            <w:tcBorders>
              <w:top w:val="nil"/>
              <w:left w:val="nil"/>
              <w:bottom w:val="single" w:sz="4" w:space="0" w:color="000000"/>
              <w:right w:val="single" w:sz="4" w:space="0" w:color="000000"/>
            </w:tcBorders>
            <w:shd w:val="clear" w:color="auto" w:fill="auto"/>
            <w:vAlign w:val="bottom"/>
          </w:tcPr>
          <w:p w14:paraId="000008B5" w14:textId="77777777" w:rsidR="002045CD" w:rsidRDefault="005C60F8">
            <w:pPr>
              <w:spacing w:after="0" w:line="240" w:lineRule="auto"/>
              <w:jc w:val="right"/>
              <w:rPr>
                <w:color w:val="000000"/>
                <w:sz w:val="18"/>
                <w:szCs w:val="18"/>
              </w:rPr>
            </w:pPr>
            <w:r>
              <w:rPr>
                <w:color w:val="000000"/>
                <w:sz w:val="18"/>
                <w:szCs w:val="18"/>
              </w:rPr>
              <w:t>15,100</w:t>
            </w:r>
          </w:p>
        </w:tc>
        <w:tc>
          <w:tcPr>
            <w:tcW w:w="1029" w:type="dxa"/>
            <w:tcBorders>
              <w:top w:val="nil"/>
              <w:left w:val="nil"/>
              <w:bottom w:val="single" w:sz="4" w:space="0" w:color="000000"/>
              <w:right w:val="single" w:sz="4" w:space="0" w:color="000000"/>
            </w:tcBorders>
            <w:shd w:val="clear" w:color="auto" w:fill="auto"/>
          </w:tcPr>
          <w:p w14:paraId="000008B6" w14:textId="77777777" w:rsidR="002045CD" w:rsidRDefault="005C60F8">
            <w:pPr>
              <w:spacing w:after="0" w:line="240" w:lineRule="auto"/>
              <w:jc w:val="right"/>
              <w:rPr>
                <w:color w:val="000000"/>
                <w:sz w:val="18"/>
                <w:szCs w:val="18"/>
              </w:rPr>
            </w:pPr>
            <w:r>
              <w:rPr>
                <w:sz w:val="18"/>
                <w:szCs w:val="18"/>
              </w:rPr>
              <w:t>2,400</w:t>
            </w:r>
          </w:p>
        </w:tc>
        <w:tc>
          <w:tcPr>
            <w:tcW w:w="845" w:type="dxa"/>
            <w:tcBorders>
              <w:top w:val="nil"/>
              <w:left w:val="nil"/>
              <w:bottom w:val="single" w:sz="4" w:space="0" w:color="000000"/>
              <w:right w:val="single" w:sz="4" w:space="0" w:color="000000"/>
            </w:tcBorders>
            <w:shd w:val="clear" w:color="auto" w:fill="auto"/>
          </w:tcPr>
          <w:p w14:paraId="000008B7" w14:textId="77777777" w:rsidR="002045CD" w:rsidRDefault="005C60F8">
            <w:pPr>
              <w:spacing w:after="0" w:line="240" w:lineRule="auto"/>
              <w:jc w:val="right"/>
              <w:rPr>
                <w:color w:val="000000"/>
                <w:sz w:val="18"/>
                <w:szCs w:val="18"/>
              </w:rPr>
            </w:pPr>
            <w:r>
              <w:rPr>
                <w:sz w:val="18"/>
                <w:szCs w:val="18"/>
              </w:rPr>
              <w:t>15.9%</w:t>
            </w:r>
          </w:p>
        </w:tc>
        <w:tc>
          <w:tcPr>
            <w:tcW w:w="1052" w:type="dxa"/>
            <w:tcBorders>
              <w:top w:val="nil"/>
              <w:left w:val="nil"/>
              <w:bottom w:val="single" w:sz="4" w:space="0" w:color="000000"/>
              <w:right w:val="single" w:sz="4" w:space="0" w:color="000000"/>
            </w:tcBorders>
            <w:shd w:val="clear" w:color="auto" w:fill="auto"/>
          </w:tcPr>
          <w:p w14:paraId="000008B8" w14:textId="77777777" w:rsidR="002045CD" w:rsidRDefault="005C60F8">
            <w:pPr>
              <w:spacing w:after="0" w:line="240" w:lineRule="auto"/>
              <w:jc w:val="right"/>
              <w:rPr>
                <w:color w:val="000000"/>
                <w:sz w:val="18"/>
                <w:szCs w:val="18"/>
              </w:rPr>
            </w:pPr>
            <w:r>
              <w:rPr>
                <w:sz w:val="18"/>
                <w:szCs w:val="18"/>
              </w:rPr>
              <w:t>-1,000</w:t>
            </w:r>
          </w:p>
        </w:tc>
        <w:tc>
          <w:tcPr>
            <w:tcW w:w="999" w:type="dxa"/>
            <w:tcBorders>
              <w:top w:val="nil"/>
              <w:left w:val="nil"/>
              <w:bottom w:val="single" w:sz="4" w:space="0" w:color="000000"/>
              <w:right w:val="single" w:sz="4" w:space="0" w:color="000000"/>
            </w:tcBorders>
            <w:shd w:val="clear" w:color="auto" w:fill="auto"/>
          </w:tcPr>
          <w:p w14:paraId="000008B9"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8BA"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8BB" w14:textId="77777777" w:rsidR="002045CD" w:rsidRDefault="005C60F8">
            <w:pPr>
              <w:spacing w:after="0" w:line="240" w:lineRule="auto"/>
              <w:jc w:val="right"/>
              <w:rPr>
                <w:color w:val="000000"/>
                <w:sz w:val="18"/>
                <w:szCs w:val="18"/>
              </w:rPr>
            </w:pPr>
            <w:r>
              <w:rPr>
                <w:sz w:val="18"/>
                <w:szCs w:val="18"/>
              </w:rPr>
              <w:t>-6.2%</w:t>
            </w:r>
          </w:p>
        </w:tc>
        <w:tc>
          <w:tcPr>
            <w:tcW w:w="1094" w:type="dxa"/>
            <w:tcBorders>
              <w:top w:val="nil"/>
              <w:left w:val="nil"/>
              <w:bottom w:val="single" w:sz="4" w:space="0" w:color="000000"/>
              <w:right w:val="single" w:sz="4" w:space="0" w:color="000000"/>
            </w:tcBorders>
            <w:shd w:val="clear" w:color="auto" w:fill="auto"/>
          </w:tcPr>
          <w:p w14:paraId="000008BC" w14:textId="77777777" w:rsidR="002045CD" w:rsidRDefault="005C60F8">
            <w:pPr>
              <w:spacing w:after="0" w:line="240" w:lineRule="auto"/>
              <w:jc w:val="right"/>
              <w:rPr>
                <w:color w:val="000000"/>
                <w:sz w:val="18"/>
                <w:szCs w:val="18"/>
              </w:rPr>
            </w:pPr>
            <w:r>
              <w:rPr>
                <w:sz w:val="18"/>
                <w:szCs w:val="18"/>
              </w:rPr>
              <w:t>-4.0%</w:t>
            </w:r>
          </w:p>
        </w:tc>
        <w:tc>
          <w:tcPr>
            <w:tcW w:w="1027" w:type="dxa"/>
            <w:tcBorders>
              <w:top w:val="nil"/>
              <w:left w:val="nil"/>
              <w:bottom w:val="single" w:sz="4" w:space="0" w:color="000000"/>
              <w:right w:val="single" w:sz="4" w:space="0" w:color="000000"/>
            </w:tcBorders>
            <w:shd w:val="clear" w:color="auto" w:fill="auto"/>
          </w:tcPr>
          <w:p w14:paraId="000008BD" w14:textId="77777777" w:rsidR="002045CD" w:rsidRDefault="005C60F8">
            <w:pPr>
              <w:spacing w:after="0" w:line="240" w:lineRule="auto"/>
              <w:jc w:val="right"/>
              <w:rPr>
                <w:color w:val="000000"/>
                <w:sz w:val="18"/>
                <w:szCs w:val="18"/>
              </w:rPr>
            </w:pPr>
            <w:r>
              <w:rPr>
                <w:sz w:val="18"/>
                <w:szCs w:val="18"/>
              </w:rPr>
              <w:t>2.4%</w:t>
            </w:r>
          </w:p>
        </w:tc>
      </w:tr>
      <w:tr w:rsidR="002045CD" w14:paraId="488987C9"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BE" w14:textId="77777777" w:rsidR="002045CD" w:rsidRDefault="005C60F8">
            <w:pPr>
              <w:spacing w:after="0" w:line="240" w:lineRule="auto"/>
              <w:rPr>
                <w:b/>
                <w:color w:val="000000"/>
                <w:sz w:val="18"/>
                <w:szCs w:val="18"/>
              </w:rPr>
            </w:pPr>
            <w:r>
              <w:rPr>
                <w:b/>
                <w:color w:val="000000"/>
                <w:sz w:val="18"/>
                <w:szCs w:val="18"/>
              </w:rPr>
              <w:t>Texas</w:t>
            </w:r>
          </w:p>
        </w:tc>
        <w:tc>
          <w:tcPr>
            <w:tcW w:w="1052" w:type="dxa"/>
            <w:tcBorders>
              <w:top w:val="nil"/>
              <w:left w:val="nil"/>
              <w:bottom w:val="single" w:sz="4" w:space="0" w:color="000000"/>
              <w:right w:val="single" w:sz="4" w:space="0" w:color="000000"/>
            </w:tcBorders>
            <w:shd w:val="clear" w:color="auto" w:fill="auto"/>
            <w:vAlign w:val="bottom"/>
          </w:tcPr>
          <w:p w14:paraId="000008BF" w14:textId="77777777" w:rsidR="002045CD" w:rsidRDefault="005C60F8">
            <w:pPr>
              <w:spacing w:after="0" w:line="240" w:lineRule="auto"/>
              <w:jc w:val="right"/>
              <w:rPr>
                <w:color w:val="000000"/>
                <w:sz w:val="18"/>
                <w:szCs w:val="18"/>
              </w:rPr>
            </w:pPr>
            <w:r>
              <w:rPr>
                <w:color w:val="000000"/>
                <w:sz w:val="18"/>
                <w:szCs w:val="18"/>
              </w:rPr>
              <w:t>74,100</w:t>
            </w:r>
          </w:p>
        </w:tc>
        <w:tc>
          <w:tcPr>
            <w:tcW w:w="1029" w:type="dxa"/>
            <w:tcBorders>
              <w:top w:val="nil"/>
              <w:left w:val="nil"/>
              <w:bottom w:val="single" w:sz="4" w:space="0" w:color="000000"/>
              <w:right w:val="single" w:sz="4" w:space="0" w:color="000000"/>
            </w:tcBorders>
            <w:shd w:val="clear" w:color="auto" w:fill="auto"/>
            <w:vAlign w:val="bottom"/>
          </w:tcPr>
          <w:p w14:paraId="000008C0" w14:textId="77777777" w:rsidR="002045CD" w:rsidRDefault="005C60F8">
            <w:pPr>
              <w:spacing w:after="0" w:line="240" w:lineRule="auto"/>
              <w:jc w:val="right"/>
              <w:rPr>
                <w:color w:val="000000"/>
                <w:sz w:val="18"/>
                <w:szCs w:val="18"/>
              </w:rPr>
            </w:pPr>
            <w:r>
              <w:rPr>
                <w:color w:val="000000"/>
                <w:sz w:val="18"/>
                <w:szCs w:val="18"/>
              </w:rPr>
              <w:t>10,700</w:t>
            </w:r>
          </w:p>
        </w:tc>
        <w:tc>
          <w:tcPr>
            <w:tcW w:w="915" w:type="dxa"/>
            <w:tcBorders>
              <w:top w:val="nil"/>
              <w:left w:val="nil"/>
              <w:bottom w:val="single" w:sz="4" w:space="0" w:color="000000"/>
              <w:right w:val="single" w:sz="4" w:space="0" w:color="000000"/>
            </w:tcBorders>
            <w:shd w:val="clear" w:color="auto" w:fill="auto"/>
            <w:vAlign w:val="bottom"/>
          </w:tcPr>
          <w:p w14:paraId="000008C1" w14:textId="77777777" w:rsidR="002045CD" w:rsidRDefault="005C60F8">
            <w:pPr>
              <w:spacing w:after="0" w:line="240" w:lineRule="auto"/>
              <w:jc w:val="right"/>
              <w:rPr>
                <w:color w:val="000000"/>
                <w:sz w:val="18"/>
                <w:szCs w:val="18"/>
              </w:rPr>
            </w:pPr>
            <w:r>
              <w:rPr>
                <w:color w:val="000000"/>
                <w:sz w:val="18"/>
                <w:szCs w:val="18"/>
              </w:rPr>
              <w:t>14.4%</w:t>
            </w:r>
          </w:p>
        </w:tc>
        <w:tc>
          <w:tcPr>
            <w:tcW w:w="1144" w:type="dxa"/>
            <w:tcBorders>
              <w:top w:val="nil"/>
              <w:left w:val="nil"/>
              <w:bottom w:val="single" w:sz="4" w:space="0" w:color="000000"/>
              <w:right w:val="single" w:sz="4" w:space="0" w:color="000000"/>
            </w:tcBorders>
            <w:shd w:val="clear" w:color="auto" w:fill="auto"/>
            <w:vAlign w:val="bottom"/>
          </w:tcPr>
          <w:p w14:paraId="000008C2" w14:textId="77777777" w:rsidR="002045CD" w:rsidRDefault="005C60F8">
            <w:pPr>
              <w:spacing w:after="0" w:line="240" w:lineRule="auto"/>
              <w:jc w:val="right"/>
              <w:rPr>
                <w:color w:val="000000"/>
                <w:sz w:val="18"/>
                <w:szCs w:val="18"/>
              </w:rPr>
            </w:pPr>
            <w:r>
              <w:rPr>
                <w:color w:val="000000"/>
                <w:sz w:val="18"/>
                <w:szCs w:val="18"/>
              </w:rPr>
              <w:t>99,100</w:t>
            </w:r>
          </w:p>
        </w:tc>
        <w:tc>
          <w:tcPr>
            <w:tcW w:w="1029" w:type="dxa"/>
            <w:tcBorders>
              <w:top w:val="nil"/>
              <w:left w:val="nil"/>
              <w:bottom w:val="single" w:sz="4" w:space="0" w:color="000000"/>
              <w:right w:val="single" w:sz="4" w:space="0" w:color="000000"/>
            </w:tcBorders>
            <w:shd w:val="clear" w:color="auto" w:fill="auto"/>
          </w:tcPr>
          <w:p w14:paraId="000008C3" w14:textId="77777777" w:rsidR="002045CD" w:rsidRDefault="005C60F8">
            <w:pPr>
              <w:spacing w:after="0" w:line="240" w:lineRule="auto"/>
              <w:jc w:val="right"/>
              <w:rPr>
                <w:color w:val="000000"/>
                <w:sz w:val="18"/>
                <w:szCs w:val="18"/>
              </w:rPr>
            </w:pPr>
            <w:r>
              <w:rPr>
                <w:sz w:val="18"/>
                <w:szCs w:val="18"/>
              </w:rPr>
              <w:t>14,300</w:t>
            </w:r>
          </w:p>
        </w:tc>
        <w:tc>
          <w:tcPr>
            <w:tcW w:w="845" w:type="dxa"/>
            <w:tcBorders>
              <w:top w:val="nil"/>
              <w:left w:val="nil"/>
              <w:bottom w:val="single" w:sz="4" w:space="0" w:color="000000"/>
              <w:right w:val="single" w:sz="4" w:space="0" w:color="000000"/>
            </w:tcBorders>
            <w:shd w:val="clear" w:color="auto" w:fill="auto"/>
          </w:tcPr>
          <w:p w14:paraId="000008C4" w14:textId="77777777" w:rsidR="002045CD" w:rsidRDefault="005C60F8">
            <w:pPr>
              <w:spacing w:after="0" w:line="240" w:lineRule="auto"/>
              <w:jc w:val="right"/>
              <w:rPr>
                <w:color w:val="000000"/>
                <w:sz w:val="18"/>
                <w:szCs w:val="18"/>
              </w:rPr>
            </w:pPr>
            <w:r>
              <w:rPr>
                <w:sz w:val="18"/>
                <w:szCs w:val="18"/>
              </w:rPr>
              <w:t>14.4%</w:t>
            </w:r>
          </w:p>
        </w:tc>
        <w:tc>
          <w:tcPr>
            <w:tcW w:w="1052" w:type="dxa"/>
            <w:tcBorders>
              <w:top w:val="nil"/>
              <w:left w:val="nil"/>
              <w:bottom w:val="single" w:sz="4" w:space="0" w:color="000000"/>
              <w:right w:val="single" w:sz="4" w:space="0" w:color="000000"/>
            </w:tcBorders>
            <w:shd w:val="clear" w:color="auto" w:fill="auto"/>
          </w:tcPr>
          <w:p w14:paraId="000008C5" w14:textId="77777777" w:rsidR="002045CD" w:rsidRDefault="005C60F8">
            <w:pPr>
              <w:spacing w:after="0" w:line="240" w:lineRule="auto"/>
              <w:jc w:val="right"/>
              <w:rPr>
                <w:color w:val="000000"/>
                <w:sz w:val="18"/>
                <w:szCs w:val="18"/>
              </w:rPr>
            </w:pPr>
            <w:r>
              <w:rPr>
                <w:sz w:val="18"/>
                <w:szCs w:val="18"/>
              </w:rPr>
              <w:t>25,000</w:t>
            </w:r>
          </w:p>
        </w:tc>
        <w:tc>
          <w:tcPr>
            <w:tcW w:w="999" w:type="dxa"/>
            <w:tcBorders>
              <w:top w:val="nil"/>
              <w:left w:val="nil"/>
              <w:bottom w:val="single" w:sz="4" w:space="0" w:color="000000"/>
              <w:right w:val="single" w:sz="4" w:space="0" w:color="000000"/>
            </w:tcBorders>
            <w:shd w:val="clear" w:color="auto" w:fill="auto"/>
          </w:tcPr>
          <w:p w14:paraId="000008C6" w14:textId="77777777" w:rsidR="002045CD" w:rsidRDefault="005C60F8">
            <w:pPr>
              <w:spacing w:after="0" w:line="240" w:lineRule="auto"/>
              <w:jc w:val="right"/>
              <w:rPr>
                <w:color w:val="000000"/>
                <w:sz w:val="18"/>
                <w:szCs w:val="18"/>
              </w:rPr>
            </w:pPr>
            <w:r>
              <w:rPr>
                <w:sz w:val="18"/>
                <w:szCs w:val="18"/>
              </w:rPr>
              <w:t>3,600</w:t>
            </w:r>
          </w:p>
        </w:tc>
        <w:tc>
          <w:tcPr>
            <w:tcW w:w="1029" w:type="dxa"/>
            <w:tcBorders>
              <w:top w:val="nil"/>
              <w:left w:val="nil"/>
              <w:bottom w:val="single" w:sz="4" w:space="0" w:color="000000"/>
              <w:right w:val="single" w:sz="4" w:space="0" w:color="000000"/>
            </w:tcBorders>
            <w:shd w:val="clear" w:color="auto" w:fill="auto"/>
          </w:tcPr>
          <w:p w14:paraId="000008C7" w14:textId="77777777" w:rsidR="002045CD" w:rsidRDefault="005C60F8">
            <w:pPr>
              <w:spacing w:after="0" w:line="240" w:lineRule="auto"/>
              <w:jc w:val="right"/>
              <w:rPr>
                <w:color w:val="000000"/>
                <w:sz w:val="18"/>
                <w:szCs w:val="18"/>
              </w:rPr>
            </w:pPr>
            <w:r>
              <w:rPr>
                <w:sz w:val="18"/>
                <w:szCs w:val="18"/>
              </w:rPr>
              <w:t>0.0%</w:t>
            </w:r>
          </w:p>
        </w:tc>
        <w:tc>
          <w:tcPr>
            <w:tcW w:w="1052" w:type="dxa"/>
            <w:tcBorders>
              <w:top w:val="nil"/>
              <w:left w:val="nil"/>
              <w:bottom w:val="single" w:sz="4" w:space="0" w:color="000000"/>
              <w:right w:val="single" w:sz="4" w:space="0" w:color="000000"/>
            </w:tcBorders>
            <w:shd w:val="clear" w:color="auto" w:fill="auto"/>
          </w:tcPr>
          <w:p w14:paraId="000008C8" w14:textId="77777777" w:rsidR="002045CD" w:rsidRDefault="005C60F8">
            <w:pPr>
              <w:spacing w:after="0" w:line="240" w:lineRule="auto"/>
              <w:jc w:val="right"/>
              <w:rPr>
                <w:color w:val="000000"/>
                <w:sz w:val="18"/>
                <w:szCs w:val="18"/>
              </w:rPr>
            </w:pPr>
            <w:r>
              <w:rPr>
                <w:sz w:val="18"/>
                <w:szCs w:val="18"/>
              </w:rPr>
              <w:t>33.7%</w:t>
            </w:r>
          </w:p>
        </w:tc>
        <w:tc>
          <w:tcPr>
            <w:tcW w:w="1094" w:type="dxa"/>
            <w:tcBorders>
              <w:top w:val="nil"/>
              <w:left w:val="nil"/>
              <w:bottom w:val="single" w:sz="4" w:space="0" w:color="000000"/>
              <w:right w:val="single" w:sz="4" w:space="0" w:color="000000"/>
            </w:tcBorders>
            <w:shd w:val="clear" w:color="auto" w:fill="auto"/>
          </w:tcPr>
          <w:p w14:paraId="000008C9" w14:textId="77777777" w:rsidR="002045CD" w:rsidRDefault="005C60F8">
            <w:pPr>
              <w:spacing w:after="0" w:line="240" w:lineRule="auto"/>
              <w:jc w:val="right"/>
              <w:rPr>
                <w:color w:val="000000"/>
                <w:sz w:val="18"/>
                <w:szCs w:val="18"/>
              </w:rPr>
            </w:pPr>
            <w:r>
              <w:rPr>
                <w:sz w:val="18"/>
                <w:szCs w:val="18"/>
              </w:rPr>
              <w:t>33.6%</w:t>
            </w:r>
          </w:p>
        </w:tc>
        <w:tc>
          <w:tcPr>
            <w:tcW w:w="1027" w:type="dxa"/>
            <w:tcBorders>
              <w:top w:val="nil"/>
              <w:left w:val="nil"/>
              <w:bottom w:val="single" w:sz="4" w:space="0" w:color="000000"/>
              <w:right w:val="single" w:sz="4" w:space="0" w:color="000000"/>
            </w:tcBorders>
            <w:shd w:val="clear" w:color="auto" w:fill="auto"/>
          </w:tcPr>
          <w:p w14:paraId="000008CA" w14:textId="77777777" w:rsidR="002045CD" w:rsidRDefault="005C60F8">
            <w:pPr>
              <w:spacing w:after="0" w:line="240" w:lineRule="auto"/>
              <w:jc w:val="right"/>
              <w:rPr>
                <w:color w:val="000000"/>
                <w:sz w:val="18"/>
                <w:szCs w:val="18"/>
              </w:rPr>
            </w:pPr>
            <w:r>
              <w:rPr>
                <w:sz w:val="18"/>
                <w:szCs w:val="18"/>
              </w:rPr>
              <w:t>-0.1%</w:t>
            </w:r>
          </w:p>
        </w:tc>
      </w:tr>
      <w:tr w:rsidR="002045CD" w14:paraId="5F2B14F1"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CB" w14:textId="77777777" w:rsidR="002045CD" w:rsidRDefault="005C60F8">
            <w:pPr>
              <w:spacing w:after="0" w:line="240" w:lineRule="auto"/>
              <w:rPr>
                <w:b/>
                <w:color w:val="000000"/>
                <w:sz w:val="18"/>
                <w:szCs w:val="18"/>
              </w:rPr>
            </w:pPr>
            <w:r>
              <w:rPr>
                <w:b/>
                <w:color w:val="000000"/>
                <w:sz w:val="18"/>
                <w:szCs w:val="18"/>
              </w:rPr>
              <w:t>Utah</w:t>
            </w:r>
          </w:p>
        </w:tc>
        <w:tc>
          <w:tcPr>
            <w:tcW w:w="1052" w:type="dxa"/>
            <w:tcBorders>
              <w:top w:val="nil"/>
              <w:left w:val="nil"/>
              <w:bottom w:val="single" w:sz="4" w:space="0" w:color="000000"/>
              <w:right w:val="single" w:sz="4" w:space="0" w:color="000000"/>
            </w:tcBorders>
            <w:shd w:val="clear" w:color="auto" w:fill="auto"/>
            <w:vAlign w:val="bottom"/>
          </w:tcPr>
          <w:p w14:paraId="000008CC" w14:textId="77777777" w:rsidR="002045CD" w:rsidRDefault="005C60F8">
            <w:pPr>
              <w:spacing w:after="0" w:line="240" w:lineRule="auto"/>
              <w:jc w:val="right"/>
              <w:rPr>
                <w:color w:val="000000"/>
                <w:sz w:val="18"/>
                <w:szCs w:val="18"/>
              </w:rPr>
            </w:pPr>
            <w:r>
              <w:rPr>
                <w:color w:val="000000"/>
                <w:sz w:val="18"/>
                <w:szCs w:val="18"/>
              </w:rPr>
              <w:t>9,400</w:t>
            </w:r>
          </w:p>
        </w:tc>
        <w:tc>
          <w:tcPr>
            <w:tcW w:w="1029" w:type="dxa"/>
            <w:tcBorders>
              <w:top w:val="nil"/>
              <w:left w:val="nil"/>
              <w:bottom w:val="single" w:sz="4" w:space="0" w:color="000000"/>
              <w:right w:val="single" w:sz="4" w:space="0" w:color="000000"/>
            </w:tcBorders>
            <w:shd w:val="clear" w:color="auto" w:fill="auto"/>
            <w:vAlign w:val="bottom"/>
          </w:tcPr>
          <w:p w14:paraId="000008CD" w14:textId="77777777" w:rsidR="002045CD" w:rsidRDefault="005C60F8">
            <w:pPr>
              <w:spacing w:after="0" w:line="240" w:lineRule="auto"/>
              <w:jc w:val="right"/>
              <w:rPr>
                <w:color w:val="000000"/>
                <w:sz w:val="18"/>
                <w:szCs w:val="18"/>
              </w:rPr>
            </w:pPr>
            <w:r>
              <w:rPr>
                <w:color w:val="000000"/>
                <w:sz w:val="18"/>
                <w:szCs w:val="18"/>
              </w:rPr>
              <w:t>1,900</w:t>
            </w:r>
          </w:p>
        </w:tc>
        <w:tc>
          <w:tcPr>
            <w:tcW w:w="915" w:type="dxa"/>
            <w:tcBorders>
              <w:top w:val="nil"/>
              <w:left w:val="nil"/>
              <w:bottom w:val="single" w:sz="4" w:space="0" w:color="000000"/>
              <w:right w:val="single" w:sz="4" w:space="0" w:color="000000"/>
            </w:tcBorders>
            <w:shd w:val="clear" w:color="auto" w:fill="auto"/>
            <w:vAlign w:val="bottom"/>
          </w:tcPr>
          <w:p w14:paraId="000008CE" w14:textId="77777777" w:rsidR="002045CD" w:rsidRDefault="005C60F8">
            <w:pPr>
              <w:spacing w:after="0" w:line="240" w:lineRule="auto"/>
              <w:jc w:val="right"/>
              <w:rPr>
                <w:color w:val="000000"/>
                <w:sz w:val="18"/>
                <w:szCs w:val="18"/>
              </w:rPr>
            </w:pPr>
            <w:r>
              <w:rPr>
                <w:color w:val="000000"/>
                <w:sz w:val="18"/>
                <w:szCs w:val="18"/>
              </w:rPr>
              <w:t>20.2%</w:t>
            </w:r>
          </w:p>
        </w:tc>
        <w:tc>
          <w:tcPr>
            <w:tcW w:w="1144" w:type="dxa"/>
            <w:tcBorders>
              <w:top w:val="nil"/>
              <w:left w:val="nil"/>
              <w:bottom w:val="single" w:sz="4" w:space="0" w:color="000000"/>
              <w:right w:val="single" w:sz="4" w:space="0" w:color="000000"/>
            </w:tcBorders>
            <w:shd w:val="clear" w:color="auto" w:fill="auto"/>
            <w:vAlign w:val="bottom"/>
          </w:tcPr>
          <w:p w14:paraId="000008CF" w14:textId="77777777" w:rsidR="002045CD" w:rsidRDefault="005C60F8">
            <w:pPr>
              <w:spacing w:after="0" w:line="240" w:lineRule="auto"/>
              <w:jc w:val="right"/>
              <w:rPr>
                <w:color w:val="000000"/>
                <w:sz w:val="18"/>
                <w:szCs w:val="18"/>
              </w:rPr>
            </w:pPr>
            <w:r>
              <w:rPr>
                <w:color w:val="000000"/>
                <w:sz w:val="18"/>
                <w:szCs w:val="18"/>
              </w:rPr>
              <w:t>8,100</w:t>
            </w:r>
          </w:p>
        </w:tc>
        <w:tc>
          <w:tcPr>
            <w:tcW w:w="1029" w:type="dxa"/>
            <w:tcBorders>
              <w:top w:val="nil"/>
              <w:left w:val="nil"/>
              <w:bottom w:val="single" w:sz="4" w:space="0" w:color="000000"/>
              <w:right w:val="single" w:sz="4" w:space="0" w:color="000000"/>
            </w:tcBorders>
            <w:shd w:val="clear" w:color="auto" w:fill="auto"/>
          </w:tcPr>
          <w:p w14:paraId="000008D0" w14:textId="77777777" w:rsidR="002045CD" w:rsidRDefault="005C60F8">
            <w:pPr>
              <w:spacing w:after="0" w:line="240" w:lineRule="auto"/>
              <w:jc w:val="right"/>
              <w:rPr>
                <w:color w:val="000000"/>
                <w:sz w:val="18"/>
                <w:szCs w:val="18"/>
              </w:rPr>
            </w:pPr>
            <w:r>
              <w:rPr>
                <w:sz w:val="18"/>
                <w:szCs w:val="18"/>
              </w:rPr>
              <w:t>1,700</w:t>
            </w:r>
          </w:p>
        </w:tc>
        <w:tc>
          <w:tcPr>
            <w:tcW w:w="845" w:type="dxa"/>
            <w:tcBorders>
              <w:top w:val="nil"/>
              <w:left w:val="nil"/>
              <w:bottom w:val="single" w:sz="4" w:space="0" w:color="000000"/>
              <w:right w:val="single" w:sz="4" w:space="0" w:color="000000"/>
            </w:tcBorders>
            <w:shd w:val="clear" w:color="auto" w:fill="auto"/>
          </w:tcPr>
          <w:p w14:paraId="000008D1" w14:textId="77777777" w:rsidR="002045CD" w:rsidRDefault="005C60F8">
            <w:pPr>
              <w:spacing w:after="0" w:line="240" w:lineRule="auto"/>
              <w:jc w:val="right"/>
              <w:rPr>
                <w:color w:val="000000"/>
                <w:sz w:val="18"/>
                <w:szCs w:val="18"/>
              </w:rPr>
            </w:pPr>
            <w:r>
              <w:rPr>
                <w:sz w:val="18"/>
                <w:szCs w:val="18"/>
              </w:rPr>
              <w:t>21.0%</w:t>
            </w:r>
          </w:p>
        </w:tc>
        <w:tc>
          <w:tcPr>
            <w:tcW w:w="1052" w:type="dxa"/>
            <w:tcBorders>
              <w:top w:val="nil"/>
              <w:left w:val="nil"/>
              <w:bottom w:val="single" w:sz="4" w:space="0" w:color="000000"/>
              <w:right w:val="single" w:sz="4" w:space="0" w:color="000000"/>
            </w:tcBorders>
            <w:shd w:val="clear" w:color="auto" w:fill="auto"/>
          </w:tcPr>
          <w:p w14:paraId="000008D2" w14:textId="77777777" w:rsidR="002045CD" w:rsidRDefault="005C60F8">
            <w:pPr>
              <w:spacing w:after="0" w:line="240" w:lineRule="auto"/>
              <w:jc w:val="right"/>
              <w:rPr>
                <w:color w:val="000000"/>
                <w:sz w:val="18"/>
                <w:szCs w:val="18"/>
              </w:rPr>
            </w:pPr>
            <w:r>
              <w:rPr>
                <w:sz w:val="18"/>
                <w:szCs w:val="18"/>
              </w:rPr>
              <w:t>-1,300</w:t>
            </w:r>
          </w:p>
        </w:tc>
        <w:tc>
          <w:tcPr>
            <w:tcW w:w="999" w:type="dxa"/>
            <w:tcBorders>
              <w:top w:val="nil"/>
              <w:left w:val="nil"/>
              <w:bottom w:val="single" w:sz="4" w:space="0" w:color="000000"/>
              <w:right w:val="single" w:sz="4" w:space="0" w:color="000000"/>
            </w:tcBorders>
            <w:shd w:val="clear" w:color="auto" w:fill="auto"/>
          </w:tcPr>
          <w:p w14:paraId="000008D3" w14:textId="77777777" w:rsidR="002045CD" w:rsidRDefault="005C60F8">
            <w:pPr>
              <w:spacing w:after="0" w:line="240" w:lineRule="auto"/>
              <w:jc w:val="right"/>
              <w:rPr>
                <w:color w:val="000000"/>
                <w:sz w:val="18"/>
                <w:szCs w:val="18"/>
              </w:rPr>
            </w:pPr>
            <w:r>
              <w:rPr>
                <w:sz w:val="18"/>
                <w:szCs w:val="18"/>
              </w:rPr>
              <w:t>-200</w:t>
            </w:r>
          </w:p>
        </w:tc>
        <w:tc>
          <w:tcPr>
            <w:tcW w:w="1029" w:type="dxa"/>
            <w:tcBorders>
              <w:top w:val="nil"/>
              <w:left w:val="nil"/>
              <w:bottom w:val="single" w:sz="4" w:space="0" w:color="000000"/>
              <w:right w:val="single" w:sz="4" w:space="0" w:color="000000"/>
            </w:tcBorders>
            <w:shd w:val="clear" w:color="auto" w:fill="auto"/>
          </w:tcPr>
          <w:p w14:paraId="000008D4" w14:textId="77777777" w:rsidR="002045CD" w:rsidRDefault="005C60F8">
            <w:pPr>
              <w:spacing w:after="0" w:line="240" w:lineRule="auto"/>
              <w:jc w:val="right"/>
              <w:rPr>
                <w:color w:val="000000"/>
                <w:sz w:val="18"/>
                <w:szCs w:val="18"/>
              </w:rPr>
            </w:pPr>
            <w:r>
              <w:rPr>
                <w:sz w:val="18"/>
                <w:szCs w:val="18"/>
              </w:rPr>
              <w:t>0.8%</w:t>
            </w:r>
          </w:p>
        </w:tc>
        <w:tc>
          <w:tcPr>
            <w:tcW w:w="1052" w:type="dxa"/>
            <w:tcBorders>
              <w:top w:val="nil"/>
              <w:left w:val="nil"/>
              <w:bottom w:val="single" w:sz="4" w:space="0" w:color="000000"/>
              <w:right w:val="single" w:sz="4" w:space="0" w:color="000000"/>
            </w:tcBorders>
            <w:shd w:val="clear" w:color="auto" w:fill="auto"/>
          </w:tcPr>
          <w:p w14:paraId="000008D5" w14:textId="77777777" w:rsidR="002045CD" w:rsidRDefault="005C60F8">
            <w:pPr>
              <w:spacing w:after="0" w:line="240" w:lineRule="auto"/>
              <w:jc w:val="right"/>
              <w:rPr>
                <w:color w:val="000000"/>
                <w:sz w:val="18"/>
                <w:szCs w:val="18"/>
              </w:rPr>
            </w:pPr>
            <w:r>
              <w:rPr>
                <w:sz w:val="18"/>
                <w:szCs w:val="18"/>
              </w:rPr>
              <w:t>-13.8%</w:t>
            </w:r>
          </w:p>
        </w:tc>
        <w:tc>
          <w:tcPr>
            <w:tcW w:w="1094" w:type="dxa"/>
            <w:tcBorders>
              <w:top w:val="nil"/>
              <w:left w:val="nil"/>
              <w:bottom w:val="single" w:sz="4" w:space="0" w:color="000000"/>
              <w:right w:val="single" w:sz="4" w:space="0" w:color="000000"/>
            </w:tcBorders>
            <w:shd w:val="clear" w:color="auto" w:fill="auto"/>
          </w:tcPr>
          <w:p w14:paraId="000008D6" w14:textId="77777777" w:rsidR="002045CD" w:rsidRDefault="005C60F8">
            <w:pPr>
              <w:spacing w:after="0" w:line="240" w:lineRule="auto"/>
              <w:jc w:val="right"/>
              <w:rPr>
                <w:color w:val="000000"/>
                <w:sz w:val="18"/>
                <w:szCs w:val="18"/>
              </w:rPr>
            </w:pPr>
            <w:r>
              <w:rPr>
                <w:sz w:val="18"/>
                <w:szCs w:val="18"/>
              </w:rPr>
              <w:t>-10.5%</w:t>
            </w:r>
          </w:p>
        </w:tc>
        <w:tc>
          <w:tcPr>
            <w:tcW w:w="1027" w:type="dxa"/>
            <w:tcBorders>
              <w:top w:val="nil"/>
              <w:left w:val="nil"/>
              <w:bottom w:val="single" w:sz="4" w:space="0" w:color="000000"/>
              <w:right w:val="single" w:sz="4" w:space="0" w:color="000000"/>
            </w:tcBorders>
            <w:shd w:val="clear" w:color="auto" w:fill="auto"/>
          </w:tcPr>
          <w:p w14:paraId="000008D7" w14:textId="77777777" w:rsidR="002045CD" w:rsidRDefault="005C60F8">
            <w:pPr>
              <w:spacing w:after="0" w:line="240" w:lineRule="auto"/>
              <w:jc w:val="right"/>
              <w:rPr>
                <w:color w:val="000000"/>
                <w:sz w:val="18"/>
                <w:szCs w:val="18"/>
              </w:rPr>
            </w:pPr>
            <w:r>
              <w:rPr>
                <w:sz w:val="18"/>
                <w:szCs w:val="18"/>
              </w:rPr>
              <w:t>3.8%</w:t>
            </w:r>
          </w:p>
        </w:tc>
      </w:tr>
      <w:tr w:rsidR="002045CD" w14:paraId="12CF431C"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D8" w14:textId="77777777" w:rsidR="002045CD" w:rsidRDefault="005C60F8">
            <w:pPr>
              <w:spacing w:after="0" w:line="240" w:lineRule="auto"/>
              <w:rPr>
                <w:b/>
                <w:color w:val="000000"/>
                <w:sz w:val="18"/>
                <w:szCs w:val="18"/>
              </w:rPr>
            </w:pPr>
            <w:r>
              <w:rPr>
                <w:b/>
                <w:color w:val="000000"/>
                <w:sz w:val="18"/>
                <w:szCs w:val="18"/>
              </w:rPr>
              <w:t>Vermont</w:t>
            </w:r>
          </w:p>
        </w:tc>
        <w:tc>
          <w:tcPr>
            <w:tcW w:w="1052" w:type="dxa"/>
            <w:tcBorders>
              <w:top w:val="nil"/>
              <w:left w:val="nil"/>
              <w:bottom w:val="single" w:sz="4" w:space="0" w:color="000000"/>
              <w:right w:val="single" w:sz="4" w:space="0" w:color="000000"/>
            </w:tcBorders>
            <w:shd w:val="clear" w:color="auto" w:fill="auto"/>
            <w:vAlign w:val="bottom"/>
          </w:tcPr>
          <w:p w14:paraId="000008D9" w14:textId="77777777" w:rsidR="002045CD" w:rsidRDefault="005C60F8">
            <w:pPr>
              <w:spacing w:after="0" w:line="240" w:lineRule="auto"/>
              <w:jc w:val="right"/>
              <w:rPr>
                <w:color w:val="000000"/>
                <w:sz w:val="18"/>
                <w:szCs w:val="18"/>
              </w:rPr>
            </w:pPr>
            <w:r>
              <w:rPr>
                <w:color w:val="000000"/>
                <w:sz w:val="18"/>
                <w:szCs w:val="18"/>
              </w:rPr>
              <w:t>1,400</w:t>
            </w:r>
          </w:p>
        </w:tc>
        <w:tc>
          <w:tcPr>
            <w:tcW w:w="1029" w:type="dxa"/>
            <w:tcBorders>
              <w:top w:val="nil"/>
              <w:left w:val="nil"/>
              <w:bottom w:val="single" w:sz="4" w:space="0" w:color="000000"/>
              <w:right w:val="single" w:sz="4" w:space="0" w:color="000000"/>
            </w:tcBorders>
            <w:shd w:val="clear" w:color="auto" w:fill="auto"/>
            <w:vAlign w:val="bottom"/>
          </w:tcPr>
          <w:p w14:paraId="000008DA" w14:textId="77777777" w:rsidR="002045CD" w:rsidRDefault="005C60F8">
            <w:pPr>
              <w:spacing w:after="0" w:line="240" w:lineRule="auto"/>
              <w:jc w:val="right"/>
              <w:rPr>
                <w:color w:val="000000"/>
                <w:sz w:val="18"/>
                <w:szCs w:val="18"/>
              </w:rPr>
            </w:pPr>
            <w:r>
              <w:rPr>
                <w:color w:val="000000"/>
                <w:sz w:val="18"/>
                <w:szCs w:val="18"/>
              </w:rPr>
              <w:t>100</w:t>
            </w:r>
          </w:p>
        </w:tc>
        <w:tc>
          <w:tcPr>
            <w:tcW w:w="915" w:type="dxa"/>
            <w:tcBorders>
              <w:top w:val="nil"/>
              <w:left w:val="nil"/>
              <w:bottom w:val="single" w:sz="4" w:space="0" w:color="000000"/>
              <w:right w:val="single" w:sz="4" w:space="0" w:color="000000"/>
            </w:tcBorders>
            <w:shd w:val="clear" w:color="auto" w:fill="auto"/>
            <w:vAlign w:val="bottom"/>
          </w:tcPr>
          <w:p w14:paraId="000008DB" w14:textId="77777777" w:rsidR="002045CD" w:rsidRDefault="005C60F8">
            <w:pPr>
              <w:spacing w:after="0" w:line="240" w:lineRule="auto"/>
              <w:jc w:val="right"/>
              <w:rPr>
                <w:color w:val="000000"/>
                <w:sz w:val="18"/>
                <w:szCs w:val="18"/>
              </w:rPr>
            </w:pPr>
            <w:r>
              <w:rPr>
                <w:color w:val="000000"/>
                <w:sz w:val="18"/>
                <w:szCs w:val="18"/>
              </w:rPr>
              <w:t>7.1%</w:t>
            </w:r>
          </w:p>
        </w:tc>
        <w:tc>
          <w:tcPr>
            <w:tcW w:w="1144" w:type="dxa"/>
            <w:tcBorders>
              <w:top w:val="nil"/>
              <w:left w:val="nil"/>
              <w:bottom w:val="single" w:sz="4" w:space="0" w:color="000000"/>
              <w:right w:val="single" w:sz="4" w:space="0" w:color="000000"/>
            </w:tcBorders>
            <w:shd w:val="clear" w:color="auto" w:fill="auto"/>
            <w:vAlign w:val="bottom"/>
          </w:tcPr>
          <w:p w14:paraId="000008DC" w14:textId="77777777" w:rsidR="002045CD" w:rsidRDefault="005C60F8">
            <w:pPr>
              <w:spacing w:after="0" w:line="240" w:lineRule="auto"/>
              <w:jc w:val="right"/>
              <w:rPr>
                <w:color w:val="000000"/>
                <w:sz w:val="18"/>
                <w:szCs w:val="18"/>
              </w:rPr>
            </w:pPr>
            <w:r>
              <w:rPr>
                <w:color w:val="000000"/>
                <w:sz w:val="18"/>
                <w:szCs w:val="18"/>
              </w:rPr>
              <w:t>1,300</w:t>
            </w:r>
          </w:p>
        </w:tc>
        <w:tc>
          <w:tcPr>
            <w:tcW w:w="1029" w:type="dxa"/>
            <w:tcBorders>
              <w:top w:val="nil"/>
              <w:left w:val="nil"/>
              <w:bottom w:val="single" w:sz="4" w:space="0" w:color="000000"/>
              <w:right w:val="single" w:sz="4" w:space="0" w:color="000000"/>
            </w:tcBorders>
            <w:shd w:val="clear" w:color="auto" w:fill="auto"/>
          </w:tcPr>
          <w:p w14:paraId="000008DD" w14:textId="77777777" w:rsidR="002045CD" w:rsidRDefault="005C60F8">
            <w:pPr>
              <w:spacing w:after="0" w:line="240" w:lineRule="auto"/>
              <w:jc w:val="right"/>
              <w:rPr>
                <w:color w:val="000000"/>
                <w:sz w:val="18"/>
                <w:szCs w:val="18"/>
              </w:rPr>
            </w:pPr>
            <w:r>
              <w:rPr>
                <w:sz w:val="18"/>
                <w:szCs w:val="18"/>
              </w:rPr>
              <w:t>100</w:t>
            </w:r>
          </w:p>
        </w:tc>
        <w:tc>
          <w:tcPr>
            <w:tcW w:w="845" w:type="dxa"/>
            <w:tcBorders>
              <w:top w:val="nil"/>
              <w:left w:val="nil"/>
              <w:bottom w:val="single" w:sz="4" w:space="0" w:color="000000"/>
              <w:right w:val="single" w:sz="4" w:space="0" w:color="000000"/>
            </w:tcBorders>
            <w:shd w:val="clear" w:color="auto" w:fill="auto"/>
          </w:tcPr>
          <w:p w14:paraId="000008DE" w14:textId="77777777" w:rsidR="002045CD" w:rsidRDefault="005C60F8">
            <w:pPr>
              <w:spacing w:after="0" w:line="240" w:lineRule="auto"/>
              <w:jc w:val="right"/>
              <w:rPr>
                <w:color w:val="000000"/>
                <w:sz w:val="18"/>
                <w:szCs w:val="18"/>
              </w:rPr>
            </w:pPr>
            <w:r>
              <w:rPr>
                <w:sz w:val="18"/>
                <w:szCs w:val="18"/>
              </w:rPr>
              <w:t>7.7%</w:t>
            </w:r>
          </w:p>
        </w:tc>
        <w:tc>
          <w:tcPr>
            <w:tcW w:w="1052" w:type="dxa"/>
            <w:tcBorders>
              <w:top w:val="nil"/>
              <w:left w:val="nil"/>
              <w:bottom w:val="single" w:sz="4" w:space="0" w:color="000000"/>
              <w:right w:val="single" w:sz="4" w:space="0" w:color="000000"/>
            </w:tcBorders>
            <w:shd w:val="clear" w:color="auto" w:fill="auto"/>
          </w:tcPr>
          <w:p w14:paraId="000008DF" w14:textId="77777777" w:rsidR="002045CD" w:rsidRDefault="005C60F8">
            <w:pPr>
              <w:spacing w:after="0" w:line="240" w:lineRule="auto"/>
              <w:jc w:val="right"/>
              <w:rPr>
                <w:color w:val="000000"/>
                <w:sz w:val="18"/>
                <w:szCs w:val="18"/>
              </w:rPr>
            </w:pPr>
            <w:r>
              <w:rPr>
                <w:sz w:val="18"/>
                <w:szCs w:val="18"/>
              </w:rPr>
              <w:t>-100</w:t>
            </w:r>
          </w:p>
        </w:tc>
        <w:tc>
          <w:tcPr>
            <w:tcW w:w="999" w:type="dxa"/>
            <w:tcBorders>
              <w:top w:val="nil"/>
              <w:left w:val="nil"/>
              <w:bottom w:val="single" w:sz="4" w:space="0" w:color="000000"/>
              <w:right w:val="single" w:sz="4" w:space="0" w:color="000000"/>
            </w:tcBorders>
            <w:shd w:val="clear" w:color="auto" w:fill="auto"/>
          </w:tcPr>
          <w:p w14:paraId="000008E0"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8E1" w14:textId="77777777" w:rsidR="002045CD" w:rsidRDefault="005C60F8">
            <w:pPr>
              <w:spacing w:after="0" w:line="240" w:lineRule="auto"/>
              <w:jc w:val="right"/>
              <w:rPr>
                <w:color w:val="000000"/>
                <w:sz w:val="18"/>
                <w:szCs w:val="18"/>
              </w:rPr>
            </w:pPr>
            <w:r>
              <w:rPr>
                <w:sz w:val="18"/>
                <w:szCs w:val="18"/>
              </w:rPr>
              <w:t>0.5%</w:t>
            </w:r>
          </w:p>
        </w:tc>
        <w:tc>
          <w:tcPr>
            <w:tcW w:w="1052" w:type="dxa"/>
            <w:tcBorders>
              <w:top w:val="nil"/>
              <w:left w:val="nil"/>
              <w:bottom w:val="single" w:sz="4" w:space="0" w:color="000000"/>
              <w:right w:val="single" w:sz="4" w:space="0" w:color="000000"/>
            </w:tcBorders>
            <w:shd w:val="clear" w:color="auto" w:fill="auto"/>
          </w:tcPr>
          <w:p w14:paraId="000008E2" w14:textId="77777777" w:rsidR="002045CD" w:rsidRDefault="005C60F8">
            <w:pPr>
              <w:spacing w:after="0" w:line="240" w:lineRule="auto"/>
              <w:jc w:val="right"/>
              <w:rPr>
                <w:color w:val="000000"/>
                <w:sz w:val="18"/>
                <w:szCs w:val="18"/>
              </w:rPr>
            </w:pPr>
            <w:r>
              <w:rPr>
                <w:sz w:val="18"/>
                <w:szCs w:val="18"/>
              </w:rPr>
              <w:t>-7.1%</w:t>
            </w:r>
          </w:p>
        </w:tc>
        <w:tc>
          <w:tcPr>
            <w:tcW w:w="1094" w:type="dxa"/>
            <w:tcBorders>
              <w:top w:val="nil"/>
              <w:left w:val="nil"/>
              <w:bottom w:val="single" w:sz="4" w:space="0" w:color="000000"/>
              <w:right w:val="single" w:sz="4" w:space="0" w:color="000000"/>
            </w:tcBorders>
            <w:shd w:val="clear" w:color="auto" w:fill="auto"/>
          </w:tcPr>
          <w:p w14:paraId="000008E3"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8E4" w14:textId="77777777" w:rsidR="002045CD" w:rsidRDefault="005C60F8">
            <w:pPr>
              <w:spacing w:after="0" w:line="240" w:lineRule="auto"/>
              <w:jc w:val="right"/>
              <w:rPr>
                <w:color w:val="000000"/>
                <w:sz w:val="18"/>
                <w:szCs w:val="18"/>
              </w:rPr>
            </w:pPr>
            <w:r>
              <w:rPr>
                <w:sz w:val="18"/>
                <w:szCs w:val="18"/>
              </w:rPr>
              <w:t>7.7%</w:t>
            </w:r>
          </w:p>
        </w:tc>
      </w:tr>
      <w:tr w:rsidR="002045CD" w14:paraId="344E4FAE"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E5" w14:textId="77777777" w:rsidR="002045CD" w:rsidRDefault="005C60F8">
            <w:pPr>
              <w:spacing w:after="0" w:line="240" w:lineRule="auto"/>
              <w:rPr>
                <w:b/>
                <w:color w:val="000000"/>
                <w:sz w:val="18"/>
                <w:szCs w:val="18"/>
              </w:rPr>
            </w:pPr>
            <w:r>
              <w:rPr>
                <w:b/>
                <w:color w:val="000000"/>
                <w:sz w:val="18"/>
                <w:szCs w:val="18"/>
              </w:rPr>
              <w:t>Virginia</w:t>
            </w:r>
          </w:p>
        </w:tc>
        <w:tc>
          <w:tcPr>
            <w:tcW w:w="1052" w:type="dxa"/>
            <w:tcBorders>
              <w:top w:val="nil"/>
              <w:left w:val="nil"/>
              <w:bottom w:val="single" w:sz="4" w:space="0" w:color="000000"/>
              <w:right w:val="single" w:sz="4" w:space="0" w:color="000000"/>
            </w:tcBorders>
            <w:shd w:val="clear" w:color="auto" w:fill="auto"/>
            <w:vAlign w:val="bottom"/>
          </w:tcPr>
          <w:p w14:paraId="000008E6" w14:textId="77777777" w:rsidR="002045CD" w:rsidRDefault="005C60F8">
            <w:pPr>
              <w:spacing w:after="0" w:line="240" w:lineRule="auto"/>
              <w:jc w:val="right"/>
              <w:rPr>
                <w:color w:val="000000"/>
                <w:sz w:val="18"/>
                <w:szCs w:val="18"/>
              </w:rPr>
            </w:pPr>
            <w:r>
              <w:rPr>
                <w:color w:val="000000"/>
                <w:sz w:val="18"/>
                <w:szCs w:val="18"/>
              </w:rPr>
              <w:t>20,000</w:t>
            </w:r>
          </w:p>
        </w:tc>
        <w:tc>
          <w:tcPr>
            <w:tcW w:w="1029" w:type="dxa"/>
            <w:tcBorders>
              <w:top w:val="nil"/>
              <w:left w:val="nil"/>
              <w:bottom w:val="single" w:sz="4" w:space="0" w:color="000000"/>
              <w:right w:val="single" w:sz="4" w:space="0" w:color="000000"/>
            </w:tcBorders>
            <w:shd w:val="clear" w:color="auto" w:fill="auto"/>
            <w:vAlign w:val="bottom"/>
          </w:tcPr>
          <w:p w14:paraId="000008E7" w14:textId="77777777" w:rsidR="002045CD" w:rsidRDefault="005C60F8">
            <w:pPr>
              <w:spacing w:after="0" w:line="240" w:lineRule="auto"/>
              <w:jc w:val="right"/>
              <w:rPr>
                <w:color w:val="000000"/>
                <w:sz w:val="18"/>
                <w:szCs w:val="18"/>
              </w:rPr>
            </w:pPr>
            <w:r>
              <w:rPr>
                <w:color w:val="000000"/>
                <w:sz w:val="18"/>
                <w:szCs w:val="18"/>
              </w:rPr>
              <w:t>3,400</w:t>
            </w:r>
          </w:p>
        </w:tc>
        <w:tc>
          <w:tcPr>
            <w:tcW w:w="915" w:type="dxa"/>
            <w:tcBorders>
              <w:top w:val="nil"/>
              <w:left w:val="nil"/>
              <w:bottom w:val="single" w:sz="4" w:space="0" w:color="000000"/>
              <w:right w:val="single" w:sz="4" w:space="0" w:color="000000"/>
            </w:tcBorders>
            <w:shd w:val="clear" w:color="auto" w:fill="auto"/>
            <w:vAlign w:val="bottom"/>
          </w:tcPr>
          <w:p w14:paraId="000008E8" w14:textId="77777777" w:rsidR="002045CD" w:rsidRDefault="005C60F8">
            <w:pPr>
              <w:spacing w:after="0" w:line="240" w:lineRule="auto"/>
              <w:jc w:val="right"/>
              <w:rPr>
                <w:color w:val="000000"/>
                <w:sz w:val="18"/>
                <w:szCs w:val="18"/>
              </w:rPr>
            </w:pPr>
            <w:r>
              <w:rPr>
                <w:color w:val="000000"/>
                <w:sz w:val="18"/>
                <w:szCs w:val="18"/>
              </w:rPr>
              <w:t>17.0%</w:t>
            </w:r>
          </w:p>
        </w:tc>
        <w:tc>
          <w:tcPr>
            <w:tcW w:w="1144" w:type="dxa"/>
            <w:tcBorders>
              <w:top w:val="nil"/>
              <w:left w:val="nil"/>
              <w:bottom w:val="single" w:sz="4" w:space="0" w:color="000000"/>
              <w:right w:val="single" w:sz="4" w:space="0" w:color="000000"/>
            </w:tcBorders>
            <w:shd w:val="clear" w:color="auto" w:fill="auto"/>
            <w:vAlign w:val="bottom"/>
          </w:tcPr>
          <w:p w14:paraId="000008E9" w14:textId="77777777" w:rsidR="002045CD" w:rsidRDefault="005C60F8">
            <w:pPr>
              <w:spacing w:after="0" w:line="240" w:lineRule="auto"/>
              <w:jc w:val="right"/>
              <w:rPr>
                <w:color w:val="000000"/>
                <w:sz w:val="18"/>
                <w:szCs w:val="18"/>
              </w:rPr>
            </w:pPr>
            <w:r>
              <w:rPr>
                <w:color w:val="000000"/>
                <w:sz w:val="18"/>
                <w:szCs w:val="18"/>
              </w:rPr>
              <w:t>18,700</w:t>
            </w:r>
          </w:p>
        </w:tc>
        <w:tc>
          <w:tcPr>
            <w:tcW w:w="1029" w:type="dxa"/>
            <w:tcBorders>
              <w:top w:val="nil"/>
              <w:left w:val="nil"/>
              <w:bottom w:val="single" w:sz="4" w:space="0" w:color="000000"/>
              <w:right w:val="single" w:sz="4" w:space="0" w:color="000000"/>
            </w:tcBorders>
            <w:shd w:val="clear" w:color="auto" w:fill="auto"/>
          </w:tcPr>
          <w:p w14:paraId="000008EA" w14:textId="77777777" w:rsidR="002045CD" w:rsidRDefault="005C60F8">
            <w:pPr>
              <w:spacing w:after="0" w:line="240" w:lineRule="auto"/>
              <w:jc w:val="right"/>
              <w:rPr>
                <w:color w:val="000000"/>
                <w:sz w:val="18"/>
                <w:szCs w:val="18"/>
              </w:rPr>
            </w:pPr>
            <w:r>
              <w:rPr>
                <w:sz w:val="18"/>
                <w:szCs w:val="18"/>
              </w:rPr>
              <w:t>3,200</w:t>
            </w:r>
          </w:p>
        </w:tc>
        <w:tc>
          <w:tcPr>
            <w:tcW w:w="845" w:type="dxa"/>
            <w:tcBorders>
              <w:top w:val="nil"/>
              <w:left w:val="nil"/>
              <w:bottom w:val="single" w:sz="4" w:space="0" w:color="000000"/>
              <w:right w:val="single" w:sz="4" w:space="0" w:color="000000"/>
            </w:tcBorders>
            <w:shd w:val="clear" w:color="auto" w:fill="auto"/>
          </w:tcPr>
          <w:p w14:paraId="000008EB" w14:textId="77777777" w:rsidR="002045CD" w:rsidRDefault="005C60F8">
            <w:pPr>
              <w:spacing w:after="0" w:line="240" w:lineRule="auto"/>
              <w:jc w:val="right"/>
              <w:rPr>
                <w:color w:val="000000"/>
                <w:sz w:val="18"/>
                <w:szCs w:val="18"/>
              </w:rPr>
            </w:pPr>
            <w:r>
              <w:rPr>
                <w:sz w:val="18"/>
                <w:szCs w:val="18"/>
              </w:rPr>
              <w:t>17.1%</w:t>
            </w:r>
          </w:p>
        </w:tc>
        <w:tc>
          <w:tcPr>
            <w:tcW w:w="1052" w:type="dxa"/>
            <w:tcBorders>
              <w:top w:val="nil"/>
              <w:left w:val="nil"/>
              <w:bottom w:val="single" w:sz="4" w:space="0" w:color="000000"/>
              <w:right w:val="single" w:sz="4" w:space="0" w:color="000000"/>
            </w:tcBorders>
            <w:shd w:val="clear" w:color="auto" w:fill="auto"/>
          </w:tcPr>
          <w:p w14:paraId="000008EC" w14:textId="77777777" w:rsidR="002045CD" w:rsidRDefault="005C60F8">
            <w:pPr>
              <w:spacing w:after="0" w:line="240" w:lineRule="auto"/>
              <w:jc w:val="right"/>
              <w:rPr>
                <w:color w:val="000000"/>
                <w:sz w:val="18"/>
                <w:szCs w:val="18"/>
              </w:rPr>
            </w:pPr>
            <w:r>
              <w:rPr>
                <w:sz w:val="18"/>
                <w:szCs w:val="18"/>
              </w:rPr>
              <w:t>-1,300</w:t>
            </w:r>
          </w:p>
        </w:tc>
        <w:tc>
          <w:tcPr>
            <w:tcW w:w="999" w:type="dxa"/>
            <w:tcBorders>
              <w:top w:val="nil"/>
              <w:left w:val="nil"/>
              <w:bottom w:val="single" w:sz="4" w:space="0" w:color="000000"/>
              <w:right w:val="single" w:sz="4" w:space="0" w:color="000000"/>
            </w:tcBorders>
            <w:shd w:val="clear" w:color="auto" w:fill="auto"/>
          </w:tcPr>
          <w:p w14:paraId="000008ED" w14:textId="77777777" w:rsidR="002045CD" w:rsidRDefault="005C60F8">
            <w:pPr>
              <w:spacing w:after="0" w:line="240" w:lineRule="auto"/>
              <w:jc w:val="right"/>
              <w:rPr>
                <w:color w:val="000000"/>
                <w:sz w:val="18"/>
                <w:szCs w:val="18"/>
              </w:rPr>
            </w:pPr>
            <w:r>
              <w:rPr>
                <w:sz w:val="18"/>
                <w:szCs w:val="18"/>
              </w:rPr>
              <w:t>-200</w:t>
            </w:r>
          </w:p>
        </w:tc>
        <w:tc>
          <w:tcPr>
            <w:tcW w:w="1029" w:type="dxa"/>
            <w:tcBorders>
              <w:top w:val="nil"/>
              <w:left w:val="nil"/>
              <w:bottom w:val="single" w:sz="4" w:space="0" w:color="000000"/>
              <w:right w:val="single" w:sz="4" w:space="0" w:color="000000"/>
            </w:tcBorders>
            <w:shd w:val="clear" w:color="auto" w:fill="auto"/>
          </w:tcPr>
          <w:p w14:paraId="000008EE" w14:textId="77777777" w:rsidR="002045CD" w:rsidRDefault="005C60F8">
            <w:pPr>
              <w:spacing w:after="0" w:line="240" w:lineRule="auto"/>
              <w:jc w:val="right"/>
              <w:rPr>
                <w:color w:val="000000"/>
                <w:sz w:val="18"/>
                <w:szCs w:val="18"/>
              </w:rPr>
            </w:pPr>
            <w:r>
              <w:rPr>
                <w:sz w:val="18"/>
                <w:szCs w:val="18"/>
              </w:rPr>
              <w:t>0.1%</w:t>
            </w:r>
          </w:p>
        </w:tc>
        <w:tc>
          <w:tcPr>
            <w:tcW w:w="1052" w:type="dxa"/>
            <w:tcBorders>
              <w:top w:val="nil"/>
              <w:left w:val="nil"/>
              <w:bottom w:val="single" w:sz="4" w:space="0" w:color="000000"/>
              <w:right w:val="single" w:sz="4" w:space="0" w:color="000000"/>
            </w:tcBorders>
            <w:shd w:val="clear" w:color="auto" w:fill="auto"/>
          </w:tcPr>
          <w:p w14:paraId="000008EF" w14:textId="77777777" w:rsidR="002045CD" w:rsidRDefault="005C60F8">
            <w:pPr>
              <w:spacing w:after="0" w:line="240" w:lineRule="auto"/>
              <w:jc w:val="right"/>
              <w:rPr>
                <w:color w:val="000000"/>
                <w:sz w:val="18"/>
                <w:szCs w:val="18"/>
              </w:rPr>
            </w:pPr>
            <w:r>
              <w:rPr>
                <w:sz w:val="18"/>
                <w:szCs w:val="18"/>
              </w:rPr>
              <w:t>-6.5%</w:t>
            </w:r>
          </w:p>
        </w:tc>
        <w:tc>
          <w:tcPr>
            <w:tcW w:w="1094" w:type="dxa"/>
            <w:tcBorders>
              <w:top w:val="nil"/>
              <w:left w:val="nil"/>
              <w:bottom w:val="single" w:sz="4" w:space="0" w:color="000000"/>
              <w:right w:val="single" w:sz="4" w:space="0" w:color="000000"/>
            </w:tcBorders>
            <w:shd w:val="clear" w:color="auto" w:fill="auto"/>
          </w:tcPr>
          <w:p w14:paraId="000008F0" w14:textId="77777777" w:rsidR="002045CD" w:rsidRDefault="005C60F8">
            <w:pPr>
              <w:spacing w:after="0" w:line="240" w:lineRule="auto"/>
              <w:jc w:val="right"/>
              <w:rPr>
                <w:color w:val="000000"/>
                <w:sz w:val="18"/>
                <w:szCs w:val="18"/>
              </w:rPr>
            </w:pPr>
            <w:r>
              <w:rPr>
                <w:sz w:val="18"/>
                <w:szCs w:val="18"/>
              </w:rPr>
              <w:t>-5.9%</w:t>
            </w:r>
          </w:p>
        </w:tc>
        <w:tc>
          <w:tcPr>
            <w:tcW w:w="1027" w:type="dxa"/>
            <w:tcBorders>
              <w:top w:val="nil"/>
              <w:left w:val="nil"/>
              <w:bottom w:val="single" w:sz="4" w:space="0" w:color="000000"/>
              <w:right w:val="single" w:sz="4" w:space="0" w:color="000000"/>
            </w:tcBorders>
            <w:shd w:val="clear" w:color="auto" w:fill="auto"/>
          </w:tcPr>
          <w:p w14:paraId="000008F1" w14:textId="77777777" w:rsidR="002045CD" w:rsidRDefault="005C60F8">
            <w:pPr>
              <w:spacing w:after="0" w:line="240" w:lineRule="auto"/>
              <w:jc w:val="right"/>
              <w:rPr>
                <w:color w:val="000000"/>
                <w:sz w:val="18"/>
                <w:szCs w:val="18"/>
              </w:rPr>
            </w:pPr>
            <w:r>
              <w:rPr>
                <w:sz w:val="18"/>
                <w:szCs w:val="18"/>
              </w:rPr>
              <w:t>0.7%</w:t>
            </w:r>
          </w:p>
        </w:tc>
      </w:tr>
      <w:tr w:rsidR="002045CD" w14:paraId="3B539D21"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F2" w14:textId="77777777" w:rsidR="002045CD" w:rsidRDefault="005C60F8">
            <w:pPr>
              <w:spacing w:after="0" w:line="240" w:lineRule="auto"/>
              <w:rPr>
                <w:b/>
                <w:color w:val="000000"/>
                <w:sz w:val="18"/>
                <w:szCs w:val="18"/>
              </w:rPr>
            </w:pPr>
            <w:r>
              <w:rPr>
                <w:b/>
                <w:color w:val="000000"/>
                <w:sz w:val="18"/>
                <w:szCs w:val="18"/>
              </w:rPr>
              <w:t>Washington</w:t>
            </w:r>
          </w:p>
        </w:tc>
        <w:tc>
          <w:tcPr>
            <w:tcW w:w="1052" w:type="dxa"/>
            <w:tcBorders>
              <w:top w:val="nil"/>
              <w:left w:val="nil"/>
              <w:bottom w:val="single" w:sz="4" w:space="0" w:color="000000"/>
              <w:right w:val="single" w:sz="4" w:space="0" w:color="000000"/>
            </w:tcBorders>
            <w:shd w:val="clear" w:color="auto" w:fill="auto"/>
            <w:vAlign w:val="bottom"/>
          </w:tcPr>
          <w:p w14:paraId="000008F3" w14:textId="77777777" w:rsidR="002045CD" w:rsidRDefault="005C60F8">
            <w:pPr>
              <w:spacing w:after="0" w:line="240" w:lineRule="auto"/>
              <w:jc w:val="right"/>
              <w:rPr>
                <w:color w:val="000000"/>
                <w:sz w:val="18"/>
                <w:szCs w:val="18"/>
              </w:rPr>
            </w:pPr>
            <w:r>
              <w:rPr>
                <w:color w:val="000000"/>
                <w:sz w:val="18"/>
                <w:szCs w:val="18"/>
              </w:rPr>
              <w:t>17,100</w:t>
            </w:r>
          </w:p>
        </w:tc>
        <w:tc>
          <w:tcPr>
            <w:tcW w:w="1029" w:type="dxa"/>
            <w:tcBorders>
              <w:top w:val="nil"/>
              <w:left w:val="nil"/>
              <w:bottom w:val="single" w:sz="4" w:space="0" w:color="000000"/>
              <w:right w:val="single" w:sz="4" w:space="0" w:color="000000"/>
            </w:tcBorders>
            <w:shd w:val="clear" w:color="auto" w:fill="auto"/>
            <w:vAlign w:val="bottom"/>
          </w:tcPr>
          <w:p w14:paraId="000008F4" w14:textId="77777777" w:rsidR="002045CD" w:rsidRDefault="005C60F8">
            <w:pPr>
              <w:spacing w:after="0" w:line="240" w:lineRule="auto"/>
              <w:jc w:val="right"/>
              <w:rPr>
                <w:color w:val="000000"/>
                <w:sz w:val="18"/>
                <w:szCs w:val="18"/>
              </w:rPr>
            </w:pPr>
            <w:r>
              <w:rPr>
                <w:color w:val="000000"/>
                <w:sz w:val="18"/>
                <w:szCs w:val="18"/>
              </w:rPr>
              <w:t>3,000</w:t>
            </w:r>
          </w:p>
        </w:tc>
        <w:tc>
          <w:tcPr>
            <w:tcW w:w="915" w:type="dxa"/>
            <w:tcBorders>
              <w:top w:val="nil"/>
              <w:left w:val="nil"/>
              <w:bottom w:val="single" w:sz="4" w:space="0" w:color="000000"/>
              <w:right w:val="single" w:sz="4" w:space="0" w:color="000000"/>
            </w:tcBorders>
            <w:shd w:val="clear" w:color="auto" w:fill="auto"/>
            <w:vAlign w:val="bottom"/>
          </w:tcPr>
          <w:p w14:paraId="000008F5" w14:textId="77777777" w:rsidR="002045CD" w:rsidRDefault="005C60F8">
            <w:pPr>
              <w:spacing w:after="0" w:line="240" w:lineRule="auto"/>
              <w:jc w:val="right"/>
              <w:rPr>
                <w:color w:val="000000"/>
                <w:sz w:val="18"/>
                <w:szCs w:val="18"/>
              </w:rPr>
            </w:pPr>
            <w:r>
              <w:rPr>
                <w:color w:val="000000"/>
                <w:sz w:val="18"/>
                <w:szCs w:val="18"/>
              </w:rPr>
              <w:t>17.5%</w:t>
            </w:r>
          </w:p>
        </w:tc>
        <w:tc>
          <w:tcPr>
            <w:tcW w:w="1144" w:type="dxa"/>
            <w:tcBorders>
              <w:top w:val="nil"/>
              <w:left w:val="nil"/>
              <w:bottom w:val="single" w:sz="4" w:space="0" w:color="000000"/>
              <w:right w:val="single" w:sz="4" w:space="0" w:color="000000"/>
            </w:tcBorders>
            <w:shd w:val="clear" w:color="auto" w:fill="auto"/>
            <w:vAlign w:val="bottom"/>
          </w:tcPr>
          <w:p w14:paraId="000008F6" w14:textId="77777777" w:rsidR="002045CD" w:rsidRDefault="005C60F8">
            <w:pPr>
              <w:spacing w:after="0" w:line="240" w:lineRule="auto"/>
              <w:jc w:val="right"/>
              <w:rPr>
                <w:color w:val="000000"/>
                <w:sz w:val="18"/>
                <w:szCs w:val="18"/>
              </w:rPr>
            </w:pPr>
            <w:r>
              <w:rPr>
                <w:color w:val="000000"/>
                <w:sz w:val="18"/>
                <w:szCs w:val="18"/>
              </w:rPr>
              <w:t>9,600</w:t>
            </w:r>
          </w:p>
        </w:tc>
        <w:tc>
          <w:tcPr>
            <w:tcW w:w="1029" w:type="dxa"/>
            <w:tcBorders>
              <w:top w:val="nil"/>
              <w:left w:val="nil"/>
              <w:bottom w:val="single" w:sz="4" w:space="0" w:color="000000"/>
              <w:right w:val="single" w:sz="4" w:space="0" w:color="000000"/>
            </w:tcBorders>
            <w:shd w:val="clear" w:color="auto" w:fill="auto"/>
          </w:tcPr>
          <w:p w14:paraId="000008F7" w14:textId="77777777" w:rsidR="002045CD" w:rsidRDefault="005C60F8">
            <w:pPr>
              <w:spacing w:after="0" w:line="240" w:lineRule="auto"/>
              <w:jc w:val="right"/>
              <w:rPr>
                <w:color w:val="000000"/>
                <w:sz w:val="18"/>
                <w:szCs w:val="18"/>
              </w:rPr>
            </w:pPr>
            <w:r>
              <w:rPr>
                <w:sz w:val="18"/>
                <w:szCs w:val="18"/>
              </w:rPr>
              <w:t>1,700</w:t>
            </w:r>
          </w:p>
        </w:tc>
        <w:tc>
          <w:tcPr>
            <w:tcW w:w="845" w:type="dxa"/>
            <w:tcBorders>
              <w:top w:val="nil"/>
              <w:left w:val="nil"/>
              <w:bottom w:val="single" w:sz="4" w:space="0" w:color="000000"/>
              <w:right w:val="single" w:sz="4" w:space="0" w:color="000000"/>
            </w:tcBorders>
            <w:shd w:val="clear" w:color="auto" w:fill="auto"/>
          </w:tcPr>
          <w:p w14:paraId="000008F8" w14:textId="77777777" w:rsidR="002045CD" w:rsidRDefault="005C60F8">
            <w:pPr>
              <w:spacing w:after="0" w:line="240" w:lineRule="auto"/>
              <w:jc w:val="right"/>
              <w:rPr>
                <w:color w:val="000000"/>
                <w:sz w:val="18"/>
                <w:szCs w:val="18"/>
              </w:rPr>
            </w:pPr>
            <w:r>
              <w:rPr>
                <w:sz w:val="18"/>
                <w:szCs w:val="18"/>
              </w:rPr>
              <w:t>17.7%</w:t>
            </w:r>
          </w:p>
        </w:tc>
        <w:tc>
          <w:tcPr>
            <w:tcW w:w="1052" w:type="dxa"/>
            <w:tcBorders>
              <w:top w:val="nil"/>
              <w:left w:val="nil"/>
              <w:bottom w:val="single" w:sz="4" w:space="0" w:color="000000"/>
              <w:right w:val="single" w:sz="4" w:space="0" w:color="000000"/>
            </w:tcBorders>
            <w:shd w:val="clear" w:color="auto" w:fill="auto"/>
          </w:tcPr>
          <w:p w14:paraId="000008F9" w14:textId="77777777" w:rsidR="002045CD" w:rsidRDefault="005C60F8">
            <w:pPr>
              <w:spacing w:after="0" w:line="240" w:lineRule="auto"/>
              <w:jc w:val="right"/>
              <w:rPr>
                <w:color w:val="000000"/>
                <w:sz w:val="18"/>
                <w:szCs w:val="18"/>
              </w:rPr>
            </w:pPr>
            <w:r>
              <w:rPr>
                <w:sz w:val="18"/>
                <w:szCs w:val="18"/>
              </w:rPr>
              <w:t>-7,500</w:t>
            </w:r>
          </w:p>
        </w:tc>
        <w:tc>
          <w:tcPr>
            <w:tcW w:w="999" w:type="dxa"/>
            <w:tcBorders>
              <w:top w:val="nil"/>
              <w:left w:val="nil"/>
              <w:bottom w:val="single" w:sz="4" w:space="0" w:color="000000"/>
              <w:right w:val="single" w:sz="4" w:space="0" w:color="000000"/>
            </w:tcBorders>
            <w:shd w:val="clear" w:color="auto" w:fill="auto"/>
          </w:tcPr>
          <w:p w14:paraId="000008FA" w14:textId="77777777" w:rsidR="002045CD" w:rsidRDefault="005C60F8">
            <w:pPr>
              <w:spacing w:after="0" w:line="240" w:lineRule="auto"/>
              <w:jc w:val="right"/>
              <w:rPr>
                <w:color w:val="000000"/>
                <w:sz w:val="18"/>
                <w:szCs w:val="18"/>
              </w:rPr>
            </w:pPr>
            <w:r>
              <w:rPr>
                <w:sz w:val="18"/>
                <w:szCs w:val="18"/>
              </w:rPr>
              <w:t>-1,300</w:t>
            </w:r>
          </w:p>
        </w:tc>
        <w:tc>
          <w:tcPr>
            <w:tcW w:w="1029" w:type="dxa"/>
            <w:tcBorders>
              <w:top w:val="nil"/>
              <w:left w:val="nil"/>
              <w:bottom w:val="single" w:sz="4" w:space="0" w:color="000000"/>
              <w:right w:val="single" w:sz="4" w:space="0" w:color="000000"/>
            </w:tcBorders>
            <w:shd w:val="clear" w:color="auto" w:fill="auto"/>
          </w:tcPr>
          <w:p w14:paraId="000008FB" w14:textId="77777777" w:rsidR="002045CD" w:rsidRDefault="005C60F8">
            <w:pPr>
              <w:spacing w:after="0" w:line="240" w:lineRule="auto"/>
              <w:jc w:val="right"/>
              <w:rPr>
                <w:color w:val="000000"/>
                <w:sz w:val="18"/>
                <w:szCs w:val="18"/>
              </w:rPr>
            </w:pPr>
            <w:r>
              <w:rPr>
                <w:sz w:val="18"/>
                <w:szCs w:val="18"/>
              </w:rPr>
              <w:t>0.2%</w:t>
            </w:r>
          </w:p>
        </w:tc>
        <w:tc>
          <w:tcPr>
            <w:tcW w:w="1052" w:type="dxa"/>
            <w:tcBorders>
              <w:top w:val="nil"/>
              <w:left w:val="nil"/>
              <w:bottom w:val="single" w:sz="4" w:space="0" w:color="000000"/>
              <w:right w:val="single" w:sz="4" w:space="0" w:color="000000"/>
            </w:tcBorders>
            <w:shd w:val="clear" w:color="auto" w:fill="auto"/>
          </w:tcPr>
          <w:p w14:paraId="000008FC" w14:textId="77777777" w:rsidR="002045CD" w:rsidRDefault="005C60F8">
            <w:pPr>
              <w:spacing w:after="0" w:line="240" w:lineRule="auto"/>
              <w:jc w:val="right"/>
              <w:rPr>
                <w:color w:val="000000"/>
                <w:sz w:val="18"/>
                <w:szCs w:val="18"/>
              </w:rPr>
            </w:pPr>
            <w:r>
              <w:rPr>
                <w:sz w:val="18"/>
                <w:szCs w:val="18"/>
              </w:rPr>
              <w:t>-43.9%</w:t>
            </w:r>
          </w:p>
        </w:tc>
        <w:tc>
          <w:tcPr>
            <w:tcW w:w="1094" w:type="dxa"/>
            <w:tcBorders>
              <w:top w:val="nil"/>
              <w:left w:val="nil"/>
              <w:bottom w:val="single" w:sz="4" w:space="0" w:color="000000"/>
              <w:right w:val="single" w:sz="4" w:space="0" w:color="000000"/>
            </w:tcBorders>
            <w:shd w:val="clear" w:color="auto" w:fill="auto"/>
          </w:tcPr>
          <w:p w14:paraId="000008FD" w14:textId="77777777" w:rsidR="002045CD" w:rsidRDefault="005C60F8">
            <w:pPr>
              <w:spacing w:after="0" w:line="240" w:lineRule="auto"/>
              <w:jc w:val="right"/>
              <w:rPr>
                <w:color w:val="000000"/>
                <w:sz w:val="18"/>
                <w:szCs w:val="18"/>
              </w:rPr>
            </w:pPr>
            <w:r>
              <w:rPr>
                <w:sz w:val="18"/>
                <w:szCs w:val="18"/>
              </w:rPr>
              <w:t>-43.3%</w:t>
            </w:r>
          </w:p>
        </w:tc>
        <w:tc>
          <w:tcPr>
            <w:tcW w:w="1027" w:type="dxa"/>
            <w:tcBorders>
              <w:top w:val="nil"/>
              <w:left w:val="nil"/>
              <w:bottom w:val="single" w:sz="4" w:space="0" w:color="000000"/>
              <w:right w:val="single" w:sz="4" w:space="0" w:color="000000"/>
            </w:tcBorders>
            <w:shd w:val="clear" w:color="auto" w:fill="auto"/>
          </w:tcPr>
          <w:p w14:paraId="000008FE" w14:textId="77777777" w:rsidR="002045CD" w:rsidRDefault="005C60F8">
            <w:pPr>
              <w:spacing w:after="0" w:line="240" w:lineRule="auto"/>
              <w:jc w:val="right"/>
              <w:rPr>
                <w:color w:val="000000"/>
                <w:sz w:val="18"/>
                <w:szCs w:val="18"/>
              </w:rPr>
            </w:pPr>
            <w:r>
              <w:rPr>
                <w:sz w:val="18"/>
                <w:szCs w:val="18"/>
              </w:rPr>
              <w:t>0.9%</w:t>
            </w:r>
          </w:p>
        </w:tc>
      </w:tr>
      <w:tr w:rsidR="002045CD" w14:paraId="11BFC971"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8FF" w14:textId="77777777" w:rsidR="002045CD" w:rsidRDefault="005C60F8">
            <w:pPr>
              <w:spacing w:after="0" w:line="240" w:lineRule="auto"/>
              <w:rPr>
                <w:b/>
                <w:color w:val="000000"/>
                <w:sz w:val="18"/>
                <w:szCs w:val="18"/>
              </w:rPr>
            </w:pPr>
            <w:r>
              <w:rPr>
                <w:b/>
                <w:color w:val="000000"/>
                <w:sz w:val="18"/>
                <w:szCs w:val="18"/>
              </w:rPr>
              <w:t>West Virginia</w:t>
            </w:r>
          </w:p>
        </w:tc>
        <w:tc>
          <w:tcPr>
            <w:tcW w:w="1052" w:type="dxa"/>
            <w:tcBorders>
              <w:top w:val="nil"/>
              <w:left w:val="nil"/>
              <w:bottom w:val="single" w:sz="4" w:space="0" w:color="000000"/>
              <w:right w:val="single" w:sz="4" w:space="0" w:color="000000"/>
            </w:tcBorders>
            <w:shd w:val="clear" w:color="auto" w:fill="auto"/>
            <w:vAlign w:val="bottom"/>
          </w:tcPr>
          <w:p w14:paraId="00000900" w14:textId="77777777" w:rsidR="002045CD" w:rsidRDefault="005C60F8">
            <w:pPr>
              <w:spacing w:after="0" w:line="240" w:lineRule="auto"/>
              <w:jc w:val="right"/>
              <w:rPr>
                <w:color w:val="000000"/>
                <w:sz w:val="18"/>
                <w:szCs w:val="18"/>
              </w:rPr>
            </w:pPr>
            <w:r>
              <w:rPr>
                <w:color w:val="000000"/>
                <w:sz w:val="18"/>
                <w:szCs w:val="18"/>
              </w:rPr>
              <w:t>4,200</w:t>
            </w:r>
          </w:p>
        </w:tc>
        <w:tc>
          <w:tcPr>
            <w:tcW w:w="1029" w:type="dxa"/>
            <w:tcBorders>
              <w:top w:val="nil"/>
              <w:left w:val="nil"/>
              <w:bottom w:val="single" w:sz="4" w:space="0" w:color="000000"/>
              <w:right w:val="single" w:sz="4" w:space="0" w:color="000000"/>
            </w:tcBorders>
            <w:shd w:val="clear" w:color="auto" w:fill="auto"/>
            <w:vAlign w:val="bottom"/>
          </w:tcPr>
          <w:p w14:paraId="00000901" w14:textId="77777777" w:rsidR="002045CD" w:rsidRDefault="005C60F8">
            <w:pPr>
              <w:spacing w:after="0" w:line="240" w:lineRule="auto"/>
              <w:jc w:val="right"/>
              <w:rPr>
                <w:color w:val="000000"/>
                <w:sz w:val="18"/>
                <w:szCs w:val="18"/>
              </w:rPr>
            </w:pPr>
            <w:r>
              <w:rPr>
                <w:color w:val="000000"/>
                <w:sz w:val="18"/>
                <w:szCs w:val="18"/>
              </w:rPr>
              <w:t>600</w:t>
            </w:r>
          </w:p>
        </w:tc>
        <w:tc>
          <w:tcPr>
            <w:tcW w:w="915" w:type="dxa"/>
            <w:tcBorders>
              <w:top w:val="nil"/>
              <w:left w:val="nil"/>
              <w:bottom w:val="single" w:sz="4" w:space="0" w:color="000000"/>
              <w:right w:val="single" w:sz="4" w:space="0" w:color="000000"/>
            </w:tcBorders>
            <w:shd w:val="clear" w:color="auto" w:fill="auto"/>
            <w:vAlign w:val="bottom"/>
          </w:tcPr>
          <w:p w14:paraId="00000902" w14:textId="77777777" w:rsidR="002045CD" w:rsidRDefault="005C60F8">
            <w:pPr>
              <w:spacing w:after="0" w:line="240" w:lineRule="auto"/>
              <w:jc w:val="right"/>
              <w:rPr>
                <w:color w:val="000000"/>
                <w:sz w:val="18"/>
                <w:szCs w:val="18"/>
              </w:rPr>
            </w:pPr>
            <w:r>
              <w:rPr>
                <w:color w:val="000000"/>
                <w:sz w:val="18"/>
                <w:szCs w:val="18"/>
              </w:rPr>
              <w:t>14.3%</w:t>
            </w:r>
          </w:p>
        </w:tc>
        <w:tc>
          <w:tcPr>
            <w:tcW w:w="1144" w:type="dxa"/>
            <w:tcBorders>
              <w:top w:val="nil"/>
              <w:left w:val="nil"/>
              <w:bottom w:val="single" w:sz="4" w:space="0" w:color="000000"/>
              <w:right w:val="single" w:sz="4" w:space="0" w:color="000000"/>
            </w:tcBorders>
            <w:shd w:val="clear" w:color="auto" w:fill="auto"/>
            <w:vAlign w:val="bottom"/>
          </w:tcPr>
          <w:p w14:paraId="00000903" w14:textId="77777777" w:rsidR="002045CD" w:rsidRDefault="005C60F8">
            <w:pPr>
              <w:spacing w:after="0" w:line="240" w:lineRule="auto"/>
              <w:jc w:val="right"/>
              <w:rPr>
                <w:color w:val="000000"/>
                <w:sz w:val="18"/>
                <w:szCs w:val="18"/>
              </w:rPr>
            </w:pPr>
            <w:r>
              <w:rPr>
                <w:color w:val="000000"/>
                <w:sz w:val="18"/>
                <w:szCs w:val="18"/>
              </w:rPr>
              <w:t>4,000</w:t>
            </w:r>
          </w:p>
        </w:tc>
        <w:tc>
          <w:tcPr>
            <w:tcW w:w="1029" w:type="dxa"/>
            <w:tcBorders>
              <w:top w:val="nil"/>
              <w:left w:val="nil"/>
              <w:bottom w:val="single" w:sz="4" w:space="0" w:color="000000"/>
              <w:right w:val="single" w:sz="4" w:space="0" w:color="000000"/>
            </w:tcBorders>
            <w:shd w:val="clear" w:color="auto" w:fill="auto"/>
          </w:tcPr>
          <w:p w14:paraId="00000904" w14:textId="77777777" w:rsidR="002045CD" w:rsidRDefault="005C60F8">
            <w:pPr>
              <w:spacing w:after="0" w:line="240" w:lineRule="auto"/>
              <w:jc w:val="right"/>
              <w:rPr>
                <w:color w:val="000000"/>
                <w:sz w:val="18"/>
                <w:szCs w:val="18"/>
              </w:rPr>
            </w:pPr>
            <w:r>
              <w:rPr>
                <w:sz w:val="18"/>
                <w:szCs w:val="18"/>
              </w:rPr>
              <w:t>600</w:t>
            </w:r>
          </w:p>
        </w:tc>
        <w:tc>
          <w:tcPr>
            <w:tcW w:w="845" w:type="dxa"/>
            <w:tcBorders>
              <w:top w:val="nil"/>
              <w:left w:val="nil"/>
              <w:bottom w:val="single" w:sz="4" w:space="0" w:color="000000"/>
              <w:right w:val="single" w:sz="4" w:space="0" w:color="000000"/>
            </w:tcBorders>
            <w:shd w:val="clear" w:color="auto" w:fill="auto"/>
          </w:tcPr>
          <w:p w14:paraId="00000905" w14:textId="77777777" w:rsidR="002045CD" w:rsidRDefault="005C60F8">
            <w:pPr>
              <w:spacing w:after="0" w:line="240" w:lineRule="auto"/>
              <w:jc w:val="right"/>
              <w:rPr>
                <w:color w:val="000000"/>
                <w:sz w:val="18"/>
                <w:szCs w:val="18"/>
              </w:rPr>
            </w:pPr>
            <w:r>
              <w:rPr>
                <w:sz w:val="18"/>
                <w:szCs w:val="18"/>
              </w:rPr>
              <w:t>15.0%</w:t>
            </w:r>
          </w:p>
        </w:tc>
        <w:tc>
          <w:tcPr>
            <w:tcW w:w="1052" w:type="dxa"/>
            <w:tcBorders>
              <w:top w:val="nil"/>
              <w:left w:val="nil"/>
              <w:bottom w:val="single" w:sz="4" w:space="0" w:color="000000"/>
              <w:right w:val="single" w:sz="4" w:space="0" w:color="000000"/>
            </w:tcBorders>
            <w:shd w:val="clear" w:color="auto" w:fill="auto"/>
          </w:tcPr>
          <w:p w14:paraId="00000906" w14:textId="77777777" w:rsidR="002045CD" w:rsidRDefault="005C60F8">
            <w:pPr>
              <w:spacing w:after="0" w:line="240" w:lineRule="auto"/>
              <w:jc w:val="right"/>
              <w:rPr>
                <w:color w:val="000000"/>
                <w:sz w:val="18"/>
                <w:szCs w:val="18"/>
              </w:rPr>
            </w:pPr>
            <w:r>
              <w:rPr>
                <w:sz w:val="18"/>
                <w:szCs w:val="18"/>
              </w:rPr>
              <w:t>-200</w:t>
            </w:r>
          </w:p>
        </w:tc>
        <w:tc>
          <w:tcPr>
            <w:tcW w:w="999" w:type="dxa"/>
            <w:tcBorders>
              <w:top w:val="nil"/>
              <w:left w:val="nil"/>
              <w:bottom w:val="single" w:sz="4" w:space="0" w:color="000000"/>
              <w:right w:val="single" w:sz="4" w:space="0" w:color="000000"/>
            </w:tcBorders>
            <w:shd w:val="clear" w:color="auto" w:fill="auto"/>
          </w:tcPr>
          <w:p w14:paraId="00000907"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908" w14:textId="77777777" w:rsidR="002045CD" w:rsidRDefault="005C60F8">
            <w:pPr>
              <w:spacing w:after="0" w:line="240" w:lineRule="auto"/>
              <w:jc w:val="right"/>
              <w:rPr>
                <w:color w:val="000000"/>
                <w:sz w:val="18"/>
                <w:szCs w:val="18"/>
              </w:rPr>
            </w:pPr>
            <w:r>
              <w:rPr>
                <w:sz w:val="18"/>
                <w:szCs w:val="18"/>
              </w:rPr>
              <w:t>0.7%</w:t>
            </w:r>
          </w:p>
        </w:tc>
        <w:tc>
          <w:tcPr>
            <w:tcW w:w="1052" w:type="dxa"/>
            <w:tcBorders>
              <w:top w:val="nil"/>
              <w:left w:val="nil"/>
              <w:bottom w:val="single" w:sz="4" w:space="0" w:color="000000"/>
              <w:right w:val="single" w:sz="4" w:space="0" w:color="000000"/>
            </w:tcBorders>
            <w:shd w:val="clear" w:color="auto" w:fill="auto"/>
          </w:tcPr>
          <w:p w14:paraId="00000909" w14:textId="77777777" w:rsidR="002045CD" w:rsidRDefault="005C60F8">
            <w:pPr>
              <w:spacing w:after="0" w:line="240" w:lineRule="auto"/>
              <w:jc w:val="right"/>
              <w:rPr>
                <w:color w:val="000000"/>
                <w:sz w:val="18"/>
                <w:szCs w:val="18"/>
              </w:rPr>
            </w:pPr>
            <w:r>
              <w:rPr>
                <w:sz w:val="18"/>
                <w:szCs w:val="18"/>
              </w:rPr>
              <w:t>-4.8%</w:t>
            </w:r>
          </w:p>
        </w:tc>
        <w:tc>
          <w:tcPr>
            <w:tcW w:w="1094" w:type="dxa"/>
            <w:tcBorders>
              <w:top w:val="nil"/>
              <w:left w:val="nil"/>
              <w:bottom w:val="single" w:sz="4" w:space="0" w:color="000000"/>
              <w:right w:val="single" w:sz="4" w:space="0" w:color="000000"/>
            </w:tcBorders>
            <w:shd w:val="clear" w:color="auto" w:fill="auto"/>
          </w:tcPr>
          <w:p w14:paraId="0000090A"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90B" w14:textId="77777777" w:rsidR="002045CD" w:rsidRDefault="005C60F8">
            <w:pPr>
              <w:spacing w:after="0" w:line="240" w:lineRule="auto"/>
              <w:jc w:val="right"/>
              <w:rPr>
                <w:color w:val="000000"/>
                <w:sz w:val="18"/>
                <w:szCs w:val="18"/>
              </w:rPr>
            </w:pPr>
            <w:r>
              <w:rPr>
                <w:sz w:val="18"/>
                <w:szCs w:val="18"/>
              </w:rPr>
              <w:t>5.0%</w:t>
            </w:r>
          </w:p>
        </w:tc>
      </w:tr>
      <w:tr w:rsidR="002045CD" w14:paraId="059FAE59"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90C" w14:textId="77777777" w:rsidR="002045CD" w:rsidRDefault="005C60F8">
            <w:pPr>
              <w:spacing w:after="0" w:line="240" w:lineRule="auto"/>
              <w:rPr>
                <w:b/>
                <w:color w:val="000000"/>
                <w:sz w:val="18"/>
                <w:szCs w:val="18"/>
              </w:rPr>
            </w:pPr>
            <w:r>
              <w:rPr>
                <w:b/>
                <w:color w:val="000000"/>
                <w:sz w:val="18"/>
                <w:szCs w:val="18"/>
              </w:rPr>
              <w:t>Wisconsin</w:t>
            </w:r>
          </w:p>
        </w:tc>
        <w:tc>
          <w:tcPr>
            <w:tcW w:w="1052" w:type="dxa"/>
            <w:tcBorders>
              <w:top w:val="nil"/>
              <w:left w:val="nil"/>
              <w:bottom w:val="single" w:sz="4" w:space="0" w:color="000000"/>
              <w:right w:val="single" w:sz="4" w:space="0" w:color="000000"/>
            </w:tcBorders>
            <w:shd w:val="clear" w:color="auto" w:fill="auto"/>
            <w:vAlign w:val="bottom"/>
          </w:tcPr>
          <w:p w14:paraId="0000090D" w14:textId="77777777" w:rsidR="002045CD" w:rsidRDefault="005C60F8">
            <w:pPr>
              <w:spacing w:after="0" w:line="240" w:lineRule="auto"/>
              <w:jc w:val="right"/>
              <w:rPr>
                <w:color w:val="000000"/>
                <w:sz w:val="18"/>
                <w:szCs w:val="18"/>
              </w:rPr>
            </w:pPr>
            <w:r>
              <w:rPr>
                <w:color w:val="000000"/>
                <w:sz w:val="18"/>
                <w:szCs w:val="18"/>
              </w:rPr>
              <w:t>14,400</w:t>
            </w:r>
          </w:p>
        </w:tc>
        <w:tc>
          <w:tcPr>
            <w:tcW w:w="1029" w:type="dxa"/>
            <w:tcBorders>
              <w:top w:val="nil"/>
              <w:left w:val="nil"/>
              <w:bottom w:val="single" w:sz="4" w:space="0" w:color="000000"/>
              <w:right w:val="single" w:sz="4" w:space="0" w:color="000000"/>
            </w:tcBorders>
            <w:shd w:val="clear" w:color="auto" w:fill="auto"/>
            <w:vAlign w:val="bottom"/>
          </w:tcPr>
          <w:p w14:paraId="0000090E" w14:textId="77777777" w:rsidR="002045CD" w:rsidRDefault="005C60F8">
            <w:pPr>
              <w:spacing w:after="0" w:line="240" w:lineRule="auto"/>
              <w:jc w:val="right"/>
              <w:rPr>
                <w:color w:val="000000"/>
                <w:sz w:val="18"/>
                <w:szCs w:val="18"/>
              </w:rPr>
            </w:pPr>
            <w:r>
              <w:rPr>
                <w:color w:val="000000"/>
                <w:sz w:val="18"/>
                <w:szCs w:val="18"/>
              </w:rPr>
              <w:t>2,100</w:t>
            </w:r>
          </w:p>
        </w:tc>
        <w:tc>
          <w:tcPr>
            <w:tcW w:w="915" w:type="dxa"/>
            <w:tcBorders>
              <w:top w:val="nil"/>
              <w:left w:val="nil"/>
              <w:bottom w:val="single" w:sz="4" w:space="0" w:color="000000"/>
              <w:right w:val="single" w:sz="4" w:space="0" w:color="000000"/>
            </w:tcBorders>
            <w:shd w:val="clear" w:color="auto" w:fill="auto"/>
            <w:vAlign w:val="bottom"/>
          </w:tcPr>
          <w:p w14:paraId="0000090F" w14:textId="77777777" w:rsidR="002045CD" w:rsidRDefault="005C60F8">
            <w:pPr>
              <w:spacing w:after="0" w:line="240" w:lineRule="auto"/>
              <w:jc w:val="right"/>
              <w:rPr>
                <w:color w:val="000000"/>
                <w:sz w:val="18"/>
                <w:szCs w:val="18"/>
              </w:rPr>
            </w:pPr>
            <w:r>
              <w:rPr>
                <w:color w:val="000000"/>
                <w:sz w:val="18"/>
                <w:szCs w:val="18"/>
              </w:rPr>
              <w:t>14.6%</w:t>
            </w:r>
          </w:p>
        </w:tc>
        <w:tc>
          <w:tcPr>
            <w:tcW w:w="1144" w:type="dxa"/>
            <w:tcBorders>
              <w:top w:val="nil"/>
              <w:left w:val="nil"/>
              <w:bottom w:val="single" w:sz="4" w:space="0" w:color="000000"/>
              <w:right w:val="single" w:sz="4" w:space="0" w:color="000000"/>
            </w:tcBorders>
            <w:shd w:val="clear" w:color="auto" w:fill="auto"/>
            <w:vAlign w:val="bottom"/>
          </w:tcPr>
          <w:p w14:paraId="00000910" w14:textId="77777777" w:rsidR="002045CD" w:rsidRDefault="005C60F8">
            <w:pPr>
              <w:spacing w:after="0" w:line="240" w:lineRule="auto"/>
              <w:jc w:val="right"/>
              <w:rPr>
                <w:color w:val="000000"/>
                <w:sz w:val="18"/>
                <w:szCs w:val="18"/>
              </w:rPr>
            </w:pPr>
            <w:r>
              <w:rPr>
                <w:color w:val="000000"/>
                <w:sz w:val="18"/>
                <w:szCs w:val="18"/>
              </w:rPr>
              <w:t>14,700</w:t>
            </w:r>
          </w:p>
        </w:tc>
        <w:tc>
          <w:tcPr>
            <w:tcW w:w="1029" w:type="dxa"/>
            <w:tcBorders>
              <w:top w:val="nil"/>
              <w:left w:val="nil"/>
              <w:bottom w:val="single" w:sz="4" w:space="0" w:color="000000"/>
              <w:right w:val="single" w:sz="4" w:space="0" w:color="000000"/>
            </w:tcBorders>
            <w:shd w:val="clear" w:color="auto" w:fill="auto"/>
          </w:tcPr>
          <w:p w14:paraId="00000911" w14:textId="77777777" w:rsidR="002045CD" w:rsidRDefault="005C60F8">
            <w:pPr>
              <w:spacing w:after="0" w:line="240" w:lineRule="auto"/>
              <w:jc w:val="right"/>
              <w:rPr>
                <w:color w:val="000000"/>
                <w:sz w:val="18"/>
                <w:szCs w:val="18"/>
              </w:rPr>
            </w:pPr>
            <w:r>
              <w:rPr>
                <w:sz w:val="18"/>
                <w:szCs w:val="18"/>
              </w:rPr>
              <w:t>2,200</w:t>
            </w:r>
          </w:p>
        </w:tc>
        <w:tc>
          <w:tcPr>
            <w:tcW w:w="845" w:type="dxa"/>
            <w:tcBorders>
              <w:top w:val="nil"/>
              <w:left w:val="nil"/>
              <w:bottom w:val="single" w:sz="4" w:space="0" w:color="000000"/>
              <w:right w:val="single" w:sz="4" w:space="0" w:color="000000"/>
            </w:tcBorders>
            <w:shd w:val="clear" w:color="auto" w:fill="auto"/>
          </w:tcPr>
          <w:p w14:paraId="00000912" w14:textId="77777777" w:rsidR="002045CD" w:rsidRDefault="005C60F8">
            <w:pPr>
              <w:spacing w:after="0" w:line="240" w:lineRule="auto"/>
              <w:jc w:val="right"/>
              <w:rPr>
                <w:color w:val="000000"/>
                <w:sz w:val="18"/>
                <w:szCs w:val="18"/>
              </w:rPr>
            </w:pPr>
            <w:r>
              <w:rPr>
                <w:sz w:val="18"/>
                <w:szCs w:val="18"/>
              </w:rPr>
              <w:t>15.0%</w:t>
            </w:r>
          </w:p>
        </w:tc>
        <w:tc>
          <w:tcPr>
            <w:tcW w:w="1052" w:type="dxa"/>
            <w:tcBorders>
              <w:top w:val="nil"/>
              <w:left w:val="nil"/>
              <w:bottom w:val="single" w:sz="4" w:space="0" w:color="000000"/>
              <w:right w:val="single" w:sz="4" w:space="0" w:color="000000"/>
            </w:tcBorders>
            <w:shd w:val="clear" w:color="auto" w:fill="auto"/>
          </w:tcPr>
          <w:p w14:paraId="00000913" w14:textId="77777777" w:rsidR="002045CD" w:rsidRDefault="005C60F8">
            <w:pPr>
              <w:spacing w:after="0" w:line="240" w:lineRule="auto"/>
              <w:jc w:val="right"/>
              <w:rPr>
                <w:color w:val="000000"/>
                <w:sz w:val="18"/>
                <w:szCs w:val="18"/>
              </w:rPr>
            </w:pPr>
            <w:r>
              <w:rPr>
                <w:sz w:val="18"/>
                <w:szCs w:val="18"/>
              </w:rPr>
              <w:t>300</w:t>
            </w:r>
          </w:p>
        </w:tc>
        <w:tc>
          <w:tcPr>
            <w:tcW w:w="999" w:type="dxa"/>
            <w:tcBorders>
              <w:top w:val="nil"/>
              <w:left w:val="nil"/>
              <w:bottom w:val="single" w:sz="4" w:space="0" w:color="000000"/>
              <w:right w:val="single" w:sz="4" w:space="0" w:color="000000"/>
            </w:tcBorders>
            <w:shd w:val="clear" w:color="auto" w:fill="auto"/>
          </w:tcPr>
          <w:p w14:paraId="00000914" w14:textId="77777777" w:rsidR="002045CD" w:rsidRDefault="005C60F8">
            <w:pPr>
              <w:spacing w:after="0" w:line="240" w:lineRule="auto"/>
              <w:jc w:val="right"/>
              <w:rPr>
                <w:color w:val="000000"/>
                <w:sz w:val="18"/>
                <w:szCs w:val="18"/>
              </w:rPr>
            </w:pPr>
            <w:r>
              <w:rPr>
                <w:sz w:val="18"/>
                <w:szCs w:val="18"/>
              </w:rPr>
              <w:t>100</w:t>
            </w:r>
          </w:p>
        </w:tc>
        <w:tc>
          <w:tcPr>
            <w:tcW w:w="1029" w:type="dxa"/>
            <w:tcBorders>
              <w:top w:val="nil"/>
              <w:left w:val="nil"/>
              <w:bottom w:val="single" w:sz="4" w:space="0" w:color="000000"/>
              <w:right w:val="single" w:sz="4" w:space="0" w:color="000000"/>
            </w:tcBorders>
            <w:shd w:val="clear" w:color="auto" w:fill="auto"/>
          </w:tcPr>
          <w:p w14:paraId="00000915" w14:textId="77777777" w:rsidR="002045CD" w:rsidRDefault="005C60F8">
            <w:pPr>
              <w:spacing w:after="0" w:line="240" w:lineRule="auto"/>
              <w:jc w:val="right"/>
              <w:rPr>
                <w:color w:val="000000"/>
                <w:sz w:val="18"/>
                <w:szCs w:val="18"/>
              </w:rPr>
            </w:pPr>
            <w:r>
              <w:rPr>
                <w:sz w:val="18"/>
                <w:szCs w:val="18"/>
              </w:rPr>
              <w:t>0.4%</w:t>
            </w:r>
          </w:p>
        </w:tc>
        <w:tc>
          <w:tcPr>
            <w:tcW w:w="1052" w:type="dxa"/>
            <w:tcBorders>
              <w:top w:val="nil"/>
              <w:left w:val="nil"/>
              <w:bottom w:val="single" w:sz="4" w:space="0" w:color="000000"/>
              <w:right w:val="single" w:sz="4" w:space="0" w:color="000000"/>
            </w:tcBorders>
            <w:shd w:val="clear" w:color="auto" w:fill="auto"/>
          </w:tcPr>
          <w:p w14:paraId="00000916" w14:textId="77777777" w:rsidR="002045CD" w:rsidRDefault="005C60F8">
            <w:pPr>
              <w:spacing w:after="0" w:line="240" w:lineRule="auto"/>
              <w:jc w:val="right"/>
              <w:rPr>
                <w:color w:val="000000"/>
                <w:sz w:val="18"/>
                <w:szCs w:val="18"/>
              </w:rPr>
            </w:pPr>
            <w:r>
              <w:rPr>
                <w:sz w:val="18"/>
                <w:szCs w:val="18"/>
              </w:rPr>
              <w:t>2.1%</w:t>
            </w:r>
          </w:p>
        </w:tc>
        <w:tc>
          <w:tcPr>
            <w:tcW w:w="1094" w:type="dxa"/>
            <w:tcBorders>
              <w:top w:val="nil"/>
              <w:left w:val="nil"/>
              <w:bottom w:val="single" w:sz="4" w:space="0" w:color="000000"/>
              <w:right w:val="single" w:sz="4" w:space="0" w:color="000000"/>
            </w:tcBorders>
            <w:shd w:val="clear" w:color="auto" w:fill="auto"/>
          </w:tcPr>
          <w:p w14:paraId="00000917" w14:textId="77777777" w:rsidR="002045CD" w:rsidRDefault="005C60F8">
            <w:pPr>
              <w:spacing w:after="0" w:line="240" w:lineRule="auto"/>
              <w:jc w:val="right"/>
              <w:rPr>
                <w:color w:val="000000"/>
                <w:sz w:val="18"/>
                <w:szCs w:val="18"/>
              </w:rPr>
            </w:pPr>
            <w:r>
              <w:rPr>
                <w:sz w:val="18"/>
                <w:szCs w:val="18"/>
              </w:rPr>
              <w:t>4.8%</w:t>
            </w:r>
          </w:p>
        </w:tc>
        <w:tc>
          <w:tcPr>
            <w:tcW w:w="1027" w:type="dxa"/>
            <w:tcBorders>
              <w:top w:val="nil"/>
              <w:left w:val="nil"/>
              <w:bottom w:val="single" w:sz="4" w:space="0" w:color="000000"/>
              <w:right w:val="single" w:sz="4" w:space="0" w:color="000000"/>
            </w:tcBorders>
            <w:shd w:val="clear" w:color="auto" w:fill="auto"/>
          </w:tcPr>
          <w:p w14:paraId="00000918" w14:textId="77777777" w:rsidR="002045CD" w:rsidRDefault="005C60F8">
            <w:pPr>
              <w:spacing w:after="0" w:line="240" w:lineRule="auto"/>
              <w:jc w:val="right"/>
              <w:rPr>
                <w:color w:val="000000"/>
                <w:sz w:val="18"/>
                <w:szCs w:val="18"/>
              </w:rPr>
            </w:pPr>
            <w:r>
              <w:rPr>
                <w:sz w:val="18"/>
                <w:szCs w:val="18"/>
              </w:rPr>
              <w:t>2.6%</w:t>
            </w:r>
          </w:p>
        </w:tc>
      </w:tr>
      <w:tr w:rsidR="002045CD" w14:paraId="59F04BF2" w14:textId="77777777">
        <w:tc>
          <w:tcPr>
            <w:tcW w:w="1681" w:type="dxa"/>
            <w:tcBorders>
              <w:top w:val="nil"/>
              <w:left w:val="single" w:sz="4" w:space="0" w:color="000000"/>
              <w:bottom w:val="single" w:sz="4" w:space="0" w:color="000000"/>
              <w:right w:val="single" w:sz="4" w:space="0" w:color="000000"/>
            </w:tcBorders>
            <w:shd w:val="clear" w:color="auto" w:fill="auto"/>
            <w:vAlign w:val="center"/>
          </w:tcPr>
          <w:p w14:paraId="00000919" w14:textId="77777777" w:rsidR="002045CD" w:rsidRDefault="005C60F8">
            <w:pPr>
              <w:spacing w:after="0" w:line="240" w:lineRule="auto"/>
              <w:rPr>
                <w:b/>
                <w:color w:val="000000"/>
                <w:sz w:val="18"/>
                <w:szCs w:val="18"/>
              </w:rPr>
            </w:pPr>
            <w:r>
              <w:rPr>
                <w:b/>
                <w:color w:val="000000"/>
                <w:sz w:val="18"/>
                <w:szCs w:val="18"/>
              </w:rPr>
              <w:t>Wyoming</w:t>
            </w:r>
          </w:p>
        </w:tc>
        <w:tc>
          <w:tcPr>
            <w:tcW w:w="1052" w:type="dxa"/>
            <w:tcBorders>
              <w:top w:val="nil"/>
              <w:left w:val="nil"/>
              <w:bottom w:val="single" w:sz="4" w:space="0" w:color="000000"/>
              <w:right w:val="single" w:sz="4" w:space="0" w:color="000000"/>
            </w:tcBorders>
            <w:shd w:val="clear" w:color="auto" w:fill="auto"/>
            <w:vAlign w:val="bottom"/>
          </w:tcPr>
          <w:p w14:paraId="0000091A" w14:textId="77777777" w:rsidR="002045CD" w:rsidRDefault="005C60F8">
            <w:pPr>
              <w:spacing w:after="0" w:line="240" w:lineRule="auto"/>
              <w:jc w:val="right"/>
              <w:rPr>
                <w:color w:val="000000"/>
                <w:sz w:val="18"/>
                <w:szCs w:val="18"/>
              </w:rPr>
            </w:pPr>
            <w:r>
              <w:rPr>
                <w:color w:val="000000"/>
                <w:sz w:val="18"/>
                <w:szCs w:val="18"/>
              </w:rPr>
              <w:t>1,500</w:t>
            </w:r>
          </w:p>
        </w:tc>
        <w:tc>
          <w:tcPr>
            <w:tcW w:w="1029" w:type="dxa"/>
            <w:tcBorders>
              <w:top w:val="nil"/>
              <w:left w:val="nil"/>
              <w:bottom w:val="single" w:sz="4" w:space="0" w:color="000000"/>
              <w:right w:val="single" w:sz="4" w:space="0" w:color="000000"/>
            </w:tcBorders>
            <w:shd w:val="clear" w:color="auto" w:fill="auto"/>
            <w:vAlign w:val="bottom"/>
          </w:tcPr>
          <w:p w14:paraId="0000091B" w14:textId="77777777" w:rsidR="002045CD" w:rsidRDefault="005C60F8">
            <w:pPr>
              <w:spacing w:after="0" w:line="240" w:lineRule="auto"/>
              <w:jc w:val="right"/>
              <w:rPr>
                <w:color w:val="000000"/>
                <w:sz w:val="18"/>
                <w:szCs w:val="18"/>
              </w:rPr>
            </w:pPr>
            <w:r>
              <w:rPr>
                <w:color w:val="000000"/>
                <w:sz w:val="18"/>
                <w:szCs w:val="18"/>
              </w:rPr>
              <w:t>100</w:t>
            </w:r>
          </w:p>
        </w:tc>
        <w:tc>
          <w:tcPr>
            <w:tcW w:w="915" w:type="dxa"/>
            <w:tcBorders>
              <w:top w:val="nil"/>
              <w:left w:val="nil"/>
              <w:bottom w:val="single" w:sz="4" w:space="0" w:color="000000"/>
              <w:right w:val="single" w:sz="4" w:space="0" w:color="000000"/>
            </w:tcBorders>
            <w:shd w:val="clear" w:color="auto" w:fill="auto"/>
            <w:vAlign w:val="bottom"/>
          </w:tcPr>
          <w:p w14:paraId="0000091C" w14:textId="77777777" w:rsidR="002045CD" w:rsidRDefault="005C60F8">
            <w:pPr>
              <w:spacing w:after="0" w:line="240" w:lineRule="auto"/>
              <w:jc w:val="right"/>
              <w:rPr>
                <w:color w:val="000000"/>
                <w:sz w:val="18"/>
                <w:szCs w:val="18"/>
              </w:rPr>
            </w:pPr>
            <w:r>
              <w:rPr>
                <w:color w:val="000000"/>
                <w:sz w:val="18"/>
                <w:szCs w:val="18"/>
              </w:rPr>
              <w:t>6.7%</w:t>
            </w:r>
          </w:p>
        </w:tc>
        <w:tc>
          <w:tcPr>
            <w:tcW w:w="1144" w:type="dxa"/>
            <w:tcBorders>
              <w:top w:val="nil"/>
              <w:left w:val="nil"/>
              <w:bottom w:val="single" w:sz="4" w:space="0" w:color="000000"/>
              <w:right w:val="single" w:sz="4" w:space="0" w:color="000000"/>
            </w:tcBorders>
            <w:shd w:val="clear" w:color="auto" w:fill="auto"/>
            <w:vAlign w:val="bottom"/>
          </w:tcPr>
          <w:p w14:paraId="0000091D" w14:textId="77777777" w:rsidR="002045CD" w:rsidRDefault="005C60F8">
            <w:pPr>
              <w:spacing w:after="0" w:line="240" w:lineRule="auto"/>
              <w:jc w:val="right"/>
              <w:rPr>
                <w:color w:val="000000"/>
                <w:sz w:val="18"/>
                <w:szCs w:val="18"/>
              </w:rPr>
            </w:pPr>
            <w:r>
              <w:rPr>
                <w:color w:val="000000"/>
                <w:sz w:val="18"/>
                <w:szCs w:val="18"/>
              </w:rPr>
              <w:t>1,400</w:t>
            </w:r>
          </w:p>
        </w:tc>
        <w:tc>
          <w:tcPr>
            <w:tcW w:w="1029" w:type="dxa"/>
            <w:tcBorders>
              <w:top w:val="nil"/>
              <w:left w:val="nil"/>
              <w:bottom w:val="single" w:sz="4" w:space="0" w:color="000000"/>
              <w:right w:val="single" w:sz="4" w:space="0" w:color="000000"/>
            </w:tcBorders>
            <w:shd w:val="clear" w:color="auto" w:fill="auto"/>
          </w:tcPr>
          <w:p w14:paraId="0000091E" w14:textId="77777777" w:rsidR="002045CD" w:rsidRDefault="005C60F8">
            <w:pPr>
              <w:spacing w:after="0" w:line="240" w:lineRule="auto"/>
              <w:jc w:val="right"/>
              <w:rPr>
                <w:color w:val="000000"/>
                <w:sz w:val="18"/>
                <w:szCs w:val="18"/>
              </w:rPr>
            </w:pPr>
            <w:r>
              <w:rPr>
                <w:sz w:val="18"/>
                <w:szCs w:val="18"/>
              </w:rPr>
              <w:t>100</w:t>
            </w:r>
          </w:p>
        </w:tc>
        <w:tc>
          <w:tcPr>
            <w:tcW w:w="845" w:type="dxa"/>
            <w:tcBorders>
              <w:top w:val="nil"/>
              <w:left w:val="nil"/>
              <w:bottom w:val="single" w:sz="4" w:space="0" w:color="000000"/>
              <w:right w:val="single" w:sz="4" w:space="0" w:color="000000"/>
            </w:tcBorders>
            <w:shd w:val="clear" w:color="auto" w:fill="auto"/>
          </w:tcPr>
          <w:p w14:paraId="0000091F" w14:textId="77777777" w:rsidR="002045CD" w:rsidRDefault="005C60F8">
            <w:pPr>
              <w:spacing w:after="0" w:line="240" w:lineRule="auto"/>
              <w:jc w:val="right"/>
              <w:rPr>
                <w:color w:val="000000"/>
                <w:sz w:val="18"/>
                <w:szCs w:val="18"/>
              </w:rPr>
            </w:pPr>
            <w:r>
              <w:rPr>
                <w:sz w:val="18"/>
                <w:szCs w:val="18"/>
              </w:rPr>
              <w:t>7.1%</w:t>
            </w:r>
          </w:p>
        </w:tc>
        <w:tc>
          <w:tcPr>
            <w:tcW w:w="1052" w:type="dxa"/>
            <w:tcBorders>
              <w:top w:val="nil"/>
              <w:left w:val="nil"/>
              <w:bottom w:val="single" w:sz="4" w:space="0" w:color="000000"/>
              <w:right w:val="single" w:sz="4" w:space="0" w:color="000000"/>
            </w:tcBorders>
            <w:shd w:val="clear" w:color="auto" w:fill="auto"/>
          </w:tcPr>
          <w:p w14:paraId="00000920" w14:textId="77777777" w:rsidR="002045CD" w:rsidRDefault="005C60F8">
            <w:pPr>
              <w:spacing w:after="0" w:line="240" w:lineRule="auto"/>
              <w:jc w:val="right"/>
              <w:rPr>
                <w:color w:val="000000"/>
                <w:sz w:val="18"/>
                <w:szCs w:val="18"/>
              </w:rPr>
            </w:pPr>
            <w:r>
              <w:rPr>
                <w:sz w:val="18"/>
                <w:szCs w:val="18"/>
              </w:rPr>
              <w:t>-100</w:t>
            </w:r>
          </w:p>
        </w:tc>
        <w:tc>
          <w:tcPr>
            <w:tcW w:w="999" w:type="dxa"/>
            <w:tcBorders>
              <w:top w:val="nil"/>
              <w:left w:val="nil"/>
              <w:bottom w:val="single" w:sz="4" w:space="0" w:color="000000"/>
              <w:right w:val="single" w:sz="4" w:space="0" w:color="000000"/>
            </w:tcBorders>
            <w:shd w:val="clear" w:color="auto" w:fill="auto"/>
          </w:tcPr>
          <w:p w14:paraId="00000921" w14:textId="77777777" w:rsidR="002045CD" w:rsidRDefault="005C60F8">
            <w:pPr>
              <w:spacing w:after="0" w:line="240" w:lineRule="auto"/>
              <w:jc w:val="right"/>
              <w:rPr>
                <w:color w:val="000000"/>
                <w:sz w:val="18"/>
                <w:szCs w:val="18"/>
              </w:rPr>
            </w:pPr>
            <w:r>
              <w:rPr>
                <w:sz w:val="18"/>
                <w:szCs w:val="18"/>
              </w:rPr>
              <w:t>0</w:t>
            </w:r>
          </w:p>
        </w:tc>
        <w:tc>
          <w:tcPr>
            <w:tcW w:w="1029" w:type="dxa"/>
            <w:tcBorders>
              <w:top w:val="nil"/>
              <w:left w:val="nil"/>
              <w:bottom w:val="single" w:sz="4" w:space="0" w:color="000000"/>
              <w:right w:val="single" w:sz="4" w:space="0" w:color="000000"/>
            </w:tcBorders>
            <w:shd w:val="clear" w:color="auto" w:fill="auto"/>
          </w:tcPr>
          <w:p w14:paraId="00000922" w14:textId="77777777" w:rsidR="002045CD" w:rsidRDefault="005C60F8">
            <w:pPr>
              <w:spacing w:after="0" w:line="240" w:lineRule="auto"/>
              <w:jc w:val="right"/>
              <w:rPr>
                <w:color w:val="000000"/>
                <w:sz w:val="18"/>
                <w:szCs w:val="18"/>
              </w:rPr>
            </w:pPr>
            <w:r>
              <w:rPr>
                <w:sz w:val="18"/>
                <w:szCs w:val="18"/>
              </w:rPr>
              <w:t>0.5%</w:t>
            </w:r>
          </w:p>
        </w:tc>
        <w:tc>
          <w:tcPr>
            <w:tcW w:w="1052" w:type="dxa"/>
            <w:tcBorders>
              <w:top w:val="nil"/>
              <w:left w:val="nil"/>
              <w:bottom w:val="single" w:sz="4" w:space="0" w:color="000000"/>
              <w:right w:val="single" w:sz="4" w:space="0" w:color="000000"/>
            </w:tcBorders>
            <w:shd w:val="clear" w:color="auto" w:fill="auto"/>
          </w:tcPr>
          <w:p w14:paraId="00000923" w14:textId="77777777" w:rsidR="002045CD" w:rsidRDefault="005C60F8">
            <w:pPr>
              <w:spacing w:after="0" w:line="240" w:lineRule="auto"/>
              <w:jc w:val="right"/>
              <w:rPr>
                <w:color w:val="000000"/>
                <w:sz w:val="18"/>
                <w:szCs w:val="18"/>
              </w:rPr>
            </w:pPr>
            <w:r>
              <w:rPr>
                <w:sz w:val="18"/>
                <w:szCs w:val="18"/>
              </w:rPr>
              <w:t>-6.7%</w:t>
            </w:r>
          </w:p>
        </w:tc>
        <w:tc>
          <w:tcPr>
            <w:tcW w:w="1094" w:type="dxa"/>
            <w:tcBorders>
              <w:top w:val="nil"/>
              <w:left w:val="nil"/>
              <w:bottom w:val="single" w:sz="4" w:space="0" w:color="000000"/>
              <w:right w:val="single" w:sz="4" w:space="0" w:color="000000"/>
            </w:tcBorders>
            <w:shd w:val="clear" w:color="auto" w:fill="auto"/>
          </w:tcPr>
          <w:p w14:paraId="00000924" w14:textId="77777777" w:rsidR="002045CD" w:rsidRDefault="005C60F8">
            <w:pPr>
              <w:spacing w:after="0" w:line="240" w:lineRule="auto"/>
              <w:jc w:val="right"/>
              <w:rPr>
                <w:color w:val="000000"/>
                <w:sz w:val="18"/>
                <w:szCs w:val="18"/>
              </w:rPr>
            </w:pPr>
            <w:r>
              <w:rPr>
                <w:sz w:val="18"/>
                <w:szCs w:val="18"/>
              </w:rPr>
              <w:t>0.0%</w:t>
            </w:r>
          </w:p>
        </w:tc>
        <w:tc>
          <w:tcPr>
            <w:tcW w:w="1027" w:type="dxa"/>
            <w:tcBorders>
              <w:top w:val="nil"/>
              <w:left w:val="nil"/>
              <w:bottom w:val="single" w:sz="4" w:space="0" w:color="000000"/>
              <w:right w:val="single" w:sz="4" w:space="0" w:color="000000"/>
            </w:tcBorders>
            <w:shd w:val="clear" w:color="auto" w:fill="auto"/>
          </w:tcPr>
          <w:p w14:paraId="00000925" w14:textId="77777777" w:rsidR="002045CD" w:rsidRDefault="005C60F8">
            <w:pPr>
              <w:spacing w:after="0" w:line="240" w:lineRule="auto"/>
              <w:jc w:val="right"/>
              <w:rPr>
                <w:color w:val="000000"/>
                <w:sz w:val="18"/>
                <w:szCs w:val="18"/>
              </w:rPr>
            </w:pPr>
            <w:r>
              <w:rPr>
                <w:sz w:val="18"/>
                <w:szCs w:val="18"/>
              </w:rPr>
              <w:t>7.1%</w:t>
            </w:r>
          </w:p>
        </w:tc>
      </w:tr>
    </w:tbl>
    <w:p w14:paraId="00000926" w14:textId="77777777" w:rsidR="002045CD" w:rsidRDefault="002045CD">
      <w:pPr>
        <w:pBdr>
          <w:top w:val="nil"/>
          <w:left w:val="nil"/>
          <w:bottom w:val="nil"/>
          <w:right w:val="nil"/>
          <w:between w:val="nil"/>
        </w:pBdr>
        <w:spacing w:after="0" w:line="240" w:lineRule="auto"/>
        <w:rPr>
          <w:b/>
          <w:color w:val="000000"/>
          <w:sz w:val="18"/>
          <w:szCs w:val="18"/>
        </w:rPr>
      </w:pPr>
    </w:p>
    <w:p w14:paraId="00000927" w14:textId="77777777" w:rsidR="002045CD" w:rsidRDefault="002045CD">
      <w:pPr>
        <w:spacing w:line="240" w:lineRule="auto"/>
        <w:rPr>
          <w:b/>
          <w:sz w:val="18"/>
          <w:szCs w:val="18"/>
        </w:rPr>
        <w:sectPr w:rsidR="002045CD">
          <w:pgSz w:w="11906" w:h="16838"/>
          <w:pgMar w:top="1440" w:right="1440" w:bottom="1440" w:left="1440" w:header="720" w:footer="720" w:gutter="0"/>
          <w:cols w:space="720" w:equalWidth="0">
            <w:col w:w="9360"/>
          </w:cols>
        </w:sectPr>
      </w:pPr>
    </w:p>
    <w:p w14:paraId="00000928" w14:textId="77777777" w:rsidR="002045CD" w:rsidRDefault="005C60F8">
      <w:pPr>
        <w:keepNext/>
        <w:pBdr>
          <w:top w:val="nil"/>
          <w:left w:val="nil"/>
          <w:bottom w:val="nil"/>
          <w:right w:val="nil"/>
          <w:between w:val="nil"/>
        </w:pBdr>
        <w:spacing w:after="200" w:line="360" w:lineRule="auto"/>
        <w:rPr>
          <w:i/>
          <w:color w:val="44546A"/>
          <w:sz w:val="24"/>
          <w:szCs w:val="24"/>
        </w:rPr>
      </w:pPr>
      <w:bookmarkStart w:id="89" w:name="_heading=h.2jxsxqh" w:colFirst="0" w:colLast="0"/>
      <w:bookmarkEnd w:id="89"/>
      <w:r>
        <w:rPr>
          <w:i/>
          <w:color w:val="44546A"/>
          <w:sz w:val="24"/>
          <w:szCs w:val="24"/>
        </w:rPr>
        <w:lastRenderedPageBreak/>
        <w:t>Figure S1: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living location</w:t>
      </w:r>
    </w:p>
    <w:p w14:paraId="00000929" w14:textId="77777777" w:rsidR="002045CD" w:rsidRDefault="005C60F8">
      <w:pPr>
        <w:keepNext/>
        <w:spacing w:line="360" w:lineRule="auto"/>
        <w:rPr>
          <w:sz w:val="24"/>
          <w:szCs w:val="24"/>
        </w:rPr>
      </w:pPr>
      <w:r>
        <w:rPr>
          <w:sz w:val="24"/>
          <w:szCs w:val="24"/>
        </w:rPr>
        <w:pict w14:anchorId="291A5C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95.5pt">
            <v:imagedata r:id="rId21" o:title="p1"/>
          </v:shape>
        </w:pict>
      </w:r>
    </w:p>
    <w:p w14:paraId="0000092A" w14:textId="77777777" w:rsidR="002045CD" w:rsidRDefault="005C60F8">
      <w:pPr>
        <w:keepNext/>
        <w:spacing w:line="360" w:lineRule="auto"/>
        <w:rPr>
          <w:i/>
          <w:sz w:val="24"/>
          <w:szCs w:val="24"/>
        </w:rPr>
        <w:sectPr w:rsidR="002045CD">
          <w:pgSz w:w="11906" w:h="16838"/>
          <w:pgMar w:top="1440" w:right="1440" w:bottom="1440" w:left="1440" w:header="720" w:footer="720" w:gutter="0"/>
          <w:cols w:space="720" w:equalWidth="0">
            <w:col w:w="9360"/>
          </w:cols>
        </w:sectPr>
      </w:pPr>
      <w:r>
        <w:rPr>
          <w:i/>
          <w:sz w:val="24"/>
          <w:szCs w:val="24"/>
        </w:rPr>
        <w:t>*Red dot represents the mean value while the midline represents the median value</w:t>
      </w:r>
    </w:p>
    <w:p w14:paraId="0000092B" w14:textId="77777777" w:rsidR="002045CD" w:rsidRDefault="005C60F8">
      <w:pPr>
        <w:keepNext/>
        <w:pBdr>
          <w:top w:val="nil"/>
          <w:left w:val="nil"/>
          <w:bottom w:val="nil"/>
          <w:right w:val="nil"/>
          <w:between w:val="nil"/>
        </w:pBdr>
        <w:spacing w:after="200" w:line="360" w:lineRule="auto"/>
        <w:rPr>
          <w:i/>
          <w:color w:val="44546A"/>
          <w:sz w:val="24"/>
          <w:szCs w:val="24"/>
        </w:rPr>
      </w:pPr>
      <w:bookmarkStart w:id="90" w:name="_heading=h.z337ya" w:colFirst="0" w:colLast="0"/>
      <w:bookmarkEnd w:id="90"/>
      <w:r>
        <w:rPr>
          <w:i/>
          <w:color w:val="44546A"/>
          <w:sz w:val="24"/>
          <w:szCs w:val="24"/>
        </w:rPr>
        <w:lastRenderedPageBreak/>
        <w:t>Figure S2: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median household income group</w:t>
      </w:r>
    </w:p>
    <w:p w14:paraId="0000092C" w14:textId="77777777" w:rsidR="002045CD" w:rsidRDefault="005C60F8">
      <w:pPr>
        <w:pBdr>
          <w:top w:val="nil"/>
          <w:left w:val="nil"/>
          <w:bottom w:val="nil"/>
          <w:right w:val="nil"/>
          <w:between w:val="nil"/>
        </w:pBdr>
        <w:spacing w:after="200" w:line="360" w:lineRule="auto"/>
        <w:rPr>
          <w:i/>
          <w:color w:val="44546A"/>
          <w:sz w:val="24"/>
          <w:szCs w:val="24"/>
        </w:rPr>
      </w:pPr>
      <w:r>
        <w:rPr>
          <w:i/>
          <w:color w:val="44546A"/>
          <w:sz w:val="24"/>
          <w:szCs w:val="24"/>
        </w:rPr>
        <w:pict w14:anchorId="0471CAB6">
          <v:shape id="_x0000_i1026" type="#_x0000_t75" style="width:467.25pt;height:295.5pt">
            <v:imagedata r:id="rId22" o:title="p2"/>
          </v:shape>
        </w:pict>
      </w:r>
    </w:p>
    <w:p w14:paraId="0000092D" w14:textId="77777777" w:rsidR="002045CD" w:rsidRDefault="005C60F8">
      <w:pPr>
        <w:keepNext/>
        <w:pBdr>
          <w:top w:val="nil"/>
          <w:left w:val="nil"/>
          <w:bottom w:val="nil"/>
          <w:right w:val="nil"/>
          <w:between w:val="nil"/>
        </w:pBdr>
        <w:spacing w:after="200" w:line="360" w:lineRule="auto"/>
        <w:rPr>
          <w:i/>
          <w:color w:val="44546A"/>
          <w:sz w:val="24"/>
          <w:szCs w:val="24"/>
        </w:rPr>
      </w:pPr>
      <w:bookmarkStart w:id="91" w:name="_heading=h.3j2qqm3" w:colFirst="0" w:colLast="0"/>
      <w:bookmarkEnd w:id="91"/>
      <w:r>
        <w:rPr>
          <w:i/>
          <w:color w:val="44546A"/>
          <w:sz w:val="24"/>
          <w:szCs w:val="24"/>
        </w:rPr>
        <w:t>Figure S3: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living location stratified into median household income group</w:t>
      </w:r>
    </w:p>
    <w:p w14:paraId="0000092E" w14:textId="77777777" w:rsidR="002045CD" w:rsidRDefault="005C60F8">
      <w:pPr>
        <w:spacing w:line="360" w:lineRule="auto"/>
        <w:rPr>
          <w:b/>
          <w:sz w:val="24"/>
          <w:szCs w:val="24"/>
        </w:rPr>
      </w:pPr>
      <w:r>
        <w:rPr>
          <w:sz w:val="24"/>
          <w:szCs w:val="24"/>
        </w:rPr>
        <w:pict w14:anchorId="571D6BF5">
          <v:shape id="_x0000_i1027" type="#_x0000_t75" style="width:467.25pt;height:295.5pt">
            <v:imagedata r:id="rId23" o:title="p3"/>
          </v:shape>
        </w:pict>
      </w:r>
    </w:p>
    <w:p w14:paraId="0000092F" w14:textId="77777777" w:rsidR="002045CD" w:rsidRDefault="005C60F8">
      <w:pPr>
        <w:keepNext/>
        <w:pBdr>
          <w:top w:val="nil"/>
          <w:left w:val="nil"/>
          <w:bottom w:val="nil"/>
          <w:right w:val="nil"/>
          <w:between w:val="nil"/>
        </w:pBdr>
        <w:spacing w:after="200" w:line="360" w:lineRule="auto"/>
        <w:rPr>
          <w:i/>
          <w:color w:val="44546A"/>
          <w:sz w:val="24"/>
          <w:szCs w:val="24"/>
        </w:rPr>
      </w:pPr>
      <w:bookmarkStart w:id="92" w:name="_heading=h.1y810tw" w:colFirst="0" w:colLast="0"/>
      <w:bookmarkEnd w:id="92"/>
      <w:r>
        <w:rPr>
          <w:i/>
          <w:color w:val="44546A"/>
          <w:sz w:val="24"/>
          <w:szCs w:val="24"/>
        </w:rPr>
        <w:lastRenderedPageBreak/>
        <w:t>Figure S4: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median household income group stratified into living location</w:t>
      </w:r>
    </w:p>
    <w:p w14:paraId="00000930" w14:textId="77777777" w:rsidR="002045CD" w:rsidRDefault="005C60F8">
      <w:pPr>
        <w:spacing w:line="360" w:lineRule="auto"/>
        <w:rPr>
          <w:b/>
          <w:sz w:val="24"/>
          <w:szCs w:val="24"/>
        </w:rPr>
      </w:pPr>
      <w:r>
        <w:rPr>
          <w:sz w:val="24"/>
          <w:szCs w:val="24"/>
        </w:rPr>
        <w:pict w14:anchorId="12CEA588">
          <v:shape id="_x0000_i1028" type="#_x0000_t75" style="width:467.25pt;height:295.5pt">
            <v:imagedata r:id="rId24" o:title="p4"/>
          </v:shape>
        </w:pict>
      </w:r>
    </w:p>
    <w:p w14:paraId="00000931" w14:textId="77777777" w:rsidR="002045CD" w:rsidRDefault="005C60F8">
      <w:pPr>
        <w:keepNext/>
        <w:pBdr>
          <w:top w:val="nil"/>
          <w:left w:val="nil"/>
          <w:bottom w:val="nil"/>
          <w:right w:val="nil"/>
          <w:between w:val="nil"/>
        </w:pBdr>
        <w:spacing w:after="200" w:line="360" w:lineRule="auto"/>
        <w:rPr>
          <w:i/>
          <w:color w:val="44546A"/>
          <w:sz w:val="24"/>
          <w:szCs w:val="24"/>
        </w:rPr>
      </w:pPr>
      <w:bookmarkStart w:id="93" w:name="_heading=h.4i7ojhp" w:colFirst="0" w:colLast="0"/>
      <w:bookmarkEnd w:id="93"/>
      <w:r>
        <w:rPr>
          <w:i/>
          <w:color w:val="44546A"/>
          <w:sz w:val="24"/>
          <w:szCs w:val="24"/>
        </w:rPr>
        <w:t>Figure S5: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w:t>
      </w:r>
    </w:p>
    <w:p w14:paraId="00000932" w14:textId="77777777" w:rsidR="002045CD" w:rsidRDefault="005C60F8">
      <w:pPr>
        <w:spacing w:line="360" w:lineRule="auto"/>
        <w:rPr>
          <w:b/>
          <w:sz w:val="24"/>
          <w:szCs w:val="24"/>
        </w:rPr>
      </w:pPr>
      <w:r>
        <w:rPr>
          <w:sz w:val="24"/>
          <w:szCs w:val="24"/>
        </w:rPr>
        <w:pict w14:anchorId="7EBDCAB5">
          <v:shape id="_x0000_i1029" type="#_x0000_t75" style="width:467.25pt;height:295.5pt">
            <v:imagedata r:id="rId25" o:title="p5"/>
          </v:shape>
        </w:pict>
      </w:r>
    </w:p>
    <w:p w14:paraId="00000933" w14:textId="77777777" w:rsidR="002045CD" w:rsidRDefault="005C60F8">
      <w:pPr>
        <w:keepNext/>
        <w:pBdr>
          <w:top w:val="nil"/>
          <w:left w:val="nil"/>
          <w:bottom w:val="nil"/>
          <w:right w:val="nil"/>
          <w:between w:val="nil"/>
        </w:pBdr>
        <w:spacing w:after="200" w:line="360" w:lineRule="auto"/>
        <w:rPr>
          <w:i/>
          <w:color w:val="44546A"/>
          <w:sz w:val="24"/>
          <w:szCs w:val="24"/>
        </w:rPr>
      </w:pPr>
      <w:bookmarkStart w:id="94" w:name="_heading=h.2xcytpi" w:colFirst="0" w:colLast="0"/>
      <w:bookmarkEnd w:id="94"/>
      <w:r>
        <w:rPr>
          <w:i/>
          <w:color w:val="44546A"/>
          <w:sz w:val="24"/>
          <w:szCs w:val="24"/>
        </w:rPr>
        <w:lastRenderedPageBreak/>
        <w:t>Figure S6: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 and median household income group</w:t>
      </w:r>
    </w:p>
    <w:p w14:paraId="00000934" w14:textId="77777777" w:rsidR="002045CD" w:rsidRDefault="005C60F8">
      <w:pPr>
        <w:spacing w:line="360" w:lineRule="auto"/>
        <w:rPr>
          <w:b/>
          <w:sz w:val="24"/>
          <w:szCs w:val="24"/>
        </w:rPr>
      </w:pPr>
      <w:r>
        <w:rPr>
          <w:sz w:val="24"/>
          <w:szCs w:val="24"/>
        </w:rPr>
        <w:pict w14:anchorId="4256D0BC">
          <v:shape id="_x0000_i1030" type="#_x0000_t75" style="width:467.25pt;height:591pt">
            <v:imagedata r:id="rId26" o:title="p6"/>
          </v:shape>
        </w:pict>
      </w:r>
    </w:p>
    <w:p w14:paraId="00000935" w14:textId="77777777" w:rsidR="002045CD" w:rsidRDefault="005C60F8">
      <w:pPr>
        <w:keepNext/>
        <w:pBdr>
          <w:top w:val="nil"/>
          <w:left w:val="nil"/>
          <w:bottom w:val="nil"/>
          <w:right w:val="nil"/>
          <w:between w:val="nil"/>
        </w:pBdr>
        <w:spacing w:after="200" w:line="360" w:lineRule="auto"/>
        <w:rPr>
          <w:i/>
          <w:color w:val="44546A"/>
          <w:sz w:val="24"/>
          <w:szCs w:val="24"/>
        </w:rPr>
      </w:pPr>
      <w:bookmarkStart w:id="95" w:name="_heading=h.1ci93xb" w:colFirst="0" w:colLast="0"/>
      <w:bookmarkEnd w:id="95"/>
      <w:r>
        <w:rPr>
          <w:i/>
          <w:color w:val="44546A"/>
          <w:sz w:val="24"/>
          <w:szCs w:val="24"/>
        </w:rPr>
        <w:lastRenderedPageBreak/>
        <w:t>Figure S7: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 and living location</w:t>
      </w:r>
    </w:p>
    <w:p w14:paraId="00000936" w14:textId="77777777" w:rsidR="002045CD" w:rsidRDefault="005C60F8">
      <w:pPr>
        <w:spacing w:line="360" w:lineRule="auto"/>
        <w:rPr>
          <w:b/>
          <w:sz w:val="24"/>
          <w:szCs w:val="24"/>
        </w:rPr>
      </w:pPr>
      <w:r>
        <w:rPr>
          <w:sz w:val="24"/>
          <w:szCs w:val="24"/>
        </w:rPr>
        <w:pict w14:anchorId="132B363C">
          <v:shape id="_x0000_i1031" type="#_x0000_t75" style="width:467.25pt;height:591pt">
            <v:imagedata r:id="rId27" o:title="p7"/>
          </v:shape>
        </w:pict>
      </w:r>
    </w:p>
    <w:p w14:paraId="00000937" w14:textId="77777777" w:rsidR="002045CD" w:rsidRDefault="005C60F8">
      <w:pPr>
        <w:keepNext/>
        <w:pBdr>
          <w:top w:val="nil"/>
          <w:left w:val="nil"/>
          <w:bottom w:val="nil"/>
          <w:right w:val="nil"/>
          <w:between w:val="nil"/>
        </w:pBdr>
        <w:spacing w:after="200" w:line="360" w:lineRule="auto"/>
        <w:rPr>
          <w:i/>
          <w:color w:val="44546A"/>
          <w:sz w:val="24"/>
          <w:szCs w:val="24"/>
        </w:rPr>
      </w:pPr>
      <w:bookmarkStart w:id="96" w:name="_heading=h.3whwml4" w:colFirst="0" w:colLast="0"/>
      <w:bookmarkEnd w:id="96"/>
      <w:r>
        <w:rPr>
          <w:i/>
          <w:color w:val="44546A"/>
          <w:sz w:val="24"/>
          <w:szCs w:val="24"/>
        </w:rPr>
        <w:lastRenderedPageBreak/>
        <w:t>Figure S8: Attributable Fraction by living location</w:t>
      </w:r>
    </w:p>
    <w:p w14:paraId="00000938" w14:textId="77777777" w:rsidR="002045CD" w:rsidRDefault="005C60F8">
      <w:pPr>
        <w:spacing w:line="360" w:lineRule="auto"/>
        <w:rPr>
          <w:b/>
          <w:sz w:val="24"/>
          <w:szCs w:val="24"/>
        </w:rPr>
      </w:pPr>
      <w:r>
        <w:rPr>
          <w:b/>
          <w:noProof/>
          <w:sz w:val="24"/>
          <w:szCs w:val="24"/>
        </w:rPr>
        <w:drawing>
          <wp:inline distT="0" distB="0" distL="0" distR="0" wp14:anchorId="281C5909" wp14:editId="62906F3B">
            <wp:extent cx="5731510" cy="3618314"/>
            <wp:effectExtent l="0" t="0" r="0" b="0"/>
            <wp:docPr id="20" name="image9.png" descr="C:\Users\R-Alotaibi\Documents\R Projects\TTI-AsthmaIR\Results\Plots\p8.png"/>
            <wp:cNvGraphicFramePr/>
            <a:graphic xmlns:a="http://schemas.openxmlformats.org/drawingml/2006/main">
              <a:graphicData uri="http://schemas.openxmlformats.org/drawingml/2006/picture">
                <pic:pic xmlns:pic="http://schemas.openxmlformats.org/drawingml/2006/picture">
                  <pic:nvPicPr>
                    <pic:cNvPr id="0" name="image9.png" descr="C:\Users\R-Alotaibi\Documents\R Projects\TTI-AsthmaIR\Results\Plots\p8.png"/>
                    <pic:cNvPicPr preferRelativeResize="0"/>
                  </pic:nvPicPr>
                  <pic:blipFill>
                    <a:blip r:embed="rId28"/>
                    <a:srcRect/>
                    <a:stretch>
                      <a:fillRect/>
                    </a:stretch>
                  </pic:blipFill>
                  <pic:spPr>
                    <a:xfrm>
                      <a:off x="0" y="0"/>
                      <a:ext cx="5731510" cy="3618314"/>
                    </a:xfrm>
                    <a:prstGeom prst="rect">
                      <a:avLst/>
                    </a:prstGeom>
                    <a:ln/>
                  </pic:spPr>
                </pic:pic>
              </a:graphicData>
            </a:graphic>
          </wp:inline>
        </w:drawing>
      </w:r>
    </w:p>
    <w:p w14:paraId="00000939" w14:textId="77777777" w:rsidR="002045CD" w:rsidRDefault="005C60F8">
      <w:pPr>
        <w:keepNext/>
        <w:pBdr>
          <w:top w:val="nil"/>
          <w:left w:val="nil"/>
          <w:bottom w:val="nil"/>
          <w:right w:val="nil"/>
          <w:between w:val="nil"/>
        </w:pBdr>
        <w:spacing w:after="200" w:line="360" w:lineRule="auto"/>
        <w:rPr>
          <w:i/>
          <w:color w:val="44546A"/>
          <w:sz w:val="24"/>
          <w:szCs w:val="24"/>
        </w:rPr>
      </w:pPr>
      <w:bookmarkStart w:id="97" w:name="_heading=h.2bn6wsx" w:colFirst="0" w:colLast="0"/>
      <w:bookmarkEnd w:id="97"/>
      <w:r>
        <w:rPr>
          <w:i/>
          <w:color w:val="44546A"/>
          <w:sz w:val="24"/>
          <w:szCs w:val="24"/>
        </w:rPr>
        <w:t>Figure S9: Attributable Fraction by median household income group</w:t>
      </w:r>
    </w:p>
    <w:p w14:paraId="0000093A" w14:textId="77777777" w:rsidR="002045CD" w:rsidRDefault="005C60F8">
      <w:pPr>
        <w:spacing w:line="360" w:lineRule="auto"/>
        <w:rPr>
          <w:b/>
          <w:sz w:val="24"/>
          <w:szCs w:val="24"/>
        </w:rPr>
      </w:pPr>
      <w:r>
        <w:rPr>
          <w:b/>
          <w:noProof/>
          <w:sz w:val="24"/>
          <w:szCs w:val="24"/>
        </w:rPr>
        <w:drawing>
          <wp:inline distT="0" distB="0" distL="0" distR="0" wp14:anchorId="5A0816C7" wp14:editId="035EC329">
            <wp:extent cx="5731510" cy="3618314"/>
            <wp:effectExtent l="0" t="0" r="0" b="0"/>
            <wp:docPr id="21" name="image10.png" descr="C:\Users\R-Alotaibi\Documents\R Projects\TTI-AsthmaIR\Results\Plots\p9.png"/>
            <wp:cNvGraphicFramePr/>
            <a:graphic xmlns:a="http://schemas.openxmlformats.org/drawingml/2006/main">
              <a:graphicData uri="http://schemas.openxmlformats.org/drawingml/2006/picture">
                <pic:pic xmlns:pic="http://schemas.openxmlformats.org/drawingml/2006/picture">
                  <pic:nvPicPr>
                    <pic:cNvPr id="0" name="image10.png" descr="C:\Users\R-Alotaibi\Documents\R Projects\TTI-AsthmaIR\Results\Plots\p9.png"/>
                    <pic:cNvPicPr preferRelativeResize="0"/>
                  </pic:nvPicPr>
                  <pic:blipFill>
                    <a:blip r:embed="rId29"/>
                    <a:srcRect/>
                    <a:stretch>
                      <a:fillRect/>
                    </a:stretch>
                  </pic:blipFill>
                  <pic:spPr>
                    <a:xfrm>
                      <a:off x="0" y="0"/>
                      <a:ext cx="5731510" cy="3618314"/>
                    </a:xfrm>
                    <a:prstGeom prst="rect">
                      <a:avLst/>
                    </a:prstGeom>
                    <a:ln/>
                  </pic:spPr>
                </pic:pic>
              </a:graphicData>
            </a:graphic>
          </wp:inline>
        </w:drawing>
      </w:r>
    </w:p>
    <w:p w14:paraId="0000093B" w14:textId="77777777" w:rsidR="002045CD" w:rsidRDefault="005C60F8">
      <w:pPr>
        <w:keepNext/>
        <w:pBdr>
          <w:top w:val="nil"/>
          <w:left w:val="nil"/>
          <w:bottom w:val="nil"/>
          <w:right w:val="nil"/>
          <w:between w:val="nil"/>
        </w:pBdr>
        <w:spacing w:after="200" w:line="360" w:lineRule="auto"/>
        <w:rPr>
          <w:i/>
          <w:color w:val="44546A"/>
          <w:sz w:val="24"/>
          <w:szCs w:val="24"/>
        </w:rPr>
      </w:pPr>
      <w:bookmarkStart w:id="98" w:name="_heading=h.qsh70q" w:colFirst="0" w:colLast="0"/>
      <w:bookmarkEnd w:id="98"/>
      <w:r>
        <w:rPr>
          <w:i/>
          <w:color w:val="44546A"/>
          <w:sz w:val="24"/>
          <w:szCs w:val="24"/>
        </w:rPr>
        <w:lastRenderedPageBreak/>
        <w:t>Figure S10: Attributable Fraction by median household income group stratified into living location</w:t>
      </w:r>
    </w:p>
    <w:p w14:paraId="0000093C" w14:textId="77777777" w:rsidR="002045CD" w:rsidRDefault="005C60F8">
      <w:pPr>
        <w:spacing w:line="360" w:lineRule="auto"/>
        <w:rPr>
          <w:b/>
          <w:sz w:val="24"/>
          <w:szCs w:val="24"/>
        </w:rPr>
      </w:pPr>
      <w:r>
        <w:rPr>
          <w:b/>
          <w:noProof/>
          <w:sz w:val="24"/>
          <w:szCs w:val="24"/>
        </w:rPr>
        <w:drawing>
          <wp:inline distT="0" distB="0" distL="0" distR="0" wp14:anchorId="6571C0D4" wp14:editId="57FF630D">
            <wp:extent cx="5731510" cy="3619901"/>
            <wp:effectExtent l="0" t="0" r="0" b="0"/>
            <wp:docPr id="22"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5"/>
                    <a:srcRect/>
                    <a:stretch>
                      <a:fillRect/>
                    </a:stretch>
                  </pic:blipFill>
                  <pic:spPr>
                    <a:xfrm>
                      <a:off x="0" y="0"/>
                      <a:ext cx="5731510" cy="3619901"/>
                    </a:xfrm>
                    <a:prstGeom prst="rect">
                      <a:avLst/>
                    </a:prstGeom>
                    <a:ln/>
                  </pic:spPr>
                </pic:pic>
              </a:graphicData>
            </a:graphic>
          </wp:inline>
        </w:drawing>
      </w:r>
    </w:p>
    <w:sectPr w:rsidR="002045CD">
      <w:pgSz w:w="11906" w:h="16838"/>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hreis, Haneen" w:date="2019-07-08T16:53:00Z" w:initials="">
    <w:p w14:paraId="00000944"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Jennifer, please add affiliation as you would like it to appear in the paper.</w:t>
      </w:r>
    </w:p>
  </w:comment>
  <w:comment w:id="2" w:author="Haneen Khreis" w:date="2019-07-30T17:47:00Z" w:initials="">
    <w:p w14:paraId="00000943"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Raed wrote 19 but believe it should be 17 - Raed to confirm</w:t>
      </w:r>
    </w:p>
  </w:comment>
  <w:comment w:id="3" w:author="Raed Alotaibi" w:date="2019-07-31T23:01:00Z" w:initials="RA">
    <w:p w14:paraId="46D2834F" w14:textId="444CC949" w:rsidR="000D03B5" w:rsidRDefault="000D03B5">
      <w:pPr>
        <w:pStyle w:val="CommentText"/>
      </w:pPr>
      <w:r>
        <w:rPr>
          <w:rStyle w:val="CommentReference"/>
        </w:rPr>
        <w:annotationRef/>
      </w:r>
      <w:r>
        <w:t>Yes, we have 32 state with available IR and 17 with missing IR.</w:t>
      </w:r>
    </w:p>
  </w:comment>
  <w:comment w:id="7" w:author="Khreis, Haneen" w:date="2019-07-24T13:44:00Z" w:initials="">
    <w:p w14:paraId="00000942"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Raed – please make sure this is the latest. Also there is additional space/ white space in the yellow box called “Variables selected” between incident and status – remove it and make sure there is no unnecessary white space</w:t>
      </w:r>
    </w:p>
  </w:comment>
  <w:comment w:id="8" w:author="Khreis, Haneen" w:date="2019-07-24T13:59:00Z" w:initials="">
    <w:p w14:paraId="00000947"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Raed, I changed the wording to make it easier to follow and understand – please read carefully and make sure the procedure description is still accurate.</w:t>
      </w:r>
    </w:p>
  </w:comment>
  <w:comment w:id="11" w:author="Khreis, Haneen" w:date="2019-07-24T14:07:00Z" w:initials="">
    <w:p w14:paraId="0000097D"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Is this accurate?</w:t>
      </w:r>
    </w:p>
  </w:comment>
  <w:comment w:id="12" w:author="Khreis, Haneen" w:date="2019-07-24T14:09:00Z" w:initials="">
    <w:p w14:paraId="0000097A"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do not define exposure C as shown in equation 8 – define here</w:t>
      </w:r>
    </w:p>
  </w:comment>
  <w:comment w:id="13" w:author="Khreis, Haneen" w:date="2019-07-24T14:11:00Z" w:initials="">
    <w:p w14:paraId="0000097B"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is the s and c subscript? Above the c referred to census block – be consistent and accurate.</w:t>
      </w:r>
    </w:p>
  </w:comment>
  <w:comment w:id="18" w:author="Khreis, Haneen" w:date="2019-07-29T11:27:00Z" w:initials="">
    <w:p w14:paraId="00000946"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figure does not show this result – correct – also add the correct figure reference to the next sentence – as far as I can see, the state with the lowest attributable fraction is south Dakota not North Dakota – please double check your write up so that it is free from these basic mistakes.</w:t>
      </w:r>
    </w:p>
  </w:comment>
  <w:comment w:id="22" w:author="Khreis, Haneen" w:date="2019-07-29T11:31:00Z" w:initials="">
    <w:p w14:paraId="0000093F"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does not match Table S5 – Again, why the discrepancy?!</w:t>
      </w:r>
    </w:p>
  </w:comment>
  <w:comment w:id="23" w:author="Raed Alotaibi" w:date="2019-07-31T23:45:00Z" w:initials="RA">
    <w:p w14:paraId="2858877A" w14:textId="675220B8" w:rsidR="000D03B5" w:rsidRDefault="000D03B5">
      <w:pPr>
        <w:pStyle w:val="CommentText"/>
      </w:pPr>
      <w:r>
        <w:rPr>
          <w:rStyle w:val="CommentReference"/>
        </w:rPr>
        <w:annotationRef/>
      </w:r>
      <w:bookmarkStart w:id="24" w:name="_GoBack"/>
      <w:bookmarkEnd w:id="24"/>
    </w:p>
  </w:comment>
  <w:comment w:id="27" w:author="Alotaibi, Raed" w:date="2019-07-15T16:20:00Z" w:initials="">
    <w:p w14:paraId="00000940"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To Haneen, check the last sentence.</w:t>
      </w:r>
    </w:p>
  </w:comment>
  <w:comment w:id="28" w:author="Khreis, Haneen" w:date="2019-07-29T12:40:00Z" w:initials="">
    <w:p w14:paraId="00000941"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is not convincing – in some states, see yellow highlights, the difference is too large to be due to rounding errors – and of course, this is confusing – why these differences?</w:t>
      </w:r>
    </w:p>
  </w:comment>
  <w:comment w:id="29" w:author="Haneen Khreis" w:date="2019-07-30T17:48:00Z" w:initials="">
    <w:p w14:paraId="00000945"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Raed to confirm</w:t>
      </w:r>
    </w:p>
  </w:comment>
  <w:comment w:id="30" w:author="Raed Alotaibi" w:date="2019-07-31T23:03:00Z" w:initials="RA">
    <w:p w14:paraId="50D2C40B" w14:textId="509466CC" w:rsidR="000D03B5" w:rsidRDefault="000D03B5">
      <w:pPr>
        <w:pStyle w:val="CommentText"/>
      </w:pPr>
      <w:r>
        <w:rPr>
          <w:rStyle w:val="CommentReference"/>
        </w:rPr>
        <w:annotationRef/>
      </w:r>
      <w:r>
        <w:t>Yes, there are 48 states and D.C. (D.C. is technically not a state). So in our analysis we have a total of 49 states/districts.</w:t>
      </w:r>
    </w:p>
  </w:comment>
  <w:comment w:id="33" w:author="Haneen Khreis" w:date="2019-07-30T17:23:00Z" w:initials="">
    <w:p w14:paraId="0000094A"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4" w:author="Haneen Khreis" w:date="2019-07-30T17:23:00Z" w:initials="">
    <w:p w14:paraId="0000094B"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5" w:author="Haneen Khreis" w:date="2019-07-30T17:23:00Z" w:initials="">
    <w:p w14:paraId="0000094C"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6" w:author="Haneen Khreis" w:date="2019-07-30T17:23:00Z" w:initials="">
    <w:p w14:paraId="0000094D"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7" w:author="Haneen Khreis" w:date="2019-07-30T17:23:00Z" w:initials="">
    <w:p w14:paraId="0000094E"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8" w:author="Haneen Khreis" w:date="2019-07-30T17:23:00Z" w:initials="">
    <w:p w14:paraId="0000094F"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39" w:author="Haneen Khreis" w:date="2019-07-30T17:23:00Z" w:initials="">
    <w:p w14:paraId="00000950"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0" w:author="Haneen Khreis" w:date="2019-07-30T17:23:00Z" w:initials="">
    <w:p w14:paraId="00000951"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1" w:author="Haneen Khreis" w:date="2019-07-30T17:23:00Z" w:initials="">
    <w:p w14:paraId="00000952"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2" w:author="Haneen Khreis" w:date="2019-07-30T17:23:00Z" w:initials="">
    <w:p w14:paraId="00000953"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3" w:author="Haneen Khreis" w:date="2019-07-30T17:23:00Z" w:initials="">
    <w:p w14:paraId="00000954"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4" w:author="Haneen Khreis" w:date="2019-07-30T17:23:00Z" w:initials="">
    <w:p w14:paraId="00000955"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5" w:author="Haneen Khreis" w:date="2019-07-30T17:23:00Z" w:initials="">
    <w:p w14:paraId="00000956"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6" w:author="Haneen Khreis" w:date="2019-07-30T17:23:00Z" w:initials="">
    <w:p w14:paraId="00000957"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7" w:author="Haneen Khreis" w:date="2019-07-30T17:23:00Z" w:initials="">
    <w:p w14:paraId="00000958"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8" w:author="Haneen Khreis" w:date="2019-07-30T17:23:00Z" w:initials="">
    <w:p w14:paraId="00000959"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49" w:author="Haneen Khreis" w:date="2019-07-30T17:23:00Z" w:initials="">
    <w:p w14:paraId="0000095A"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0" w:author="Haneen Khreis" w:date="2019-07-30T17:23:00Z" w:initials="">
    <w:p w14:paraId="0000095B"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1" w:author="Haneen Khreis" w:date="2019-07-30T17:23:00Z" w:initials="">
    <w:p w14:paraId="0000095C"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2" w:author="Haneen Khreis" w:date="2019-07-30T17:23:00Z" w:initials="">
    <w:p w14:paraId="0000095D"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3" w:author="Haneen Khreis" w:date="2019-07-30T17:23:00Z" w:initials="">
    <w:p w14:paraId="0000095E"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4" w:author="Haneen Khreis" w:date="2019-07-30T17:23:00Z" w:initials="">
    <w:p w14:paraId="0000095F"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5" w:author="Haneen Khreis" w:date="2019-07-30T17:23:00Z" w:initials="">
    <w:p w14:paraId="00000960"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6" w:author="Haneen Khreis" w:date="2019-07-30T17:23:00Z" w:initials="">
    <w:p w14:paraId="00000961"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7" w:author="Haneen Khreis" w:date="2019-07-30T17:23:00Z" w:initials="">
    <w:p w14:paraId="00000962"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8" w:author="Haneen Khreis" w:date="2019-07-30T17:23:00Z" w:initials="">
    <w:p w14:paraId="00000963"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59" w:author="Haneen Khreis" w:date="2019-07-30T17:23:00Z" w:initials="">
    <w:p w14:paraId="00000964"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0" w:author="Haneen Khreis" w:date="2019-07-30T17:23:00Z" w:initials="">
    <w:p w14:paraId="00000965"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1" w:author="Haneen Khreis" w:date="2019-07-30T17:23:00Z" w:initials="">
    <w:p w14:paraId="00000966"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2" w:author="Haneen Khreis" w:date="2019-07-30T17:23:00Z" w:initials="">
    <w:p w14:paraId="00000967"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3" w:author="Haneen Khreis" w:date="2019-07-30T17:23:00Z" w:initials="">
    <w:p w14:paraId="00000968"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4" w:author="Haneen Khreis" w:date="2019-07-30T17:23:00Z" w:initials="">
    <w:p w14:paraId="00000969"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5" w:author="Haneen Khreis" w:date="2019-07-30T17:23:00Z" w:initials="">
    <w:p w14:paraId="0000096A"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6" w:author="Haneen Khreis" w:date="2019-07-30T17:23:00Z" w:initials="">
    <w:p w14:paraId="0000096B"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7" w:author="Haneen Khreis" w:date="2019-07-30T17:23:00Z" w:initials="">
    <w:p w14:paraId="0000096C"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8" w:author="Haneen Khreis" w:date="2019-07-30T17:23:00Z" w:initials="">
    <w:p w14:paraId="0000096D"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69" w:author="Haneen Khreis" w:date="2019-07-30T17:23:00Z" w:initials="">
    <w:p w14:paraId="0000096E"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0" w:author="Haneen Khreis" w:date="2019-07-30T17:23:00Z" w:initials="">
    <w:p w14:paraId="0000096F"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1" w:author="Haneen Khreis" w:date="2019-07-30T17:23:00Z" w:initials="">
    <w:p w14:paraId="00000970"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2" w:author="Haneen Khreis" w:date="2019-07-30T17:23:00Z" w:initials="">
    <w:p w14:paraId="00000971"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3" w:author="Haneen Khreis" w:date="2019-07-30T17:23:00Z" w:initials="">
    <w:p w14:paraId="00000972"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4" w:author="Haneen Khreis" w:date="2019-07-30T17:23:00Z" w:initials="">
    <w:p w14:paraId="00000973"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5" w:author="Haneen Khreis" w:date="2019-07-30T17:23:00Z" w:initials="">
    <w:p w14:paraId="00000974"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6" w:author="Haneen Khreis" w:date="2019-07-30T17:23:00Z" w:initials="">
    <w:p w14:paraId="00000975"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7" w:author="Haneen Khreis" w:date="2019-07-30T17:23:00Z" w:initials="">
    <w:p w14:paraId="00000976"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8" w:author="Haneen Khreis" w:date="2019-07-30T17:23:00Z" w:initials="">
    <w:p w14:paraId="00000977"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79" w:author="Haneen Khreis" w:date="2019-07-30T17:23:00Z" w:initials="">
    <w:p w14:paraId="00000978"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80" w:author="Haneen Khreis" w:date="2019-07-30T17:23:00Z" w:initials="">
    <w:p w14:paraId="00000979"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48 states and DC</w:t>
      </w:r>
    </w:p>
  </w:comment>
  <w:comment w:id="82" w:author="Haneen Khreis" w:date="2019-07-30T15:28:00Z" w:initials="">
    <w:p w14:paraId="0000097C"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These are 48 states and DC you seem to have lost one state!!!</w:t>
      </w:r>
    </w:p>
  </w:comment>
  <w:comment w:id="83" w:author="Raed Alotaibi" w:date="2019-07-31T23:08:00Z" w:initials="RA">
    <w:p w14:paraId="34E5543C" w14:textId="77777777" w:rsidR="000D03B5" w:rsidRDefault="000D03B5">
      <w:pPr>
        <w:pStyle w:val="CommentText"/>
      </w:pPr>
      <w:r>
        <w:rPr>
          <w:rStyle w:val="CommentReference"/>
        </w:rPr>
        <w:annotationRef/>
      </w:r>
      <w:r>
        <w:t>The rows add up to 49.</w:t>
      </w:r>
    </w:p>
    <w:p w14:paraId="2636CF61" w14:textId="32FB9E4F" w:rsidR="000D03B5" w:rsidRDefault="000D03B5">
      <w:pPr>
        <w:pStyle w:val="CommentText"/>
      </w:pPr>
      <w:r>
        <w:t>48 states + 1 District of Columbia.</w:t>
      </w:r>
    </w:p>
  </w:comment>
  <w:comment w:id="86" w:author="Haneen Khreis" w:date="2019-07-30T15:29:00Z" w:initials="">
    <w:p w14:paraId="00000948" w14:textId="77777777" w:rsidR="000D03B5" w:rsidRDefault="000D03B5">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These are 32 states - and above you say 19 are missing - so 51 states - does not add up to the 49 and DC we analyzed before</w:t>
      </w:r>
    </w:p>
  </w:comment>
  <w:comment w:id="85" w:author="Raed Alotaibi" w:date="2019-07-31T23:11:00Z" w:initials="RA">
    <w:p w14:paraId="260BB903" w14:textId="3150F357" w:rsidR="000D03B5" w:rsidRDefault="000D03B5">
      <w:pPr>
        <w:pStyle w:val="CommentText"/>
      </w:pPr>
      <w:r>
        <w:rPr>
          <w:rStyle w:val="CommentReference"/>
        </w:rPr>
        <w:annotationRef/>
      </w:r>
      <w:r>
        <w:t>Correction. We have 32 states with available IR and 17 with missing 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944" w15:done="0"/>
  <w15:commentEx w15:paraId="00000943" w15:done="1"/>
  <w15:commentEx w15:paraId="46D2834F" w15:paraIdParent="00000943" w15:done="1"/>
  <w15:commentEx w15:paraId="00000942" w15:done="0"/>
  <w15:commentEx w15:paraId="00000947" w15:done="0"/>
  <w15:commentEx w15:paraId="0000097D" w15:done="0"/>
  <w15:commentEx w15:paraId="0000097A" w15:done="0"/>
  <w15:commentEx w15:paraId="0000097B" w15:done="0"/>
  <w15:commentEx w15:paraId="00000946" w15:done="0"/>
  <w15:commentEx w15:paraId="0000093F" w15:done="0"/>
  <w15:commentEx w15:paraId="2858877A" w15:paraIdParent="0000093F" w15:done="0"/>
  <w15:commentEx w15:paraId="00000940" w15:done="0"/>
  <w15:commentEx w15:paraId="00000941" w15:paraIdParent="00000940" w15:done="0"/>
  <w15:commentEx w15:paraId="00000945" w15:done="1"/>
  <w15:commentEx w15:paraId="50D2C40B" w15:paraIdParent="00000945" w15:done="1"/>
  <w15:commentEx w15:paraId="0000094A" w15:done="0"/>
  <w15:commentEx w15:paraId="0000094B" w15:done="0"/>
  <w15:commentEx w15:paraId="0000094C" w15:done="0"/>
  <w15:commentEx w15:paraId="0000094D" w15:done="0"/>
  <w15:commentEx w15:paraId="0000094E" w15:done="0"/>
  <w15:commentEx w15:paraId="0000094F" w15:done="0"/>
  <w15:commentEx w15:paraId="00000950" w15:done="0"/>
  <w15:commentEx w15:paraId="00000951" w15:done="0"/>
  <w15:commentEx w15:paraId="00000952" w15:done="0"/>
  <w15:commentEx w15:paraId="00000953" w15:done="0"/>
  <w15:commentEx w15:paraId="00000954" w15:done="0"/>
  <w15:commentEx w15:paraId="00000955" w15:done="0"/>
  <w15:commentEx w15:paraId="00000956" w15:done="0"/>
  <w15:commentEx w15:paraId="00000957" w15:done="0"/>
  <w15:commentEx w15:paraId="00000958" w15:done="0"/>
  <w15:commentEx w15:paraId="00000959" w15:done="0"/>
  <w15:commentEx w15:paraId="0000095A" w15:done="0"/>
  <w15:commentEx w15:paraId="0000095B" w15:done="0"/>
  <w15:commentEx w15:paraId="0000095C" w15:done="0"/>
  <w15:commentEx w15:paraId="0000095D" w15:done="0"/>
  <w15:commentEx w15:paraId="0000095E" w15:done="0"/>
  <w15:commentEx w15:paraId="0000095F" w15:done="0"/>
  <w15:commentEx w15:paraId="00000960" w15:done="0"/>
  <w15:commentEx w15:paraId="00000961" w15:done="0"/>
  <w15:commentEx w15:paraId="00000962" w15:done="0"/>
  <w15:commentEx w15:paraId="00000963" w15:done="0"/>
  <w15:commentEx w15:paraId="00000964" w15:done="0"/>
  <w15:commentEx w15:paraId="00000965" w15:done="0"/>
  <w15:commentEx w15:paraId="00000966" w15:done="0"/>
  <w15:commentEx w15:paraId="00000967" w15:done="0"/>
  <w15:commentEx w15:paraId="00000968" w15:done="0"/>
  <w15:commentEx w15:paraId="00000969" w15:done="0"/>
  <w15:commentEx w15:paraId="0000096A" w15:done="0"/>
  <w15:commentEx w15:paraId="0000096B" w15:done="0"/>
  <w15:commentEx w15:paraId="0000096C" w15:done="0"/>
  <w15:commentEx w15:paraId="0000096D" w15:done="0"/>
  <w15:commentEx w15:paraId="0000096E" w15:done="0"/>
  <w15:commentEx w15:paraId="0000096F" w15:done="0"/>
  <w15:commentEx w15:paraId="00000970" w15:done="0"/>
  <w15:commentEx w15:paraId="00000971" w15:done="0"/>
  <w15:commentEx w15:paraId="00000972" w15:done="0"/>
  <w15:commentEx w15:paraId="00000973" w15:done="0"/>
  <w15:commentEx w15:paraId="00000974" w15:done="0"/>
  <w15:commentEx w15:paraId="00000975" w15:done="0"/>
  <w15:commentEx w15:paraId="00000976" w15:done="0"/>
  <w15:commentEx w15:paraId="00000977" w15:done="0"/>
  <w15:commentEx w15:paraId="00000978" w15:done="1"/>
  <w15:commentEx w15:paraId="00000979" w15:done="1"/>
  <w15:commentEx w15:paraId="0000097C" w15:done="1"/>
  <w15:commentEx w15:paraId="2636CF61" w15:paraIdParent="0000097C" w15:done="1"/>
  <w15:commentEx w15:paraId="00000948" w15:done="1"/>
  <w15:commentEx w15:paraId="260BB903" w15:paraIdParent="0000094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944" w16cid:durableId="20EC96A6"/>
  <w16cid:commentId w16cid:paraId="00000943" w16cid:durableId="20EC96A5"/>
  <w16cid:commentId w16cid:paraId="46D2834F" w16cid:durableId="20EC9C4D"/>
  <w16cid:commentId w16cid:paraId="00000942" w16cid:durableId="20EC96A4"/>
  <w16cid:commentId w16cid:paraId="00000947" w16cid:durableId="20EC96A3"/>
  <w16cid:commentId w16cid:paraId="0000097D" w16cid:durableId="20EC96A2"/>
  <w16cid:commentId w16cid:paraId="0000097A" w16cid:durableId="20EC96A1"/>
  <w16cid:commentId w16cid:paraId="0000097B" w16cid:durableId="20EC96A0"/>
  <w16cid:commentId w16cid:paraId="00000946" w16cid:durableId="20EC969F"/>
  <w16cid:commentId w16cid:paraId="0000093F" w16cid:durableId="20EC969E"/>
  <w16cid:commentId w16cid:paraId="2858877A" w16cid:durableId="20ECA69A"/>
  <w16cid:commentId w16cid:paraId="00000940" w16cid:durableId="20EC969D"/>
  <w16cid:commentId w16cid:paraId="00000941" w16cid:durableId="20EC969C"/>
  <w16cid:commentId w16cid:paraId="00000945" w16cid:durableId="20EC969B"/>
  <w16cid:commentId w16cid:paraId="50D2C40B" w16cid:durableId="20EC9CDE"/>
  <w16cid:commentId w16cid:paraId="0000094A" w16cid:durableId="20EC9699"/>
  <w16cid:commentId w16cid:paraId="0000094B" w16cid:durableId="20EC9698"/>
  <w16cid:commentId w16cid:paraId="0000094C" w16cid:durableId="20EC9697"/>
  <w16cid:commentId w16cid:paraId="0000094D" w16cid:durableId="20EC9696"/>
  <w16cid:commentId w16cid:paraId="0000094E" w16cid:durableId="20EC9695"/>
  <w16cid:commentId w16cid:paraId="0000094F" w16cid:durableId="20EC9694"/>
  <w16cid:commentId w16cid:paraId="00000950" w16cid:durableId="20EC9693"/>
  <w16cid:commentId w16cid:paraId="00000951" w16cid:durableId="20EC9692"/>
  <w16cid:commentId w16cid:paraId="00000952" w16cid:durableId="20EC9691"/>
  <w16cid:commentId w16cid:paraId="00000953" w16cid:durableId="20EC9690"/>
  <w16cid:commentId w16cid:paraId="00000954" w16cid:durableId="20EC968F"/>
  <w16cid:commentId w16cid:paraId="00000955" w16cid:durableId="20EC968E"/>
  <w16cid:commentId w16cid:paraId="00000956" w16cid:durableId="20EC968D"/>
  <w16cid:commentId w16cid:paraId="00000957" w16cid:durableId="20EC968C"/>
  <w16cid:commentId w16cid:paraId="00000958" w16cid:durableId="20EC968B"/>
  <w16cid:commentId w16cid:paraId="00000959" w16cid:durableId="20EC968A"/>
  <w16cid:commentId w16cid:paraId="0000095A" w16cid:durableId="20EC9689"/>
  <w16cid:commentId w16cid:paraId="0000095B" w16cid:durableId="20EC9688"/>
  <w16cid:commentId w16cid:paraId="0000095C" w16cid:durableId="20EC9687"/>
  <w16cid:commentId w16cid:paraId="0000095D" w16cid:durableId="20EC9686"/>
  <w16cid:commentId w16cid:paraId="0000095E" w16cid:durableId="20EC9685"/>
  <w16cid:commentId w16cid:paraId="0000095F" w16cid:durableId="20EC9684"/>
  <w16cid:commentId w16cid:paraId="00000960" w16cid:durableId="20EC9683"/>
  <w16cid:commentId w16cid:paraId="00000961" w16cid:durableId="20EC9682"/>
  <w16cid:commentId w16cid:paraId="00000962" w16cid:durableId="20EC9681"/>
  <w16cid:commentId w16cid:paraId="00000963" w16cid:durableId="20EC9680"/>
  <w16cid:commentId w16cid:paraId="00000964" w16cid:durableId="20EC967F"/>
  <w16cid:commentId w16cid:paraId="00000965" w16cid:durableId="20EC967E"/>
  <w16cid:commentId w16cid:paraId="00000966" w16cid:durableId="20EC967D"/>
  <w16cid:commentId w16cid:paraId="00000967" w16cid:durableId="20EC967C"/>
  <w16cid:commentId w16cid:paraId="00000968" w16cid:durableId="20EC967B"/>
  <w16cid:commentId w16cid:paraId="00000969" w16cid:durableId="20EC967A"/>
  <w16cid:commentId w16cid:paraId="0000096A" w16cid:durableId="20EC9679"/>
  <w16cid:commentId w16cid:paraId="0000096B" w16cid:durableId="20EC9678"/>
  <w16cid:commentId w16cid:paraId="0000096C" w16cid:durableId="20EC9677"/>
  <w16cid:commentId w16cid:paraId="0000096D" w16cid:durableId="20EC9676"/>
  <w16cid:commentId w16cid:paraId="0000096E" w16cid:durableId="20EC9675"/>
  <w16cid:commentId w16cid:paraId="0000096F" w16cid:durableId="20EC9674"/>
  <w16cid:commentId w16cid:paraId="00000970" w16cid:durableId="20EC9673"/>
  <w16cid:commentId w16cid:paraId="00000971" w16cid:durableId="20EC9672"/>
  <w16cid:commentId w16cid:paraId="00000972" w16cid:durableId="20EC9671"/>
  <w16cid:commentId w16cid:paraId="00000973" w16cid:durableId="20EC9670"/>
  <w16cid:commentId w16cid:paraId="00000974" w16cid:durableId="20EC966F"/>
  <w16cid:commentId w16cid:paraId="00000975" w16cid:durableId="20EC966E"/>
  <w16cid:commentId w16cid:paraId="00000976" w16cid:durableId="20EC966D"/>
  <w16cid:commentId w16cid:paraId="00000977" w16cid:durableId="20EC966C"/>
  <w16cid:commentId w16cid:paraId="00000978" w16cid:durableId="20EC966B"/>
  <w16cid:commentId w16cid:paraId="00000979" w16cid:durableId="20EC966A"/>
  <w16cid:commentId w16cid:paraId="0000097C" w16cid:durableId="20EC9669"/>
  <w16cid:commentId w16cid:paraId="2636CF61" w16cid:durableId="20EC9DDA"/>
  <w16cid:commentId w16cid:paraId="00000948" w16cid:durableId="20EC9668"/>
  <w16cid:commentId w16cid:paraId="260BB903" w16cid:durableId="20EC9E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22F8C" w14:textId="77777777" w:rsidR="00B76A0F" w:rsidRDefault="00B76A0F">
      <w:pPr>
        <w:spacing w:after="0" w:line="240" w:lineRule="auto"/>
      </w:pPr>
      <w:r>
        <w:separator/>
      </w:r>
    </w:p>
  </w:endnote>
  <w:endnote w:type="continuationSeparator" w:id="0">
    <w:p w14:paraId="63E8E39D" w14:textId="77777777" w:rsidR="00B76A0F" w:rsidRDefault="00B76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93D" w14:textId="30450070" w:rsidR="000D03B5" w:rsidRDefault="000D03B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93E" w14:textId="77777777" w:rsidR="000D03B5" w:rsidRDefault="000D03B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765F4" w14:textId="77777777" w:rsidR="00B76A0F" w:rsidRDefault="00B76A0F">
      <w:pPr>
        <w:spacing w:after="0" w:line="240" w:lineRule="auto"/>
      </w:pPr>
      <w:r>
        <w:separator/>
      </w:r>
    </w:p>
  </w:footnote>
  <w:footnote w:type="continuationSeparator" w:id="0">
    <w:p w14:paraId="4CB400C2" w14:textId="77777777" w:rsidR="00B76A0F" w:rsidRDefault="00B76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E94B45"/>
    <w:multiLevelType w:val="multilevel"/>
    <w:tmpl w:val="D0106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reis, Haneen">
    <w15:presenceInfo w15:providerId="AD" w15:userId="S::H-Khreis@tti.tamu.edu::9c1ee4bb-b1fc-461e-8e38-86cdff70d322"/>
  </w15:person>
  <w15:person w15:author="Raed Alotaibi">
    <w15:presenceInfo w15:providerId="Windows Live" w15:userId="bbc5afeee4dabf36"/>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5CD"/>
    <w:rsid w:val="000D03B5"/>
    <w:rsid w:val="002045CD"/>
    <w:rsid w:val="00285A62"/>
    <w:rsid w:val="00433147"/>
    <w:rsid w:val="005C60F8"/>
    <w:rsid w:val="00B76A0F"/>
    <w:rsid w:val="00DB40F3"/>
    <w:rsid w:val="00DC0A99"/>
    <w:rsid w:val="00F857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796B"/>
  <w15:docId w15:val="{63854C80-2975-4C3A-B0CD-8C5D0B7DF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E23ED3"/>
    <w:pPr>
      <w:spacing w:after="0"/>
      <w:jc w:val="center"/>
    </w:pPr>
    <w:rPr>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customStyle="1" w:styleId="UnresolvedMention4">
    <w:name w:val="Unresolved Mention4"/>
    <w:basedOn w:val="DefaultParagraphFont"/>
    <w:uiPriority w:val="99"/>
    <w:semiHidden/>
    <w:unhideWhenUsed/>
    <w:rsid w:val="00ED2A02"/>
    <w:rPr>
      <w:color w:val="605E5C"/>
      <w:shd w:val="clear" w:color="auto" w:fill="E1DFDD"/>
    </w:rPr>
  </w:style>
  <w:style w:type="character" w:styleId="UnresolvedMention">
    <w:name w:val="Unresolved Mention"/>
    <w:basedOn w:val="DefaultParagraphFont"/>
    <w:uiPriority w:val="99"/>
    <w:semiHidden/>
    <w:unhideWhenUsed/>
    <w:rsid w:val="002179B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dc.gov/brfss/"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census.gov/library/publications/2016/acs/acsgeo-1.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hyperlink" Target="https://www.lung.org/lung-health-and-diseases/lung-disease-lookup/asthma/learn-about-asthma/asthma-children-facts-sheet.html" TargetMode="Externa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H6QOjEW5wkAdVWPj9EO0rrEg3g==">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88FF6C-04C1-41BA-90ED-362E4644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46</Pages>
  <Words>10712</Words>
  <Characters>61062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Alotaibi, Raed</dc:creator>
  <cp:lastModifiedBy>Raed Alotaibi</cp:lastModifiedBy>
  <cp:revision>4</cp:revision>
  <dcterms:created xsi:type="dcterms:W3CDTF">2019-07-29T22:22:00Z</dcterms:created>
  <dcterms:modified xsi:type="dcterms:W3CDTF">2019-08-01T14:40:00Z</dcterms:modified>
</cp:coreProperties>
</file>